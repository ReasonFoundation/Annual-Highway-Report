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E634F7" w14:textId="5D0C9354" w:rsidR="00662D20" w:rsidRPr="00662D20" w:rsidRDefault="68F3197C" w:rsidP="00662D20">
      <w:pPr>
        <w:rPr>
          <w:rFonts w:ascii="Times New Roman" w:hAnsi="Times New Roman" w:cs="Times New Roman"/>
          <w:color w:val="000000"/>
          <w:sz w:val="20"/>
          <w:szCs w:val="20"/>
        </w:rPr>
      </w:pPr>
      <w:r w:rsidRPr="652361BB">
        <w:rPr>
          <w:rFonts w:ascii="Cambria" w:hAnsi="Cambria" w:cs="Times New Roman"/>
          <w:b/>
          <w:bCs/>
          <w:color w:val="000000" w:themeColor="text1"/>
        </w:rPr>
        <w:t>2</w:t>
      </w:r>
      <w:r w:rsidR="157060BE" w:rsidRPr="652361BB">
        <w:rPr>
          <w:rFonts w:ascii="Cambria" w:hAnsi="Cambria" w:cs="Times New Roman"/>
          <w:b/>
          <w:bCs/>
          <w:color w:val="000000" w:themeColor="text1"/>
        </w:rPr>
        <w:t>7</w:t>
      </w:r>
      <w:r w:rsidRPr="652361BB">
        <w:rPr>
          <w:rFonts w:ascii="Cambria" w:hAnsi="Cambria" w:cs="Times New Roman"/>
          <w:b/>
          <w:bCs/>
          <w:color w:val="000000" w:themeColor="text1"/>
          <w:sz w:val="14"/>
          <w:szCs w:val="14"/>
          <w:vertAlign w:val="superscript"/>
        </w:rPr>
        <w:t>th</w:t>
      </w:r>
      <w:r w:rsidRPr="652361BB">
        <w:rPr>
          <w:rFonts w:ascii="Cambria" w:hAnsi="Cambria" w:cs="Times New Roman"/>
          <w:b/>
          <w:bCs/>
          <w:color w:val="000000" w:themeColor="text1"/>
        </w:rPr>
        <w:t xml:space="preserve"> Annual Highway Report </w:t>
      </w:r>
    </w:p>
    <w:p w14:paraId="2B8AC2FF" w14:textId="77777777" w:rsidR="00662D20" w:rsidRPr="00662D20" w:rsidRDefault="00662D20" w:rsidP="00662D20">
      <w:pPr>
        <w:rPr>
          <w:rFonts w:ascii="Times New Roman" w:eastAsia="Times New Roman" w:hAnsi="Times New Roman" w:cs="Times New Roman"/>
          <w:color w:val="000000"/>
          <w:sz w:val="20"/>
          <w:szCs w:val="20"/>
        </w:rPr>
      </w:pPr>
    </w:p>
    <w:p w14:paraId="05676D42" w14:textId="758D07EF" w:rsidR="00662D20" w:rsidRPr="00662D20" w:rsidRDefault="008F36D9" w:rsidP="00662D20">
      <w:pPr>
        <w:rPr>
          <w:rFonts w:ascii="Times New Roman" w:hAnsi="Times New Roman" w:cs="Times New Roman"/>
          <w:color w:val="000000"/>
          <w:sz w:val="20"/>
          <w:szCs w:val="20"/>
        </w:rPr>
      </w:pPr>
      <w:r>
        <w:rPr>
          <w:rFonts w:ascii="Cambria" w:hAnsi="Cambria" w:cs="Times New Roman"/>
          <w:color w:val="000000"/>
        </w:rPr>
        <w:t>By Baruch Feigenbaum</w:t>
      </w:r>
      <w:r w:rsidR="000A04CC">
        <w:rPr>
          <w:rFonts w:ascii="Cambria" w:hAnsi="Cambria" w:cs="Times New Roman"/>
          <w:color w:val="000000"/>
        </w:rPr>
        <w:t>,</w:t>
      </w:r>
      <w:r>
        <w:rPr>
          <w:rFonts w:ascii="Cambria" w:hAnsi="Cambria" w:cs="Times New Roman"/>
          <w:color w:val="000000"/>
        </w:rPr>
        <w:t xml:space="preserve"> </w:t>
      </w:r>
      <w:r w:rsidR="000A04CC">
        <w:rPr>
          <w:rFonts w:ascii="Cambria" w:hAnsi="Cambria" w:cs="Times New Roman"/>
          <w:color w:val="000000"/>
        </w:rPr>
        <w:t xml:space="preserve">Truong Bui, </w:t>
      </w:r>
      <w:r w:rsidR="00C4005E">
        <w:rPr>
          <w:rFonts w:ascii="Cambria" w:hAnsi="Cambria" w:cs="Times New Roman"/>
          <w:color w:val="000000"/>
        </w:rPr>
        <w:t xml:space="preserve">Thuy Nguyen, </w:t>
      </w:r>
      <w:r w:rsidR="000A04CC">
        <w:rPr>
          <w:rFonts w:ascii="Cambria" w:hAnsi="Cambria" w:cs="Times New Roman"/>
          <w:color w:val="000000"/>
        </w:rPr>
        <w:t>and Mae Baltz</w:t>
      </w:r>
    </w:p>
    <w:p w14:paraId="6BD72E6D" w14:textId="77777777" w:rsidR="00662D20" w:rsidRPr="00662D20" w:rsidRDefault="00662D20" w:rsidP="00662D20">
      <w:pPr>
        <w:rPr>
          <w:rFonts w:ascii="Times New Roman" w:eastAsia="Times New Roman" w:hAnsi="Times New Roman" w:cs="Times New Roman"/>
          <w:color w:val="000000"/>
          <w:sz w:val="20"/>
          <w:szCs w:val="20"/>
        </w:rPr>
      </w:pPr>
    </w:p>
    <w:p w14:paraId="391D074E" w14:textId="77777777" w:rsidR="00662D20" w:rsidRPr="00662D20" w:rsidRDefault="00662D20" w:rsidP="00662D20">
      <w:pPr>
        <w:rPr>
          <w:rFonts w:ascii="Times New Roman" w:hAnsi="Times New Roman" w:cs="Times New Roman"/>
          <w:color w:val="000000"/>
          <w:sz w:val="20"/>
          <w:szCs w:val="20"/>
        </w:rPr>
      </w:pPr>
      <w:r w:rsidRPr="00662D20">
        <w:rPr>
          <w:rFonts w:ascii="Cambria" w:hAnsi="Cambria" w:cs="Times New Roman"/>
          <w:b/>
          <w:bCs/>
          <w:color w:val="000000"/>
        </w:rPr>
        <w:t>Part 1</w:t>
      </w:r>
    </w:p>
    <w:p w14:paraId="29AE10FB" w14:textId="77777777" w:rsidR="00662D20" w:rsidRPr="00662D20" w:rsidRDefault="00662D20" w:rsidP="00662D20">
      <w:pPr>
        <w:rPr>
          <w:rFonts w:ascii="Times New Roman" w:eastAsia="Times New Roman" w:hAnsi="Times New Roman" w:cs="Times New Roman"/>
          <w:color w:val="000000"/>
          <w:sz w:val="20"/>
          <w:szCs w:val="20"/>
        </w:rPr>
      </w:pPr>
    </w:p>
    <w:p w14:paraId="15CE3844" w14:textId="77777777" w:rsidR="00662D20" w:rsidRPr="00662D20" w:rsidRDefault="00662D20" w:rsidP="00662D20">
      <w:pPr>
        <w:rPr>
          <w:rFonts w:ascii="Times New Roman" w:hAnsi="Times New Roman" w:cs="Times New Roman"/>
          <w:color w:val="000000"/>
          <w:sz w:val="20"/>
          <w:szCs w:val="20"/>
        </w:rPr>
      </w:pPr>
      <w:r w:rsidRPr="00662D20">
        <w:rPr>
          <w:rFonts w:ascii="Cambria" w:hAnsi="Cambria" w:cs="Times New Roman"/>
          <w:b/>
          <w:bCs/>
          <w:color w:val="000000"/>
          <w:sz w:val="32"/>
          <w:szCs w:val="32"/>
        </w:rPr>
        <w:t>State Highway Performance Rankings</w:t>
      </w:r>
    </w:p>
    <w:p w14:paraId="23513C55" w14:textId="77777777" w:rsidR="00662D20" w:rsidRPr="00662D20" w:rsidRDefault="00662D20" w:rsidP="00662D20">
      <w:pPr>
        <w:rPr>
          <w:rFonts w:ascii="Times New Roman" w:eastAsia="Times New Roman" w:hAnsi="Times New Roman" w:cs="Times New Roman"/>
          <w:color w:val="000000"/>
          <w:sz w:val="20"/>
          <w:szCs w:val="20"/>
        </w:rPr>
      </w:pPr>
    </w:p>
    <w:p w14:paraId="7E84421F" w14:textId="6E3D2A3A" w:rsidR="00662D20" w:rsidRPr="00843F55" w:rsidRDefault="00662D20" w:rsidP="00662D20">
      <w:pPr>
        <w:rPr>
          <w:rFonts w:cs="Times New Roman"/>
          <w:color w:val="000000"/>
        </w:rPr>
      </w:pPr>
      <w:r w:rsidRPr="00843F55">
        <w:rPr>
          <w:rFonts w:cs="Times New Roman"/>
          <w:color w:val="000000"/>
        </w:rPr>
        <w:t xml:space="preserve">Reason’s </w:t>
      </w:r>
      <w:r w:rsidRPr="00F30B17">
        <w:rPr>
          <w:rFonts w:cs="Times New Roman"/>
          <w:i/>
          <w:color w:val="000000"/>
        </w:rPr>
        <w:t>2</w:t>
      </w:r>
      <w:r w:rsidR="000A04CC">
        <w:rPr>
          <w:rFonts w:cs="Times New Roman"/>
          <w:i/>
          <w:color w:val="000000"/>
        </w:rPr>
        <w:t>7</w:t>
      </w:r>
      <w:r w:rsidRPr="00F30B17">
        <w:rPr>
          <w:rFonts w:cs="Times New Roman"/>
          <w:i/>
          <w:color w:val="000000"/>
          <w:vertAlign w:val="superscript"/>
        </w:rPr>
        <w:t>th</w:t>
      </w:r>
      <w:r w:rsidRPr="00843F55">
        <w:rPr>
          <w:rFonts w:cs="Times New Roman"/>
          <w:color w:val="000000"/>
        </w:rPr>
        <w:t xml:space="preserve"> </w:t>
      </w:r>
      <w:r w:rsidRPr="00843F55">
        <w:rPr>
          <w:rFonts w:cs="Times New Roman"/>
          <w:i/>
          <w:iCs/>
          <w:color w:val="000000"/>
        </w:rPr>
        <w:t>Annual Highway Report</w:t>
      </w:r>
      <w:r w:rsidRPr="00843F55">
        <w:rPr>
          <w:rFonts w:cs="Times New Roman"/>
          <w:color w:val="000000"/>
        </w:rPr>
        <w:t xml:space="preserve"> rates state highway systems on cost versus quality using a method developed in the early 1990s by David T. Hartgen, Ph.D., emeritus professor at the University of North Carolina at Charlotte. This method has since been refined by H</w:t>
      </w:r>
      <w:r w:rsidR="00B33F92" w:rsidRPr="00843F55">
        <w:rPr>
          <w:rFonts w:cs="Times New Roman"/>
          <w:color w:val="000000"/>
        </w:rPr>
        <w:t>artgen, M. Gregory Fields, Ph.D</w:t>
      </w:r>
      <w:r w:rsidRPr="00843F55">
        <w:rPr>
          <w:rFonts w:cs="Times New Roman"/>
          <w:color w:val="000000"/>
        </w:rPr>
        <w:t>., Baruch Feigenbaum, and</w:t>
      </w:r>
      <w:r w:rsidR="000A04CC">
        <w:rPr>
          <w:rFonts w:cs="Times New Roman"/>
          <w:color w:val="000000"/>
        </w:rPr>
        <w:t xml:space="preserve"> Truong Bui</w:t>
      </w:r>
      <w:r w:rsidRPr="00843F55">
        <w:rPr>
          <w:rFonts w:cs="Times New Roman"/>
          <w:color w:val="000000"/>
        </w:rPr>
        <w:t>. Since states have different budgets, system sizes, and traffic and geographic circumstances, their comparative performance depends on both system performance and the resources available. To determine relative performance across the country, state highway system budgets (per mile of responsibility) are compared with system performance, state by state. States with high ratings typically have better-than-average system conditions (good for road users) along with relatively low per-mile expenditures (good for taxpayers).</w:t>
      </w:r>
    </w:p>
    <w:p w14:paraId="32E996C6" w14:textId="77777777" w:rsidR="00662D20" w:rsidRPr="00843F55" w:rsidRDefault="00662D20" w:rsidP="00662D20">
      <w:pPr>
        <w:rPr>
          <w:rFonts w:eastAsia="Times New Roman" w:cs="Times New Roman"/>
          <w:color w:val="000000"/>
        </w:rPr>
      </w:pPr>
    </w:p>
    <w:p w14:paraId="4649F8FB" w14:textId="28CE8B98" w:rsidR="00662D20" w:rsidRPr="00843F55" w:rsidRDefault="00662D20" w:rsidP="00662D20">
      <w:pPr>
        <w:rPr>
          <w:rFonts w:cs="Times New Roman"/>
          <w:color w:val="FF0000"/>
        </w:rPr>
      </w:pPr>
      <w:r w:rsidRPr="00843F55">
        <w:rPr>
          <w:rFonts w:cs="Times New Roman"/>
          <w:color w:val="000000"/>
        </w:rPr>
        <w:t xml:space="preserve">The following table shows the overall highway performance of the </w:t>
      </w:r>
      <w:r w:rsidR="008F36D9" w:rsidRPr="00843F55">
        <w:rPr>
          <w:rFonts w:cs="Times New Roman"/>
          <w:color w:val="000000"/>
        </w:rPr>
        <w:t>state highway systems using 20</w:t>
      </w:r>
      <w:r w:rsidR="000A04CC">
        <w:rPr>
          <w:rFonts w:cs="Times New Roman"/>
          <w:color w:val="000000"/>
        </w:rPr>
        <w:t>20</w:t>
      </w:r>
      <w:r w:rsidR="008F36D9" w:rsidRPr="00843F55">
        <w:rPr>
          <w:rFonts w:cs="Times New Roman"/>
          <w:color w:val="000000"/>
        </w:rPr>
        <w:t xml:space="preserve"> and 202</w:t>
      </w:r>
      <w:r w:rsidR="000A04CC">
        <w:rPr>
          <w:rFonts w:cs="Times New Roman"/>
          <w:color w:val="000000"/>
        </w:rPr>
        <w:t>1</w:t>
      </w:r>
      <w:r w:rsidRPr="00843F55">
        <w:rPr>
          <w:rFonts w:cs="Times New Roman"/>
          <w:color w:val="000000"/>
        </w:rPr>
        <w:t xml:space="preserve"> </w:t>
      </w:r>
      <w:r w:rsidRPr="00843F55">
        <w:rPr>
          <w:rFonts w:cs="Times New Roman"/>
        </w:rPr>
        <w:t xml:space="preserve">data. </w:t>
      </w:r>
      <w:commentRangeStart w:id="0"/>
      <w:r w:rsidRPr="00843F55">
        <w:rPr>
          <w:rFonts w:cs="Times New Roman"/>
        </w:rPr>
        <w:t>This year’s leading states are</w:t>
      </w:r>
      <w:r w:rsidR="003B5B35">
        <w:rPr>
          <w:rFonts w:cs="Times New Roman"/>
        </w:rPr>
        <w:t xml:space="preserve"> </w:t>
      </w:r>
      <w:r w:rsidR="00883B77">
        <w:rPr>
          <w:rFonts w:cs="Times New Roman"/>
        </w:rPr>
        <w:t>North Dakota</w:t>
      </w:r>
      <w:r w:rsidR="00E407EE" w:rsidRPr="00843F55">
        <w:rPr>
          <w:rFonts w:cs="Times New Roman"/>
        </w:rPr>
        <w:t>,</w:t>
      </w:r>
      <w:r w:rsidR="00666D02" w:rsidRPr="00843F55">
        <w:rPr>
          <w:rFonts w:cs="Times New Roman"/>
        </w:rPr>
        <w:t xml:space="preserve"> </w:t>
      </w:r>
      <w:r w:rsidR="00883B77">
        <w:rPr>
          <w:rFonts w:cs="Times New Roman"/>
        </w:rPr>
        <w:t>Virginia</w:t>
      </w:r>
      <w:r w:rsidR="00666D02" w:rsidRPr="00843F55">
        <w:rPr>
          <w:rFonts w:cs="Times New Roman"/>
        </w:rPr>
        <w:t>,</w:t>
      </w:r>
      <w:r w:rsidR="003B5B35">
        <w:rPr>
          <w:rFonts w:cs="Times New Roman"/>
        </w:rPr>
        <w:t xml:space="preserve"> </w:t>
      </w:r>
      <w:r w:rsidR="00883B77">
        <w:rPr>
          <w:rFonts w:cs="Times New Roman"/>
        </w:rPr>
        <w:t>North Carolina</w:t>
      </w:r>
      <w:r w:rsidR="003B5B35">
        <w:rPr>
          <w:rFonts w:cs="Times New Roman"/>
        </w:rPr>
        <w:t xml:space="preserve">, </w:t>
      </w:r>
      <w:r w:rsidR="00883B77">
        <w:rPr>
          <w:rFonts w:cs="Times New Roman"/>
        </w:rPr>
        <w:t>Kentucky</w:t>
      </w:r>
      <w:r w:rsidR="003B5B35">
        <w:rPr>
          <w:rFonts w:cs="Times New Roman"/>
        </w:rPr>
        <w:t xml:space="preserve">, and </w:t>
      </w:r>
      <w:r w:rsidR="00883B77">
        <w:rPr>
          <w:rFonts w:cs="Times New Roman"/>
        </w:rPr>
        <w:t>Missouri</w:t>
      </w:r>
      <w:r w:rsidRPr="00843F55">
        <w:rPr>
          <w:rFonts w:cs="Times New Roman"/>
          <w:b/>
          <w:bCs/>
        </w:rPr>
        <w:t>.</w:t>
      </w:r>
      <w:r w:rsidRPr="00843F55">
        <w:rPr>
          <w:rFonts w:cs="Times New Roman"/>
        </w:rPr>
        <w:t xml:space="preserve"> At the other end of the rankings are</w:t>
      </w:r>
      <w:r w:rsidR="00883B77">
        <w:rPr>
          <w:rFonts w:cs="Times New Roman"/>
        </w:rPr>
        <w:t xml:space="preserve"> New Jersey</w:t>
      </w:r>
      <w:r w:rsidR="003B5B35">
        <w:rPr>
          <w:rFonts w:cs="Times New Roman"/>
        </w:rPr>
        <w:t xml:space="preserve">, </w:t>
      </w:r>
      <w:r w:rsidR="00883B77">
        <w:rPr>
          <w:rFonts w:cs="Times New Roman"/>
        </w:rPr>
        <w:t>Alaska</w:t>
      </w:r>
      <w:r w:rsidR="003B5B35">
        <w:rPr>
          <w:rFonts w:cs="Times New Roman"/>
        </w:rPr>
        <w:t xml:space="preserve">, </w:t>
      </w:r>
      <w:r w:rsidR="00883B77">
        <w:rPr>
          <w:rFonts w:cs="Times New Roman"/>
        </w:rPr>
        <w:t>Hawaii</w:t>
      </w:r>
      <w:r w:rsidR="003B5B35">
        <w:rPr>
          <w:rFonts w:cs="Times New Roman"/>
        </w:rPr>
        <w:t xml:space="preserve">, </w:t>
      </w:r>
      <w:r w:rsidR="00883B77">
        <w:rPr>
          <w:rFonts w:cs="Times New Roman"/>
        </w:rPr>
        <w:t>New York</w:t>
      </w:r>
      <w:r w:rsidR="003B5B35">
        <w:rPr>
          <w:rFonts w:cs="Times New Roman"/>
        </w:rPr>
        <w:t xml:space="preserve">, and </w:t>
      </w:r>
      <w:r w:rsidR="00883B77">
        <w:rPr>
          <w:rFonts w:cs="Times New Roman"/>
        </w:rPr>
        <w:t>California</w:t>
      </w:r>
      <w:r w:rsidR="003B5B35">
        <w:rPr>
          <w:rFonts w:cs="Times New Roman"/>
        </w:rPr>
        <w:t xml:space="preserve">. </w:t>
      </w:r>
      <w:commentRangeEnd w:id="0"/>
      <w:r w:rsidR="00D0341E">
        <w:rPr>
          <w:rStyle w:val="CommentReference"/>
        </w:rPr>
        <w:commentReference w:id="0"/>
      </w:r>
    </w:p>
    <w:p w14:paraId="1EE180DD" w14:textId="77777777" w:rsidR="00662D20" w:rsidRPr="00843F55" w:rsidRDefault="00662D20" w:rsidP="00662D20">
      <w:pPr>
        <w:rPr>
          <w:rFonts w:eastAsia="Times New Roman" w:cs="Times New Roman"/>
          <w:color w:val="FF0000"/>
        </w:rPr>
      </w:pPr>
    </w:p>
    <w:p w14:paraId="4C19634B" w14:textId="087FBC07" w:rsidR="00662D20" w:rsidRPr="00843F55" w:rsidRDefault="00E407EE" w:rsidP="00662D20">
      <w:pPr>
        <w:rPr>
          <w:rFonts w:cs="Times New Roman"/>
          <w:color w:val="000000" w:themeColor="text1"/>
        </w:rPr>
      </w:pPr>
      <w:proofErr w:type="gramStart"/>
      <w:r w:rsidRPr="00843F55">
        <w:rPr>
          <w:rFonts w:cs="Times New Roman"/>
          <w:color w:val="000000" w:themeColor="text1"/>
        </w:rPr>
        <w:t>Similar to</w:t>
      </w:r>
      <w:proofErr w:type="gramEnd"/>
      <w:r w:rsidRPr="00843F55">
        <w:rPr>
          <w:rFonts w:cs="Times New Roman"/>
          <w:color w:val="000000" w:themeColor="text1"/>
        </w:rPr>
        <w:t xml:space="preserve"> </w:t>
      </w:r>
      <w:r w:rsidR="003B5B35">
        <w:rPr>
          <w:rFonts w:cs="Times New Roman"/>
          <w:color w:val="000000" w:themeColor="text1"/>
        </w:rPr>
        <w:t>last year</w:t>
      </w:r>
      <w:r w:rsidR="00662D20" w:rsidRPr="00843F55">
        <w:rPr>
          <w:rFonts w:cs="Times New Roman"/>
          <w:color w:val="000000" w:themeColor="text1"/>
        </w:rPr>
        <w:t xml:space="preserve">, the top-performing states </w:t>
      </w:r>
      <w:r w:rsidRPr="00843F55">
        <w:rPr>
          <w:rFonts w:cs="Times New Roman"/>
          <w:color w:val="000000" w:themeColor="text1"/>
        </w:rPr>
        <w:t>are a mix of large and small states as well as more urban and more rural</w:t>
      </w:r>
      <w:r w:rsidR="00662D20" w:rsidRPr="00843F55">
        <w:rPr>
          <w:rFonts w:cs="Times New Roman"/>
          <w:color w:val="000000" w:themeColor="text1"/>
        </w:rPr>
        <w:t xml:space="preserve">. Very rural states may have a slight advantage (Tables 1, 2, 3, 4, and Figure 1). But </w:t>
      </w:r>
      <w:proofErr w:type="gramStart"/>
      <w:r w:rsidR="00662D20" w:rsidRPr="00843F55">
        <w:rPr>
          <w:rFonts w:cs="Times New Roman"/>
          <w:color w:val="000000" w:themeColor="text1"/>
        </w:rPr>
        <w:t>a number of</w:t>
      </w:r>
      <w:proofErr w:type="gramEnd"/>
      <w:r w:rsidR="00662D20" w:rsidRPr="00843F55">
        <w:rPr>
          <w:rFonts w:cs="Times New Roman"/>
          <w:color w:val="000000" w:themeColor="text1"/>
        </w:rPr>
        <w:t xml:space="preserve"> states with large urban areas also rank highly:</w:t>
      </w:r>
      <w:r w:rsidR="003B5B35">
        <w:rPr>
          <w:rFonts w:cs="Times New Roman"/>
          <w:color w:val="000000" w:themeColor="text1"/>
        </w:rPr>
        <w:t xml:space="preserve"> </w:t>
      </w:r>
      <w:commentRangeStart w:id="1"/>
      <w:r w:rsidR="00883B77">
        <w:rPr>
          <w:rFonts w:cs="Times New Roman"/>
          <w:color w:val="000000" w:themeColor="text1"/>
        </w:rPr>
        <w:t>Virginia (2</w:t>
      </w:r>
      <w:r w:rsidR="00883B77" w:rsidRPr="00883B77">
        <w:rPr>
          <w:rFonts w:cs="Times New Roman"/>
          <w:color w:val="000000" w:themeColor="text1"/>
          <w:vertAlign w:val="superscript"/>
        </w:rPr>
        <w:t>nd</w:t>
      </w:r>
      <w:r w:rsidR="00883B77">
        <w:rPr>
          <w:rFonts w:cs="Times New Roman"/>
          <w:color w:val="000000" w:themeColor="text1"/>
        </w:rPr>
        <w:t>), North Carolina (3</w:t>
      </w:r>
      <w:r w:rsidR="00883B77" w:rsidRPr="00883B77">
        <w:rPr>
          <w:rFonts w:cs="Times New Roman"/>
          <w:color w:val="000000" w:themeColor="text1"/>
          <w:vertAlign w:val="superscript"/>
        </w:rPr>
        <w:t>rd</w:t>
      </w:r>
      <w:r w:rsidR="00883B77">
        <w:rPr>
          <w:rFonts w:cs="Times New Roman"/>
          <w:color w:val="000000" w:themeColor="text1"/>
        </w:rPr>
        <w:t>), Missouri (5</w:t>
      </w:r>
      <w:r w:rsidR="00883B77" w:rsidRPr="00883B77">
        <w:rPr>
          <w:rFonts w:cs="Times New Roman"/>
          <w:color w:val="000000" w:themeColor="text1"/>
          <w:vertAlign w:val="superscript"/>
        </w:rPr>
        <w:t>th</w:t>
      </w:r>
      <w:r w:rsidR="00883B77">
        <w:rPr>
          <w:rFonts w:cs="Times New Roman"/>
          <w:color w:val="000000" w:themeColor="text1"/>
        </w:rPr>
        <w:t>), Minnesota (8</w:t>
      </w:r>
      <w:r w:rsidR="00883B77" w:rsidRPr="00883B77">
        <w:rPr>
          <w:rFonts w:cs="Times New Roman"/>
          <w:color w:val="000000" w:themeColor="text1"/>
          <w:vertAlign w:val="superscript"/>
        </w:rPr>
        <w:t>th</w:t>
      </w:r>
      <w:r w:rsidR="00883B77">
        <w:rPr>
          <w:rFonts w:cs="Times New Roman"/>
          <w:color w:val="000000" w:themeColor="text1"/>
        </w:rPr>
        <w:t>), Tennessee (9</w:t>
      </w:r>
      <w:r w:rsidR="00883B77" w:rsidRPr="00883B77">
        <w:rPr>
          <w:rFonts w:cs="Times New Roman"/>
          <w:color w:val="000000" w:themeColor="text1"/>
          <w:vertAlign w:val="superscript"/>
        </w:rPr>
        <w:t>th</w:t>
      </w:r>
      <w:r w:rsidR="00883B77">
        <w:rPr>
          <w:rFonts w:cs="Times New Roman"/>
          <w:color w:val="000000" w:themeColor="text1"/>
        </w:rPr>
        <w:t>), Georgia (17</w:t>
      </w:r>
      <w:r w:rsidR="00883B77" w:rsidRPr="00883B77">
        <w:rPr>
          <w:rFonts w:cs="Times New Roman"/>
          <w:color w:val="000000" w:themeColor="text1"/>
          <w:vertAlign w:val="superscript"/>
        </w:rPr>
        <w:t>th</w:t>
      </w:r>
      <w:r w:rsidR="00883B77">
        <w:rPr>
          <w:rFonts w:cs="Times New Roman"/>
          <w:color w:val="000000" w:themeColor="text1"/>
        </w:rPr>
        <w:t>), and Texas (19</w:t>
      </w:r>
      <w:r w:rsidR="00883B77" w:rsidRPr="00883B77">
        <w:rPr>
          <w:rFonts w:cs="Times New Roman"/>
          <w:color w:val="000000" w:themeColor="text1"/>
          <w:vertAlign w:val="superscript"/>
        </w:rPr>
        <w:t>th</w:t>
      </w:r>
      <w:r w:rsidR="00A47F6D">
        <w:rPr>
          <w:rFonts w:cs="Times New Roman"/>
          <w:color w:val="000000" w:themeColor="text1"/>
        </w:rPr>
        <w:t>)</w:t>
      </w:r>
      <w:commentRangeEnd w:id="1"/>
      <w:r w:rsidR="00EE548C">
        <w:rPr>
          <w:rStyle w:val="CommentReference"/>
        </w:rPr>
        <w:commentReference w:id="1"/>
      </w:r>
      <w:r w:rsidR="00A47F6D">
        <w:rPr>
          <w:rFonts w:cs="Times New Roman"/>
          <w:color w:val="000000" w:themeColor="text1"/>
        </w:rPr>
        <w:t>.</w:t>
      </w:r>
      <w:r w:rsidRPr="00843F55">
        <w:rPr>
          <w:rFonts w:cs="Times New Roman"/>
          <w:color w:val="000000" w:themeColor="text1"/>
        </w:rPr>
        <w:t xml:space="preserve"> </w:t>
      </w:r>
      <w:r w:rsidR="00662D20" w:rsidRPr="00843F55">
        <w:rPr>
          <w:rFonts w:cs="Times New Roman"/>
          <w:color w:val="000000" w:themeColor="text1"/>
        </w:rPr>
        <w:t>Although it is tempting to ascribe these ratings solely to geographic circumstances, a more careful review suggests that numerous other factors—terrain, climate, truck volumes, urbanization, system age, budget priorities, unit cost differences, state budget circumstances, and management/maintenance philosophies, just to name a few—are all affecting overall performance. The remainder of this report reviews the statistics underlying these overall ratings in more detail.  </w:t>
      </w:r>
    </w:p>
    <w:p w14:paraId="05031941" w14:textId="77777777" w:rsidR="00662D20" w:rsidRPr="00843F55" w:rsidRDefault="00662D20" w:rsidP="00662D20">
      <w:pPr>
        <w:rPr>
          <w:rFonts w:eastAsia="Times New Roman" w:cs="Times New Roman"/>
          <w:color w:val="FF0000"/>
        </w:rPr>
      </w:pPr>
    </w:p>
    <w:p w14:paraId="62EC8065" w14:textId="5A2B9C06" w:rsidR="00662D20" w:rsidRPr="00843F55" w:rsidRDefault="00662D20" w:rsidP="00662D20">
      <w:pPr>
        <w:rPr>
          <w:rFonts w:cs="Times New Roman"/>
          <w:color w:val="000000" w:themeColor="text1"/>
        </w:rPr>
      </w:pPr>
      <w:r w:rsidRPr="00843F55">
        <w:rPr>
          <w:rFonts w:cs="Times New Roman"/>
          <w:color w:val="000000" w:themeColor="text1"/>
        </w:rPr>
        <w:t>Table 1: Overall Highway Rankings, 20</w:t>
      </w:r>
      <w:r w:rsidR="000A04CC">
        <w:rPr>
          <w:rFonts w:cs="Times New Roman"/>
          <w:color w:val="000000" w:themeColor="text1"/>
        </w:rPr>
        <w:t>2</w:t>
      </w:r>
      <w:r w:rsidR="0084335B">
        <w:rPr>
          <w:rFonts w:cs="Times New Roman"/>
          <w:color w:val="000000" w:themeColor="text1"/>
        </w:rPr>
        <w:t>0</w:t>
      </w:r>
    </w:p>
    <w:tbl>
      <w:tblPr>
        <w:tblW w:w="0" w:type="auto"/>
        <w:tblCellMar>
          <w:top w:w="15" w:type="dxa"/>
          <w:left w:w="15" w:type="dxa"/>
          <w:bottom w:w="15" w:type="dxa"/>
          <w:right w:w="15" w:type="dxa"/>
        </w:tblCellMar>
        <w:tblLook w:val="04A0" w:firstRow="1" w:lastRow="0" w:firstColumn="1" w:lastColumn="0" w:noHBand="0" w:noVBand="1"/>
      </w:tblPr>
      <w:tblGrid>
        <w:gridCol w:w="958"/>
        <w:gridCol w:w="1869"/>
      </w:tblGrid>
      <w:tr w:rsidR="00662D20" w:rsidRPr="00843F55" w14:paraId="2BDB02A4" w14:textId="77777777" w:rsidTr="79DF85D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6067BDC" w14:textId="77777777" w:rsidR="00662D20" w:rsidRPr="00843F55" w:rsidRDefault="00662D20" w:rsidP="00662D20">
            <w:pPr>
              <w:spacing w:line="0" w:lineRule="atLeast"/>
              <w:rPr>
                <w:rFonts w:cs="Times New Roman"/>
                <w:color w:val="000000" w:themeColor="text1"/>
              </w:rPr>
            </w:pPr>
            <w:r w:rsidRPr="00843F55">
              <w:rPr>
                <w:rFonts w:cs="Times New Roman"/>
                <w:color w:val="000000" w:themeColor="text1"/>
              </w:rPr>
              <w:t>Overall</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1CA603E" w14:textId="77777777" w:rsidR="00662D20" w:rsidRPr="00843F55" w:rsidRDefault="00662D20" w:rsidP="00662D20">
            <w:pPr>
              <w:spacing w:line="0" w:lineRule="atLeast"/>
              <w:rPr>
                <w:rFonts w:cs="Times New Roman"/>
                <w:color w:val="000000" w:themeColor="text1"/>
              </w:rPr>
            </w:pPr>
            <w:r w:rsidRPr="00843F55">
              <w:rPr>
                <w:rFonts w:cs="Times New Roman"/>
                <w:color w:val="000000" w:themeColor="text1"/>
              </w:rPr>
              <w:t>State</w:t>
            </w:r>
          </w:p>
        </w:tc>
      </w:tr>
      <w:tr w:rsidR="00662D20" w:rsidRPr="00843F55" w14:paraId="75A8C4C0" w14:textId="77777777" w:rsidTr="79DF85D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C01186F" w14:textId="77777777" w:rsidR="00662D20" w:rsidRPr="00843F55" w:rsidRDefault="00662D20" w:rsidP="00662D20">
            <w:pPr>
              <w:spacing w:line="0" w:lineRule="atLeast"/>
              <w:rPr>
                <w:rFonts w:cs="Times New Roman"/>
                <w:color w:val="000000" w:themeColor="text1"/>
              </w:rPr>
            </w:pPr>
            <w:r w:rsidRPr="00843F55">
              <w:rPr>
                <w:rFonts w:cs="Times New Roman"/>
                <w:color w:val="000000" w:themeColor="text1"/>
              </w:rPr>
              <w:t>1</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1131F69" w14:textId="53C2649D" w:rsidR="00662D20" w:rsidRPr="00843F55" w:rsidRDefault="1AF91A83" w:rsidP="00662D20">
            <w:pPr>
              <w:spacing w:line="0" w:lineRule="atLeast"/>
              <w:rPr>
                <w:rFonts w:cs="Times New Roman"/>
                <w:color w:val="000000" w:themeColor="text1"/>
              </w:rPr>
            </w:pPr>
            <w:r w:rsidRPr="1AF91A83">
              <w:rPr>
                <w:rFonts w:cs="Times New Roman"/>
                <w:color w:val="000000" w:themeColor="text1"/>
              </w:rPr>
              <w:t>Virginia</w:t>
            </w:r>
          </w:p>
        </w:tc>
      </w:tr>
      <w:tr w:rsidR="00662D20" w:rsidRPr="00843F55" w14:paraId="3935C1C7" w14:textId="77777777" w:rsidTr="79DF85D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690F022" w14:textId="77777777" w:rsidR="00662D20" w:rsidRPr="00843F55" w:rsidRDefault="00662D20" w:rsidP="00662D20">
            <w:pPr>
              <w:spacing w:line="0" w:lineRule="atLeast"/>
              <w:rPr>
                <w:rFonts w:cs="Times New Roman"/>
                <w:color w:val="000000" w:themeColor="text1"/>
              </w:rPr>
            </w:pPr>
            <w:r w:rsidRPr="00843F55">
              <w:rPr>
                <w:rFonts w:cs="Times New Roman"/>
                <w:color w:val="000000" w:themeColor="text1"/>
              </w:rPr>
              <w:t>2</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1594841" w14:textId="033E198A" w:rsidR="00662D20" w:rsidRPr="00843F55" w:rsidRDefault="1AF91A83" w:rsidP="00662D20">
            <w:pPr>
              <w:spacing w:line="0" w:lineRule="atLeast"/>
              <w:rPr>
                <w:rFonts w:cs="Times New Roman"/>
                <w:color w:val="000000" w:themeColor="text1"/>
              </w:rPr>
            </w:pPr>
            <w:r w:rsidRPr="1AF91A83">
              <w:rPr>
                <w:rFonts w:cs="Times New Roman"/>
                <w:color w:val="000000" w:themeColor="text1"/>
              </w:rPr>
              <w:t>North Carolina</w:t>
            </w:r>
          </w:p>
        </w:tc>
      </w:tr>
      <w:tr w:rsidR="00662D20" w:rsidRPr="00843F55" w14:paraId="14A64F28" w14:textId="77777777" w:rsidTr="79DF85D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E57B2CD" w14:textId="77777777" w:rsidR="00662D20" w:rsidRPr="00843F55" w:rsidRDefault="00662D20" w:rsidP="00662D20">
            <w:pPr>
              <w:spacing w:line="0" w:lineRule="atLeast"/>
              <w:rPr>
                <w:rFonts w:cs="Times New Roman"/>
                <w:color w:val="000000" w:themeColor="text1"/>
              </w:rPr>
            </w:pPr>
            <w:r w:rsidRPr="00843F55">
              <w:rPr>
                <w:rFonts w:cs="Times New Roman"/>
                <w:color w:val="000000" w:themeColor="text1"/>
              </w:rPr>
              <w:t>3</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5735590" w14:textId="7BE2FFA8" w:rsidR="00662D20" w:rsidRPr="00843F55" w:rsidRDefault="1AF91A83" w:rsidP="00662D20">
            <w:pPr>
              <w:spacing w:line="0" w:lineRule="atLeast"/>
              <w:rPr>
                <w:rFonts w:cs="Times New Roman"/>
                <w:color w:val="000000" w:themeColor="text1"/>
              </w:rPr>
            </w:pPr>
            <w:r w:rsidRPr="1AF91A83">
              <w:rPr>
                <w:rFonts w:cs="Times New Roman"/>
                <w:color w:val="000000" w:themeColor="text1"/>
              </w:rPr>
              <w:t>Tennessee</w:t>
            </w:r>
          </w:p>
        </w:tc>
      </w:tr>
      <w:tr w:rsidR="00662D20" w:rsidRPr="00843F55" w14:paraId="3C683F5D" w14:textId="77777777" w:rsidTr="79DF85D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B375CD7" w14:textId="77777777" w:rsidR="00662D20" w:rsidRPr="00843F55" w:rsidRDefault="00662D20" w:rsidP="00662D20">
            <w:pPr>
              <w:spacing w:line="0" w:lineRule="atLeast"/>
              <w:rPr>
                <w:rFonts w:cs="Times New Roman"/>
                <w:color w:val="000000" w:themeColor="text1"/>
              </w:rPr>
            </w:pPr>
            <w:r w:rsidRPr="00843F55">
              <w:rPr>
                <w:rFonts w:cs="Times New Roman"/>
                <w:color w:val="000000" w:themeColor="text1"/>
              </w:rPr>
              <w:t>4</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5F17D7F" w14:textId="18370085" w:rsidR="00662D20" w:rsidRPr="00843F55" w:rsidRDefault="452430E0" w:rsidP="00662D20">
            <w:pPr>
              <w:spacing w:line="0" w:lineRule="atLeast"/>
              <w:rPr>
                <w:rFonts w:cs="Times New Roman"/>
                <w:color w:val="000000" w:themeColor="text1"/>
              </w:rPr>
            </w:pPr>
            <w:r w:rsidRPr="79DF85DE">
              <w:rPr>
                <w:rFonts w:cs="Times New Roman"/>
                <w:color w:val="000000" w:themeColor="text1"/>
              </w:rPr>
              <w:t>Georgia</w:t>
            </w:r>
          </w:p>
        </w:tc>
      </w:tr>
      <w:tr w:rsidR="00662D20" w:rsidRPr="00843F55" w14:paraId="03A3730F" w14:textId="77777777" w:rsidTr="79DF85D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6539E8B" w14:textId="77777777" w:rsidR="00662D20" w:rsidRPr="00843F55" w:rsidRDefault="00662D20" w:rsidP="00662D20">
            <w:pPr>
              <w:spacing w:line="0" w:lineRule="atLeast"/>
              <w:rPr>
                <w:rFonts w:cs="Times New Roman"/>
                <w:color w:val="000000" w:themeColor="text1"/>
              </w:rPr>
            </w:pPr>
            <w:r w:rsidRPr="00843F55">
              <w:rPr>
                <w:rFonts w:cs="Times New Roman"/>
                <w:color w:val="000000" w:themeColor="text1"/>
              </w:rPr>
              <w:t>5</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0F5E01C" w14:textId="3BB813DC" w:rsidR="00662D20" w:rsidRPr="00843F55" w:rsidRDefault="4C61745C" w:rsidP="00662D20">
            <w:pPr>
              <w:spacing w:line="0" w:lineRule="atLeast"/>
              <w:rPr>
                <w:rFonts w:cs="Times New Roman"/>
                <w:color w:val="000000" w:themeColor="text1"/>
              </w:rPr>
            </w:pPr>
            <w:r w:rsidRPr="79DF85DE">
              <w:rPr>
                <w:rFonts w:cs="Times New Roman"/>
                <w:color w:val="000000" w:themeColor="text1"/>
              </w:rPr>
              <w:t>Connecticut</w:t>
            </w:r>
          </w:p>
        </w:tc>
      </w:tr>
      <w:tr w:rsidR="00662D20" w:rsidRPr="00843F55" w14:paraId="753F22B7" w14:textId="77777777" w:rsidTr="79DF85D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081B49B" w14:textId="77777777" w:rsidR="00662D20" w:rsidRPr="00843F55" w:rsidRDefault="00662D20" w:rsidP="00662D20">
            <w:pPr>
              <w:spacing w:line="0" w:lineRule="atLeast"/>
              <w:rPr>
                <w:rFonts w:cs="Times New Roman"/>
                <w:color w:val="000000" w:themeColor="text1"/>
              </w:rPr>
            </w:pPr>
            <w:r w:rsidRPr="00843F55">
              <w:rPr>
                <w:rFonts w:cs="Times New Roman"/>
                <w:color w:val="000000" w:themeColor="text1"/>
              </w:rPr>
              <w:t>6</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AFA73F3" w14:textId="6F624E7E" w:rsidR="00662D20" w:rsidRPr="00843F55" w:rsidRDefault="1AF91A83" w:rsidP="00662D20">
            <w:pPr>
              <w:spacing w:line="0" w:lineRule="atLeast"/>
              <w:rPr>
                <w:rFonts w:cs="Times New Roman"/>
                <w:color w:val="000000" w:themeColor="text1"/>
              </w:rPr>
            </w:pPr>
            <w:r w:rsidRPr="1AF91A83">
              <w:rPr>
                <w:rFonts w:cs="Times New Roman"/>
                <w:color w:val="000000" w:themeColor="text1"/>
              </w:rPr>
              <w:t>South Carolina</w:t>
            </w:r>
          </w:p>
        </w:tc>
      </w:tr>
      <w:tr w:rsidR="00662D20" w:rsidRPr="00843F55" w14:paraId="5E4846B5" w14:textId="77777777" w:rsidTr="79DF85D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223C6FC" w14:textId="77777777" w:rsidR="00662D20" w:rsidRPr="00843F55" w:rsidRDefault="00662D20" w:rsidP="00662D20">
            <w:pPr>
              <w:spacing w:line="0" w:lineRule="atLeast"/>
              <w:rPr>
                <w:rFonts w:cs="Times New Roman"/>
                <w:color w:val="000000" w:themeColor="text1"/>
              </w:rPr>
            </w:pPr>
            <w:r w:rsidRPr="00843F55">
              <w:rPr>
                <w:rFonts w:cs="Times New Roman"/>
                <w:color w:val="000000" w:themeColor="text1"/>
              </w:rPr>
              <w:t>7</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19578CF" w14:textId="2F367897" w:rsidR="00662D20" w:rsidRPr="00843F55" w:rsidRDefault="1AF91A83" w:rsidP="00662D20">
            <w:pPr>
              <w:spacing w:line="0" w:lineRule="atLeast"/>
              <w:rPr>
                <w:rFonts w:cs="Times New Roman"/>
                <w:color w:val="000000" w:themeColor="text1"/>
              </w:rPr>
            </w:pPr>
            <w:r w:rsidRPr="1AF91A83">
              <w:rPr>
                <w:rFonts w:cs="Times New Roman"/>
                <w:color w:val="000000" w:themeColor="text1"/>
              </w:rPr>
              <w:t>Kentucky</w:t>
            </w:r>
          </w:p>
        </w:tc>
      </w:tr>
      <w:tr w:rsidR="00662D20" w:rsidRPr="00843F55" w14:paraId="1247183A" w14:textId="77777777" w:rsidTr="79DF85D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5CD7FB9" w14:textId="77777777" w:rsidR="00662D20" w:rsidRPr="00843F55" w:rsidRDefault="00662D20" w:rsidP="00662D20">
            <w:pPr>
              <w:spacing w:line="0" w:lineRule="atLeast"/>
              <w:rPr>
                <w:rFonts w:cs="Times New Roman"/>
                <w:color w:val="000000" w:themeColor="text1"/>
              </w:rPr>
            </w:pPr>
            <w:r w:rsidRPr="00843F55">
              <w:rPr>
                <w:rFonts w:cs="Times New Roman"/>
                <w:color w:val="000000" w:themeColor="text1"/>
              </w:rPr>
              <w:t>8</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7A9A5B7" w14:textId="700C8DF9" w:rsidR="00662D20" w:rsidRPr="00843F55" w:rsidRDefault="78F017FB" w:rsidP="00662D20">
            <w:pPr>
              <w:spacing w:line="0" w:lineRule="atLeast"/>
              <w:rPr>
                <w:rFonts w:cs="Times New Roman"/>
                <w:color w:val="000000" w:themeColor="text1"/>
              </w:rPr>
            </w:pPr>
            <w:r w:rsidRPr="79DF85DE">
              <w:rPr>
                <w:rFonts w:cs="Times New Roman"/>
                <w:color w:val="000000" w:themeColor="text1"/>
              </w:rPr>
              <w:t>Florida</w:t>
            </w:r>
          </w:p>
        </w:tc>
      </w:tr>
      <w:tr w:rsidR="00662D20" w:rsidRPr="00843F55" w14:paraId="6CA95C0D" w14:textId="77777777" w:rsidTr="79DF85D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C792C21" w14:textId="77777777" w:rsidR="00662D20" w:rsidRPr="00843F55" w:rsidRDefault="00662D20" w:rsidP="00662D20">
            <w:pPr>
              <w:spacing w:line="0" w:lineRule="atLeast"/>
              <w:rPr>
                <w:rFonts w:cs="Times New Roman"/>
                <w:color w:val="000000" w:themeColor="text1"/>
              </w:rPr>
            </w:pPr>
            <w:r w:rsidRPr="00843F55">
              <w:rPr>
                <w:rFonts w:cs="Times New Roman"/>
                <w:color w:val="000000" w:themeColor="text1"/>
              </w:rPr>
              <w:t>9</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F9EDDA1" w14:textId="22329A3B" w:rsidR="00662D20" w:rsidRPr="00843F55" w:rsidRDefault="3FB09548" w:rsidP="00662D20">
            <w:pPr>
              <w:spacing w:line="0" w:lineRule="atLeast"/>
              <w:rPr>
                <w:rFonts w:cs="Times New Roman"/>
                <w:color w:val="000000" w:themeColor="text1"/>
              </w:rPr>
            </w:pPr>
            <w:r w:rsidRPr="79DF85DE">
              <w:rPr>
                <w:rFonts w:cs="Times New Roman"/>
                <w:color w:val="000000" w:themeColor="text1"/>
              </w:rPr>
              <w:t>North Dakota</w:t>
            </w:r>
          </w:p>
        </w:tc>
      </w:tr>
      <w:tr w:rsidR="00662D20" w:rsidRPr="00843F55" w14:paraId="60B08F27" w14:textId="77777777" w:rsidTr="79DF85D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83D5483" w14:textId="77777777" w:rsidR="00662D20" w:rsidRPr="00843F55" w:rsidRDefault="00662D20" w:rsidP="00662D20">
            <w:pPr>
              <w:spacing w:line="0" w:lineRule="atLeast"/>
              <w:rPr>
                <w:rFonts w:cs="Times New Roman"/>
                <w:color w:val="000000" w:themeColor="text1"/>
              </w:rPr>
            </w:pPr>
            <w:r w:rsidRPr="00843F55">
              <w:rPr>
                <w:rFonts w:cs="Times New Roman"/>
                <w:color w:val="000000" w:themeColor="text1"/>
              </w:rPr>
              <w:lastRenderedPageBreak/>
              <w:t>10</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3DFEDBF" w14:textId="6F52904B" w:rsidR="00662D20" w:rsidRPr="00843F55" w:rsidRDefault="6E52A117" w:rsidP="00662D20">
            <w:pPr>
              <w:spacing w:line="0" w:lineRule="atLeast"/>
              <w:rPr>
                <w:rFonts w:cs="Times New Roman"/>
                <w:color w:val="000000" w:themeColor="text1"/>
              </w:rPr>
            </w:pPr>
            <w:r w:rsidRPr="79DF85DE">
              <w:rPr>
                <w:rFonts w:cs="Times New Roman"/>
                <w:color w:val="000000" w:themeColor="text1"/>
              </w:rPr>
              <w:t>Utah</w:t>
            </w:r>
          </w:p>
        </w:tc>
      </w:tr>
      <w:tr w:rsidR="00662D20" w:rsidRPr="00843F55" w14:paraId="62728E6B" w14:textId="77777777" w:rsidTr="79DF85D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070B20B" w14:textId="77777777" w:rsidR="00662D20" w:rsidRPr="00843F55" w:rsidRDefault="00662D20" w:rsidP="00662D20">
            <w:pPr>
              <w:spacing w:line="0" w:lineRule="atLeast"/>
              <w:rPr>
                <w:rFonts w:cs="Times New Roman"/>
                <w:color w:val="000000" w:themeColor="text1"/>
              </w:rPr>
            </w:pPr>
            <w:r w:rsidRPr="00843F55">
              <w:rPr>
                <w:rFonts w:cs="Times New Roman"/>
                <w:color w:val="000000" w:themeColor="text1"/>
              </w:rPr>
              <w:t>11</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E6B38E6" w14:textId="5A3B2B44" w:rsidR="00662D20" w:rsidRPr="00843F55" w:rsidRDefault="2E59CAEE" w:rsidP="00662D20">
            <w:pPr>
              <w:spacing w:line="0" w:lineRule="atLeast"/>
              <w:rPr>
                <w:rFonts w:cs="Times New Roman"/>
                <w:color w:val="000000" w:themeColor="text1"/>
              </w:rPr>
            </w:pPr>
            <w:r w:rsidRPr="79DF85DE">
              <w:rPr>
                <w:rFonts w:cs="Times New Roman"/>
                <w:color w:val="000000" w:themeColor="text1"/>
              </w:rPr>
              <w:t>Missouri</w:t>
            </w:r>
          </w:p>
        </w:tc>
      </w:tr>
      <w:tr w:rsidR="00662D20" w:rsidRPr="00843F55" w14:paraId="0DAFA995" w14:textId="77777777" w:rsidTr="79DF85D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FCE87EB" w14:textId="77777777" w:rsidR="00662D20" w:rsidRPr="00843F55" w:rsidRDefault="00662D20" w:rsidP="00662D20">
            <w:pPr>
              <w:spacing w:line="0" w:lineRule="atLeast"/>
              <w:rPr>
                <w:rFonts w:cs="Times New Roman"/>
                <w:color w:val="000000" w:themeColor="text1"/>
              </w:rPr>
            </w:pPr>
            <w:r w:rsidRPr="00843F55">
              <w:rPr>
                <w:rFonts w:cs="Times New Roman"/>
                <w:color w:val="000000" w:themeColor="text1"/>
              </w:rPr>
              <w:t>12</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141358A" w14:textId="22BA63C5" w:rsidR="00662D20" w:rsidRPr="00843F55" w:rsidRDefault="1AF91A83" w:rsidP="00662D20">
            <w:pPr>
              <w:spacing w:line="0" w:lineRule="atLeast"/>
              <w:rPr>
                <w:rFonts w:cs="Times New Roman"/>
                <w:color w:val="000000" w:themeColor="text1"/>
              </w:rPr>
            </w:pPr>
            <w:r w:rsidRPr="79DF85DE">
              <w:rPr>
                <w:rFonts w:cs="Times New Roman"/>
                <w:color w:val="000000" w:themeColor="text1"/>
              </w:rPr>
              <w:t>Mi</w:t>
            </w:r>
            <w:r w:rsidR="65ED238A" w:rsidRPr="79DF85DE">
              <w:rPr>
                <w:rFonts w:cs="Times New Roman"/>
                <w:color w:val="000000" w:themeColor="text1"/>
              </w:rPr>
              <w:t>nnesota</w:t>
            </w:r>
          </w:p>
        </w:tc>
      </w:tr>
      <w:tr w:rsidR="00662D20" w:rsidRPr="00843F55" w14:paraId="5AF26B81" w14:textId="77777777" w:rsidTr="79DF85D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7096051" w14:textId="77777777" w:rsidR="00662D20" w:rsidRPr="00843F55" w:rsidRDefault="00662D20" w:rsidP="00662D20">
            <w:pPr>
              <w:spacing w:line="0" w:lineRule="atLeast"/>
              <w:rPr>
                <w:rFonts w:cs="Times New Roman"/>
                <w:color w:val="000000" w:themeColor="text1"/>
              </w:rPr>
            </w:pPr>
            <w:r w:rsidRPr="00843F55">
              <w:rPr>
                <w:rFonts w:cs="Times New Roman"/>
                <w:color w:val="000000" w:themeColor="text1"/>
              </w:rPr>
              <w:t>13</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DC0DD31" w14:textId="28BA9A6A" w:rsidR="00662D20" w:rsidRPr="00843F55" w:rsidRDefault="43B67F7D" w:rsidP="00662D20">
            <w:pPr>
              <w:spacing w:line="0" w:lineRule="atLeast"/>
              <w:rPr>
                <w:rFonts w:cs="Times New Roman"/>
                <w:color w:val="000000" w:themeColor="text1"/>
              </w:rPr>
            </w:pPr>
            <w:r w:rsidRPr="79DF85DE">
              <w:rPr>
                <w:rFonts w:cs="Times New Roman"/>
                <w:color w:val="000000" w:themeColor="text1"/>
              </w:rPr>
              <w:t>Arkansas</w:t>
            </w:r>
          </w:p>
        </w:tc>
      </w:tr>
      <w:tr w:rsidR="00662D20" w:rsidRPr="00843F55" w14:paraId="37AE77D8" w14:textId="77777777" w:rsidTr="79DF85D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1131160" w14:textId="77777777" w:rsidR="00662D20" w:rsidRPr="00843F55" w:rsidRDefault="00662D20" w:rsidP="00662D20">
            <w:pPr>
              <w:spacing w:line="0" w:lineRule="atLeast"/>
              <w:rPr>
                <w:rFonts w:cs="Times New Roman"/>
                <w:color w:val="000000" w:themeColor="text1"/>
              </w:rPr>
            </w:pPr>
            <w:r w:rsidRPr="00843F55">
              <w:rPr>
                <w:rFonts w:cs="Times New Roman"/>
                <w:color w:val="000000" w:themeColor="text1"/>
              </w:rPr>
              <w:t>14</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38E5DB9" w14:textId="136A68AC" w:rsidR="00662D20" w:rsidRPr="00843F55" w:rsidRDefault="1080D962" w:rsidP="00662D20">
            <w:pPr>
              <w:spacing w:line="0" w:lineRule="atLeast"/>
              <w:rPr>
                <w:rFonts w:cs="Times New Roman"/>
                <w:color w:val="000000" w:themeColor="text1"/>
              </w:rPr>
            </w:pPr>
            <w:r w:rsidRPr="79DF85DE">
              <w:rPr>
                <w:rFonts w:cs="Times New Roman"/>
                <w:color w:val="000000" w:themeColor="text1"/>
              </w:rPr>
              <w:t>New Hampshire</w:t>
            </w:r>
          </w:p>
        </w:tc>
      </w:tr>
      <w:tr w:rsidR="00662D20" w:rsidRPr="00843F55" w14:paraId="368776D8" w14:textId="77777777" w:rsidTr="79DF85D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B387A34" w14:textId="77777777" w:rsidR="00662D20" w:rsidRPr="00843F55" w:rsidRDefault="00662D20" w:rsidP="00662D20">
            <w:pPr>
              <w:spacing w:line="0" w:lineRule="atLeast"/>
              <w:rPr>
                <w:rFonts w:cs="Times New Roman"/>
                <w:color w:val="000000" w:themeColor="text1"/>
              </w:rPr>
            </w:pPr>
            <w:r w:rsidRPr="00843F55">
              <w:rPr>
                <w:rFonts w:cs="Times New Roman"/>
                <w:color w:val="000000" w:themeColor="text1"/>
              </w:rPr>
              <w:t>15</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0B4E37A" w14:textId="0A4D6F87" w:rsidR="00662D20" w:rsidRPr="00843F55" w:rsidRDefault="7387B577" w:rsidP="00662D20">
            <w:pPr>
              <w:spacing w:line="0" w:lineRule="atLeast"/>
              <w:rPr>
                <w:rFonts w:cs="Times New Roman"/>
                <w:color w:val="000000" w:themeColor="text1"/>
              </w:rPr>
            </w:pPr>
            <w:r w:rsidRPr="79DF85DE">
              <w:rPr>
                <w:rFonts w:cs="Times New Roman"/>
                <w:color w:val="000000" w:themeColor="text1"/>
              </w:rPr>
              <w:t>Alabama</w:t>
            </w:r>
          </w:p>
        </w:tc>
      </w:tr>
      <w:tr w:rsidR="00662D20" w:rsidRPr="00843F55" w14:paraId="1A7690C0" w14:textId="77777777" w:rsidTr="79DF85D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5E706CD" w14:textId="77777777" w:rsidR="00662D20" w:rsidRPr="00843F55" w:rsidRDefault="00662D20" w:rsidP="00662D20">
            <w:pPr>
              <w:spacing w:line="0" w:lineRule="atLeast"/>
              <w:rPr>
                <w:rFonts w:cs="Times New Roman"/>
                <w:color w:val="000000" w:themeColor="text1"/>
              </w:rPr>
            </w:pPr>
            <w:r w:rsidRPr="00843F55">
              <w:rPr>
                <w:rFonts w:cs="Times New Roman"/>
                <w:color w:val="000000" w:themeColor="text1"/>
              </w:rPr>
              <w:t>16</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AFCAC9C" w14:textId="42AE2BF9" w:rsidR="00662D20" w:rsidRPr="00843F55" w:rsidRDefault="6BE96E98" w:rsidP="00662D20">
            <w:pPr>
              <w:spacing w:line="0" w:lineRule="atLeast"/>
              <w:rPr>
                <w:rFonts w:cs="Times New Roman"/>
                <w:color w:val="000000" w:themeColor="text1"/>
              </w:rPr>
            </w:pPr>
            <w:r w:rsidRPr="79DF85DE">
              <w:rPr>
                <w:rFonts w:cs="Times New Roman"/>
                <w:color w:val="000000" w:themeColor="text1"/>
              </w:rPr>
              <w:t>Wyoming</w:t>
            </w:r>
          </w:p>
        </w:tc>
      </w:tr>
      <w:tr w:rsidR="00662D20" w:rsidRPr="00843F55" w14:paraId="2CD03DF7" w14:textId="77777777" w:rsidTr="79DF85D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19BD271" w14:textId="77777777" w:rsidR="00662D20" w:rsidRPr="00843F55" w:rsidRDefault="00662D20" w:rsidP="00662D20">
            <w:pPr>
              <w:spacing w:line="0" w:lineRule="atLeast"/>
              <w:rPr>
                <w:rFonts w:cs="Times New Roman"/>
                <w:color w:val="000000" w:themeColor="text1"/>
              </w:rPr>
            </w:pPr>
            <w:r w:rsidRPr="00843F55">
              <w:rPr>
                <w:rFonts w:cs="Times New Roman"/>
                <w:color w:val="000000" w:themeColor="text1"/>
              </w:rPr>
              <w:t>17</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1E517D5" w14:textId="04EB5B7E" w:rsidR="00662D20" w:rsidRPr="00843F55" w:rsidRDefault="15060D9E" w:rsidP="00662D20">
            <w:pPr>
              <w:spacing w:line="0" w:lineRule="atLeast"/>
              <w:rPr>
                <w:rFonts w:cs="Times New Roman"/>
                <w:color w:val="000000" w:themeColor="text1"/>
              </w:rPr>
            </w:pPr>
            <w:r w:rsidRPr="79DF85DE">
              <w:rPr>
                <w:rFonts w:cs="Times New Roman"/>
                <w:color w:val="000000" w:themeColor="text1"/>
              </w:rPr>
              <w:t>Ohio</w:t>
            </w:r>
          </w:p>
        </w:tc>
      </w:tr>
      <w:tr w:rsidR="00662D20" w:rsidRPr="00843F55" w14:paraId="1AE9FD32" w14:textId="77777777" w:rsidTr="79DF85D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BE602AC" w14:textId="77777777" w:rsidR="00662D20" w:rsidRPr="00843F55" w:rsidRDefault="00662D20" w:rsidP="00662D20">
            <w:pPr>
              <w:spacing w:line="0" w:lineRule="atLeast"/>
              <w:rPr>
                <w:rFonts w:cs="Times New Roman"/>
                <w:color w:val="000000" w:themeColor="text1"/>
              </w:rPr>
            </w:pPr>
            <w:r w:rsidRPr="00843F55">
              <w:rPr>
                <w:rFonts w:cs="Times New Roman"/>
                <w:color w:val="000000" w:themeColor="text1"/>
              </w:rPr>
              <w:t>18</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201676F" w14:textId="46D9577A" w:rsidR="00662D20" w:rsidRPr="00843F55" w:rsidRDefault="1AF91A83" w:rsidP="00662D20">
            <w:pPr>
              <w:spacing w:line="0" w:lineRule="atLeast"/>
              <w:rPr>
                <w:rFonts w:cs="Times New Roman"/>
                <w:color w:val="000000" w:themeColor="text1"/>
              </w:rPr>
            </w:pPr>
            <w:r w:rsidRPr="1AF91A83">
              <w:rPr>
                <w:rFonts w:cs="Times New Roman"/>
                <w:color w:val="000000" w:themeColor="text1"/>
              </w:rPr>
              <w:t>Mississippi</w:t>
            </w:r>
          </w:p>
        </w:tc>
      </w:tr>
      <w:tr w:rsidR="00662D20" w:rsidRPr="00843F55" w14:paraId="6299AB08" w14:textId="77777777" w:rsidTr="79DF85D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DA321E9" w14:textId="77777777" w:rsidR="00662D20" w:rsidRPr="00843F55" w:rsidRDefault="00662D20" w:rsidP="00662D20">
            <w:pPr>
              <w:spacing w:line="0" w:lineRule="atLeast"/>
              <w:rPr>
                <w:rFonts w:cs="Times New Roman"/>
                <w:color w:val="000000" w:themeColor="text1"/>
              </w:rPr>
            </w:pPr>
            <w:r w:rsidRPr="00843F55">
              <w:rPr>
                <w:rFonts w:cs="Times New Roman"/>
                <w:color w:val="000000" w:themeColor="text1"/>
              </w:rPr>
              <w:t>19</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658AAB5" w14:textId="68311FE6" w:rsidR="00662D20" w:rsidRPr="00843F55" w:rsidRDefault="6204A3EE" w:rsidP="00662D20">
            <w:pPr>
              <w:spacing w:line="0" w:lineRule="atLeast"/>
              <w:rPr>
                <w:rFonts w:cs="Times New Roman"/>
                <w:color w:val="000000" w:themeColor="text1"/>
              </w:rPr>
            </w:pPr>
            <w:r w:rsidRPr="79DF85DE">
              <w:rPr>
                <w:rFonts w:cs="Times New Roman"/>
                <w:color w:val="000000" w:themeColor="text1"/>
              </w:rPr>
              <w:t>Texas</w:t>
            </w:r>
          </w:p>
        </w:tc>
      </w:tr>
      <w:tr w:rsidR="00662D20" w:rsidRPr="00843F55" w14:paraId="432368C2" w14:textId="77777777" w:rsidTr="79DF85D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C434479" w14:textId="77777777" w:rsidR="00662D20" w:rsidRPr="00843F55" w:rsidRDefault="00662D20" w:rsidP="00662D20">
            <w:pPr>
              <w:spacing w:line="0" w:lineRule="atLeast"/>
              <w:rPr>
                <w:rFonts w:cs="Times New Roman"/>
                <w:color w:val="000000" w:themeColor="text1"/>
              </w:rPr>
            </w:pPr>
            <w:r w:rsidRPr="00843F55">
              <w:rPr>
                <w:rFonts w:cs="Times New Roman"/>
                <w:color w:val="000000" w:themeColor="text1"/>
              </w:rPr>
              <w:t>20</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BA6A561" w14:textId="636D0B00" w:rsidR="00662D20" w:rsidRPr="00843F55" w:rsidRDefault="28C5F41B" w:rsidP="00662D20">
            <w:pPr>
              <w:spacing w:line="0" w:lineRule="atLeast"/>
              <w:rPr>
                <w:rFonts w:cs="Times New Roman"/>
                <w:color w:val="000000" w:themeColor="text1"/>
              </w:rPr>
            </w:pPr>
            <w:r w:rsidRPr="79DF85DE">
              <w:rPr>
                <w:rFonts w:cs="Times New Roman"/>
                <w:color w:val="000000" w:themeColor="text1"/>
              </w:rPr>
              <w:t>Massachusetts</w:t>
            </w:r>
          </w:p>
        </w:tc>
      </w:tr>
      <w:tr w:rsidR="00662D20" w:rsidRPr="00843F55" w14:paraId="789661D8" w14:textId="77777777" w:rsidTr="79DF85D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076B152" w14:textId="77777777" w:rsidR="00662D20" w:rsidRPr="00843F55" w:rsidRDefault="00662D20" w:rsidP="00662D20">
            <w:pPr>
              <w:spacing w:line="0" w:lineRule="atLeast"/>
              <w:rPr>
                <w:rFonts w:cs="Times New Roman"/>
                <w:color w:val="000000" w:themeColor="text1"/>
              </w:rPr>
            </w:pPr>
            <w:r w:rsidRPr="00843F55">
              <w:rPr>
                <w:rFonts w:cs="Times New Roman"/>
                <w:color w:val="000000" w:themeColor="text1"/>
              </w:rPr>
              <w:t>21</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47D5E46" w14:textId="3A26BB56" w:rsidR="00662D20" w:rsidRPr="00843F55" w:rsidRDefault="1AF91A83" w:rsidP="00662D20">
            <w:pPr>
              <w:spacing w:line="0" w:lineRule="atLeast"/>
              <w:rPr>
                <w:rFonts w:cs="Times New Roman"/>
                <w:color w:val="000000" w:themeColor="text1"/>
              </w:rPr>
            </w:pPr>
            <w:r w:rsidRPr="1AF91A83">
              <w:rPr>
                <w:rFonts w:cs="Times New Roman"/>
                <w:color w:val="000000" w:themeColor="text1"/>
              </w:rPr>
              <w:t>Nevada</w:t>
            </w:r>
          </w:p>
        </w:tc>
      </w:tr>
      <w:tr w:rsidR="00662D20" w:rsidRPr="00843F55" w14:paraId="07BFEBBD" w14:textId="77777777" w:rsidTr="79DF85D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C348112" w14:textId="77777777" w:rsidR="00662D20" w:rsidRPr="00843F55" w:rsidRDefault="00662D20" w:rsidP="00662D20">
            <w:pPr>
              <w:spacing w:line="0" w:lineRule="atLeast"/>
              <w:rPr>
                <w:rFonts w:cs="Times New Roman"/>
                <w:color w:val="000000" w:themeColor="text1"/>
              </w:rPr>
            </w:pPr>
            <w:r w:rsidRPr="00843F55">
              <w:rPr>
                <w:rFonts w:cs="Times New Roman"/>
                <w:color w:val="000000" w:themeColor="text1"/>
              </w:rPr>
              <w:t>22</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5487511" w14:textId="76A6C680" w:rsidR="00662D20" w:rsidRPr="00843F55" w:rsidRDefault="748938D5" w:rsidP="00662D20">
            <w:pPr>
              <w:spacing w:line="0" w:lineRule="atLeast"/>
              <w:rPr>
                <w:rFonts w:cs="Times New Roman"/>
                <w:color w:val="000000" w:themeColor="text1"/>
              </w:rPr>
            </w:pPr>
            <w:r w:rsidRPr="79DF85DE">
              <w:rPr>
                <w:rFonts w:cs="Times New Roman"/>
                <w:color w:val="000000" w:themeColor="text1"/>
              </w:rPr>
              <w:t>Kansas</w:t>
            </w:r>
          </w:p>
        </w:tc>
      </w:tr>
      <w:tr w:rsidR="00662D20" w:rsidRPr="00843F55" w14:paraId="517B9B74" w14:textId="77777777" w:rsidTr="79DF85D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8C36DFA" w14:textId="77777777" w:rsidR="00662D20" w:rsidRPr="00843F55" w:rsidRDefault="00662D20" w:rsidP="00662D20">
            <w:pPr>
              <w:spacing w:line="0" w:lineRule="atLeast"/>
              <w:rPr>
                <w:rFonts w:cs="Times New Roman"/>
                <w:color w:val="000000" w:themeColor="text1"/>
              </w:rPr>
            </w:pPr>
            <w:r w:rsidRPr="00843F55">
              <w:rPr>
                <w:rFonts w:cs="Times New Roman"/>
                <w:color w:val="000000" w:themeColor="text1"/>
              </w:rPr>
              <w:t>23</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C5EF221" w14:textId="667B6091" w:rsidR="00662D20" w:rsidRPr="00843F55" w:rsidRDefault="27BA1F7B" w:rsidP="00662D20">
            <w:pPr>
              <w:spacing w:line="0" w:lineRule="atLeast"/>
              <w:rPr>
                <w:rFonts w:cs="Times New Roman"/>
                <w:color w:val="000000" w:themeColor="text1"/>
              </w:rPr>
            </w:pPr>
            <w:r w:rsidRPr="79DF85DE">
              <w:rPr>
                <w:rFonts w:cs="Times New Roman"/>
                <w:color w:val="000000" w:themeColor="text1"/>
              </w:rPr>
              <w:t>Indi</w:t>
            </w:r>
            <w:r w:rsidR="7D97CBBC" w:rsidRPr="79DF85DE">
              <w:rPr>
                <w:rFonts w:cs="Times New Roman"/>
                <w:color w:val="000000" w:themeColor="text1"/>
              </w:rPr>
              <w:t>ana</w:t>
            </w:r>
          </w:p>
        </w:tc>
      </w:tr>
      <w:tr w:rsidR="00662D20" w:rsidRPr="00843F55" w14:paraId="5873215E" w14:textId="77777777" w:rsidTr="79DF85D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E078537" w14:textId="77777777" w:rsidR="00662D20" w:rsidRPr="00843F55" w:rsidRDefault="00662D20" w:rsidP="00662D20">
            <w:pPr>
              <w:spacing w:line="0" w:lineRule="atLeast"/>
              <w:rPr>
                <w:rFonts w:cs="Times New Roman"/>
                <w:color w:val="000000" w:themeColor="text1"/>
              </w:rPr>
            </w:pPr>
            <w:r w:rsidRPr="00843F55">
              <w:rPr>
                <w:rFonts w:cs="Times New Roman"/>
                <w:color w:val="000000" w:themeColor="text1"/>
              </w:rPr>
              <w:t>24</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18E3AD0" w14:textId="00797B7C" w:rsidR="00662D20" w:rsidRPr="00843F55" w:rsidRDefault="06F918CE" w:rsidP="00662D20">
            <w:pPr>
              <w:spacing w:line="0" w:lineRule="atLeast"/>
              <w:rPr>
                <w:rFonts w:cs="Times New Roman"/>
                <w:color w:val="000000" w:themeColor="text1"/>
              </w:rPr>
            </w:pPr>
            <w:r w:rsidRPr="79DF85DE">
              <w:rPr>
                <w:rFonts w:cs="Times New Roman"/>
                <w:color w:val="000000" w:themeColor="text1"/>
              </w:rPr>
              <w:t>Maryland</w:t>
            </w:r>
          </w:p>
        </w:tc>
      </w:tr>
      <w:tr w:rsidR="00662D20" w:rsidRPr="00843F55" w14:paraId="4F3FD394" w14:textId="77777777" w:rsidTr="79DF85D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3D3EAE3" w14:textId="77777777" w:rsidR="00662D20" w:rsidRPr="00843F55" w:rsidRDefault="00662D20" w:rsidP="00662D20">
            <w:pPr>
              <w:spacing w:line="0" w:lineRule="atLeast"/>
              <w:rPr>
                <w:rFonts w:cs="Times New Roman"/>
                <w:color w:val="000000" w:themeColor="text1"/>
              </w:rPr>
            </w:pPr>
            <w:r w:rsidRPr="00843F55">
              <w:rPr>
                <w:rFonts w:cs="Times New Roman"/>
                <w:color w:val="000000" w:themeColor="text1"/>
              </w:rPr>
              <w:t>25</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3E6FB35" w14:textId="1306D7A7" w:rsidR="00662D20" w:rsidRPr="00843F55" w:rsidRDefault="1AF91A83" w:rsidP="00662D20">
            <w:pPr>
              <w:spacing w:line="0" w:lineRule="atLeast"/>
              <w:rPr>
                <w:rFonts w:cs="Times New Roman"/>
                <w:color w:val="000000" w:themeColor="text1"/>
              </w:rPr>
            </w:pPr>
            <w:r w:rsidRPr="79DF85DE">
              <w:rPr>
                <w:rFonts w:cs="Times New Roman"/>
                <w:color w:val="000000" w:themeColor="text1"/>
              </w:rPr>
              <w:t>M</w:t>
            </w:r>
            <w:r w:rsidR="267D88E8" w:rsidRPr="79DF85DE">
              <w:rPr>
                <w:rFonts w:cs="Times New Roman"/>
                <w:color w:val="000000" w:themeColor="text1"/>
              </w:rPr>
              <w:t>ontana</w:t>
            </w:r>
          </w:p>
        </w:tc>
      </w:tr>
      <w:tr w:rsidR="00662D20" w:rsidRPr="00843F55" w14:paraId="005ED5DA" w14:textId="77777777" w:rsidTr="79DF85D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EA4BEDD" w14:textId="77777777" w:rsidR="00662D20" w:rsidRPr="00843F55" w:rsidRDefault="00662D20" w:rsidP="00662D20">
            <w:pPr>
              <w:spacing w:line="0" w:lineRule="atLeast"/>
              <w:rPr>
                <w:rFonts w:cs="Times New Roman"/>
                <w:color w:val="000000" w:themeColor="text1"/>
              </w:rPr>
            </w:pPr>
            <w:r w:rsidRPr="00843F55">
              <w:rPr>
                <w:rFonts w:cs="Times New Roman"/>
                <w:color w:val="000000" w:themeColor="text1"/>
              </w:rPr>
              <w:t>26</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13B05EA" w14:textId="75B9F39B" w:rsidR="00662D20" w:rsidRPr="00843F55" w:rsidRDefault="128090A0" w:rsidP="00662D20">
            <w:pPr>
              <w:spacing w:line="0" w:lineRule="atLeast"/>
              <w:rPr>
                <w:rFonts w:cs="Times New Roman"/>
                <w:color w:val="000000" w:themeColor="text1"/>
              </w:rPr>
            </w:pPr>
            <w:r w:rsidRPr="79DF85DE">
              <w:rPr>
                <w:rFonts w:cs="Times New Roman"/>
                <w:color w:val="000000" w:themeColor="text1"/>
              </w:rPr>
              <w:t>Nebraska</w:t>
            </w:r>
          </w:p>
        </w:tc>
      </w:tr>
      <w:tr w:rsidR="00662D20" w:rsidRPr="00843F55" w14:paraId="2FA1075E" w14:textId="77777777" w:rsidTr="79DF85D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13EB8C7" w14:textId="77777777" w:rsidR="00662D20" w:rsidRPr="00843F55" w:rsidRDefault="00662D20" w:rsidP="00662D20">
            <w:pPr>
              <w:spacing w:line="0" w:lineRule="atLeast"/>
              <w:rPr>
                <w:rFonts w:cs="Times New Roman"/>
                <w:color w:val="000000" w:themeColor="text1"/>
              </w:rPr>
            </w:pPr>
            <w:r w:rsidRPr="00843F55">
              <w:rPr>
                <w:rFonts w:cs="Times New Roman"/>
                <w:color w:val="000000" w:themeColor="text1"/>
              </w:rPr>
              <w:t>27</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E43870E" w14:textId="0B1CF83E" w:rsidR="00662D20" w:rsidRPr="00843F55" w:rsidRDefault="6F42C261" w:rsidP="00662D20">
            <w:pPr>
              <w:spacing w:line="0" w:lineRule="atLeast"/>
              <w:rPr>
                <w:rFonts w:cs="Times New Roman"/>
                <w:color w:val="000000" w:themeColor="text1"/>
              </w:rPr>
            </w:pPr>
            <w:r w:rsidRPr="79DF85DE">
              <w:rPr>
                <w:rFonts w:cs="Times New Roman"/>
                <w:color w:val="000000" w:themeColor="text1"/>
              </w:rPr>
              <w:t>Michigan</w:t>
            </w:r>
          </w:p>
        </w:tc>
      </w:tr>
      <w:tr w:rsidR="00662D20" w:rsidRPr="00843F55" w14:paraId="7EE03CAA" w14:textId="77777777" w:rsidTr="79DF85D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FA46E8C" w14:textId="77777777" w:rsidR="00662D20" w:rsidRPr="00843F55" w:rsidRDefault="00662D20" w:rsidP="00662D20">
            <w:pPr>
              <w:spacing w:line="0" w:lineRule="atLeast"/>
              <w:rPr>
                <w:rFonts w:cs="Times New Roman"/>
                <w:color w:val="000000" w:themeColor="text1"/>
              </w:rPr>
            </w:pPr>
            <w:r w:rsidRPr="00843F55">
              <w:rPr>
                <w:rFonts w:cs="Times New Roman"/>
                <w:color w:val="000000" w:themeColor="text1"/>
              </w:rPr>
              <w:t>28</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231E30C" w14:textId="5785CF04" w:rsidR="00662D20" w:rsidRPr="00843F55" w:rsidRDefault="7A264DF3" w:rsidP="00662D20">
            <w:pPr>
              <w:spacing w:line="0" w:lineRule="atLeast"/>
              <w:rPr>
                <w:rFonts w:cs="Times New Roman"/>
                <w:color w:val="000000" w:themeColor="text1"/>
              </w:rPr>
            </w:pPr>
            <w:r w:rsidRPr="79DF85DE">
              <w:rPr>
                <w:rFonts w:cs="Times New Roman"/>
                <w:color w:val="000000" w:themeColor="text1"/>
              </w:rPr>
              <w:t>South Dakota</w:t>
            </w:r>
          </w:p>
        </w:tc>
      </w:tr>
      <w:tr w:rsidR="00662D20" w:rsidRPr="00843F55" w14:paraId="33E38498" w14:textId="77777777" w:rsidTr="79DF85D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B8448F4" w14:textId="77777777" w:rsidR="00662D20" w:rsidRPr="00843F55" w:rsidRDefault="00662D20" w:rsidP="00662D20">
            <w:pPr>
              <w:spacing w:line="0" w:lineRule="atLeast"/>
              <w:rPr>
                <w:rFonts w:cs="Times New Roman"/>
                <w:color w:val="000000" w:themeColor="text1"/>
              </w:rPr>
            </w:pPr>
            <w:r w:rsidRPr="00843F55">
              <w:rPr>
                <w:rFonts w:cs="Times New Roman"/>
                <w:color w:val="000000" w:themeColor="text1"/>
              </w:rPr>
              <w:t>29</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p w14:paraId="1CEFBAF2" w14:textId="53708171" w:rsidR="00662D20" w:rsidRPr="00843F55" w:rsidRDefault="4CF3AA39" w:rsidP="00662D20">
            <w:pPr>
              <w:spacing w:line="0" w:lineRule="atLeast"/>
              <w:rPr>
                <w:rFonts w:cs="Times New Roman"/>
                <w:color w:val="000000" w:themeColor="text1"/>
              </w:rPr>
            </w:pPr>
            <w:r w:rsidRPr="79DF85DE">
              <w:rPr>
                <w:rFonts w:cs="Times New Roman"/>
                <w:color w:val="000000" w:themeColor="text1"/>
              </w:rPr>
              <w:t>Illinois</w:t>
            </w:r>
            <w:r w:rsidR="00AF3BBF" w:rsidRPr="79DF85DE">
              <w:rPr>
                <w:rFonts w:cs="Times New Roman"/>
                <w:color w:val="000000" w:themeColor="text1"/>
              </w:rPr>
              <w:t xml:space="preserve"> </w:t>
            </w:r>
          </w:p>
        </w:tc>
      </w:tr>
      <w:tr w:rsidR="0073166C" w:rsidRPr="00843F55" w14:paraId="374CFD94" w14:textId="77777777" w:rsidTr="79DF85D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A629B47" w14:textId="77777777" w:rsidR="0073166C" w:rsidRPr="00843F55" w:rsidRDefault="0073166C" w:rsidP="0073166C">
            <w:pPr>
              <w:spacing w:line="0" w:lineRule="atLeast"/>
              <w:rPr>
                <w:rFonts w:cs="Times New Roman"/>
                <w:color w:val="000000" w:themeColor="text1"/>
              </w:rPr>
            </w:pPr>
            <w:r w:rsidRPr="00843F55">
              <w:rPr>
                <w:rFonts w:cs="Times New Roman"/>
                <w:color w:val="000000" w:themeColor="text1"/>
              </w:rPr>
              <w:t>30</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p w14:paraId="73EBC762" w14:textId="0EF83886" w:rsidR="0073166C" w:rsidRPr="00843F55" w:rsidRDefault="3A037D15" w:rsidP="0073166C">
            <w:pPr>
              <w:spacing w:line="0" w:lineRule="atLeast"/>
              <w:rPr>
                <w:rFonts w:cs="Times New Roman"/>
                <w:color w:val="000000" w:themeColor="text1"/>
              </w:rPr>
            </w:pPr>
            <w:r w:rsidRPr="79DF85DE">
              <w:rPr>
                <w:rFonts w:cs="Times New Roman"/>
                <w:color w:val="000000" w:themeColor="text1"/>
              </w:rPr>
              <w:t>Arizona</w:t>
            </w:r>
          </w:p>
        </w:tc>
      </w:tr>
      <w:tr w:rsidR="0073166C" w:rsidRPr="00843F55" w14:paraId="6870A920" w14:textId="77777777" w:rsidTr="79DF85D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FA8DDBA" w14:textId="77777777" w:rsidR="0073166C" w:rsidRPr="00843F55" w:rsidRDefault="0073166C" w:rsidP="0073166C">
            <w:pPr>
              <w:spacing w:line="0" w:lineRule="atLeast"/>
              <w:rPr>
                <w:rFonts w:cs="Times New Roman"/>
                <w:color w:val="000000" w:themeColor="text1"/>
              </w:rPr>
            </w:pPr>
            <w:r w:rsidRPr="00843F55">
              <w:rPr>
                <w:rFonts w:cs="Times New Roman"/>
                <w:color w:val="000000" w:themeColor="text1"/>
              </w:rPr>
              <w:t>31</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p w14:paraId="2C4EDC92" w14:textId="37CD569D" w:rsidR="0073166C" w:rsidRPr="00843F55" w:rsidRDefault="2446A5DC" w:rsidP="0073166C">
            <w:pPr>
              <w:spacing w:line="0" w:lineRule="atLeast"/>
              <w:rPr>
                <w:rFonts w:cs="Times New Roman"/>
                <w:color w:val="000000" w:themeColor="text1"/>
              </w:rPr>
            </w:pPr>
            <w:r w:rsidRPr="79DF85DE">
              <w:rPr>
                <w:rFonts w:cs="Times New Roman"/>
                <w:color w:val="000000" w:themeColor="text1"/>
              </w:rPr>
              <w:t>Iowa</w:t>
            </w:r>
            <w:r w:rsidR="00AF3BBF" w:rsidRPr="79DF85DE">
              <w:rPr>
                <w:rFonts w:cs="Times New Roman"/>
                <w:color w:val="000000" w:themeColor="text1"/>
              </w:rPr>
              <w:t xml:space="preserve"> </w:t>
            </w:r>
          </w:p>
        </w:tc>
      </w:tr>
      <w:tr w:rsidR="0073166C" w:rsidRPr="00843F55" w14:paraId="5D24AC14" w14:textId="77777777" w:rsidTr="79DF85D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5151388" w14:textId="77777777" w:rsidR="0073166C" w:rsidRPr="00843F55" w:rsidRDefault="0073166C" w:rsidP="0073166C">
            <w:pPr>
              <w:spacing w:line="0" w:lineRule="atLeast"/>
              <w:rPr>
                <w:rFonts w:cs="Times New Roman"/>
                <w:color w:val="000000" w:themeColor="text1"/>
              </w:rPr>
            </w:pPr>
            <w:r w:rsidRPr="00843F55">
              <w:rPr>
                <w:rFonts w:cs="Times New Roman"/>
                <w:color w:val="000000" w:themeColor="text1"/>
              </w:rPr>
              <w:t>32</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49B1941" w14:textId="4FFAFD50" w:rsidR="0073166C" w:rsidRPr="00843F55" w:rsidRDefault="0D0CF508" w:rsidP="0073166C">
            <w:pPr>
              <w:spacing w:line="0" w:lineRule="atLeast"/>
              <w:rPr>
                <w:rFonts w:cs="Times New Roman"/>
                <w:color w:val="000000" w:themeColor="text1"/>
              </w:rPr>
            </w:pPr>
            <w:r w:rsidRPr="79DF85DE">
              <w:rPr>
                <w:rFonts w:cs="Times New Roman"/>
                <w:color w:val="000000" w:themeColor="text1"/>
              </w:rPr>
              <w:t>Maine</w:t>
            </w:r>
            <w:r w:rsidR="00AF3BBF" w:rsidRPr="79DF85DE">
              <w:rPr>
                <w:rFonts w:cs="Times New Roman"/>
                <w:color w:val="000000" w:themeColor="text1"/>
              </w:rPr>
              <w:t xml:space="preserve"> </w:t>
            </w:r>
          </w:p>
        </w:tc>
      </w:tr>
      <w:tr w:rsidR="0073166C" w:rsidRPr="00843F55" w14:paraId="51BDA8DA" w14:textId="77777777" w:rsidTr="79DF85D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2EA5075" w14:textId="77777777" w:rsidR="0073166C" w:rsidRPr="00843F55" w:rsidRDefault="0073166C" w:rsidP="0073166C">
            <w:pPr>
              <w:spacing w:line="0" w:lineRule="atLeast"/>
              <w:rPr>
                <w:rFonts w:cs="Times New Roman"/>
                <w:color w:val="000000" w:themeColor="text1"/>
              </w:rPr>
            </w:pPr>
            <w:r w:rsidRPr="00843F55">
              <w:rPr>
                <w:rFonts w:cs="Times New Roman"/>
                <w:color w:val="000000" w:themeColor="text1"/>
              </w:rPr>
              <w:t>33</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21D867F" w14:textId="76B84322" w:rsidR="0073166C" w:rsidRPr="00843F55" w:rsidRDefault="1133EF1D" w:rsidP="0073166C">
            <w:pPr>
              <w:spacing w:line="0" w:lineRule="atLeast"/>
              <w:rPr>
                <w:rFonts w:cs="Times New Roman"/>
                <w:color w:val="000000" w:themeColor="text1"/>
              </w:rPr>
            </w:pPr>
            <w:r w:rsidRPr="79DF85DE">
              <w:rPr>
                <w:rFonts w:cs="Times New Roman"/>
                <w:color w:val="000000" w:themeColor="text1"/>
              </w:rPr>
              <w:t>Wisconsin</w:t>
            </w:r>
            <w:r w:rsidR="00AF3BBF" w:rsidRPr="79DF85DE">
              <w:rPr>
                <w:rFonts w:cs="Times New Roman"/>
                <w:color w:val="000000" w:themeColor="text1"/>
              </w:rPr>
              <w:t xml:space="preserve"> </w:t>
            </w:r>
          </w:p>
        </w:tc>
      </w:tr>
      <w:tr w:rsidR="0073166C" w:rsidRPr="00843F55" w14:paraId="31625EE1" w14:textId="77777777" w:rsidTr="79DF85D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403908E" w14:textId="77777777" w:rsidR="0073166C" w:rsidRPr="00843F55" w:rsidRDefault="0073166C" w:rsidP="0073166C">
            <w:pPr>
              <w:spacing w:line="0" w:lineRule="atLeast"/>
              <w:rPr>
                <w:rFonts w:cs="Times New Roman"/>
                <w:color w:val="000000" w:themeColor="text1"/>
              </w:rPr>
            </w:pPr>
            <w:r w:rsidRPr="00843F55">
              <w:rPr>
                <w:rFonts w:cs="Times New Roman"/>
                <w:color w:val="000000" w:themeColor="text1"/>
              </w:rPr>
              <w:t>34</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7CD7DDD" w14:textId="223A15A3" w:rsidR="0073166C" w:rsidRPr="00843F55" w:rsidRDefault="650E163B" w:rsidP="0073166C">
            <w:pPr>
              <w:spacing w:line="0" w:lineRule="atLeast"/>
              <w:rPr>
                <w:rFonts w:cs="Times New Roman"/>
                <w:color w:val="000000" w:themeColor="text1"/>
              </w:rPr>
            </w:pPr>
            <w:r w:rsidRPr="79DF85DE">
              <w:rPr>
                <w:rFonts w:cs="Times New Roman"/>
                <w:color w:val="000000" w:themeColor="text1"/>
              </w:rPr>
              <w:t>Idaho</w:t>
            </w:r>
          </w:p>
        </w:tc>
      </w:tr>
      <w:tr w:rsidR="0073166C" w:rsidRPr="00843F55" w14:paraId="5368BB24" w14:textId="77777777" w:rsidTr="79DF85D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5DE9E2E" w14:textId="77777777" w:rsidR="0073166C" w:rsidRPr="00843F55" w:rsidRDefault="0073166C" w:rsidP="0073166C">
            <w:pPr>
              <w:spacing w:line="0" w:lineRule="atLeast"/>
              <w:rPr>
                <w:rFonts w:cs="Times New Roman"/>
                <w:color w:val="000000" w:themeColor="text1"/>
              </w:rPr>
            </w:pPr>
            <w:r w:rsidRPr="00843F55">
              <w:rPr>
                <w:rFonts w:cs="Times New Roman"/>
                <w:color w:val="000000" w:themeColor="text1"/>
              </w:rPr>
              <w:t>35</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8670647" w14:textId="2D46E058" w:rsidR="0073166C" w:rsidRPr="00843F55" w:rsidRDefault="7544142A" w:rsidP="0073166C">
            <w:pPr>
              <w:spacing w:line="0" w:lineRule="atLeast"/>
              <w:rPr>
                <w:rFonts w:cs="Times New Roman"/>
                <w:color w:val="000000" w:themeColor="text1"/>
              </w:rPr>
            </w:pPr>
            <w:r w:rsidRPr="79DF85DE">
              <w:rPr>
                <w:rFonts w:cs="Times New Roman"/>
                <w:color w:val="000000" w:themeColor="text1"/>
              </w:rPr>
              <w:t>Delaware</w:t>
            </w:r>
          </w:p>
        </w:tc>
      </w:tr>
      <w:tr w:rsidR="0073166C" w:rsidRPr="00843F55" w14:paraId="7689FFBC" w14:textId="77777777" w:rsidTr="79DF85D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3E03CC0" w14:textId="77777777" w:rsidR="0073166C" w:rsidRPr="00843F55" w:rsidRDefault="0073166C" w:rsidP="0073166C">
            <w:pPr>
              <w:spacing w:line="0" w:lineRule="atLeast"/>
              <w:rPr>
                <w:rFonts w:cs="Times New Roman"/>
                <w:color w:val="000000" w:themeColor="text1"/>
              </w:rPr>
            </w:pPr>
            <w:r w:rsidRPr="00843F55">
              <w:rPr>
                <w:rFonts w:cs="Times New Roman"/>
                <w:color w:val="000000" w:themeColor="text1"/>
              </w:rPr>
              <w:t>36</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C87886F" w14:textId="52836221" w:rsidR="0073166C" w:rsidRPr="00843F55" w:rsidRDefault="136F51D7" w:rsidP="0073166C">
            <w:pPr>
              <w:spacing w:line="0" w:lineRule="atLeast"/>
              <w:rPr>
                <w:rFonts w:cs="Times New Roman"/>
                <w:color w:val="000000" w:themeColor="text1"/>
              </w:rPr>
            </w:pPr>
            <w:r w:rsidRPr="79DF85DE">
              <w:rPr>
                <w:rFonts w:cs="Times New Roman"/>
                <w:color w:val="000000" w:themeColor="text1"/>
              </w:rPr>
              <w:t>New Mexico</w:t>
            </w:r>
            <w:r w:rsidR="00AF3BBF" w:rsidRPr="79DF85DE">
              <w:rPr>
                <w:rFonts w:cs="Times New Roman"/>
                <w:color w:val="000000" w:themeColor="text1"/>
              </w:rPr>
              <w:t xml:space="preserve"> </w:t>
            </w:r>
          </w:p>
        </w:tc>
      </w:tr>
      <w:tr w:rsidR="0073166C" w:rsidRPr="00843F55" w14:paraId="13BA14CE" w14:textId="77777777" w:rsidTr="79DF85D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724C16A" w14:textId="77777777" w:rsidR="0073166C" w:rsidRPr="00843F55" w:rsidRDefault="0073166C" w:rsidP="0073166C">
            <w:pPr>
              <w:spacing w:line="0" w:lineRule="atLeast"/>
              <w:rPr>
                <w:rFonts w:cs="Times New Roman"/>
                <w:color w:val="000000" w:themeColor="text1"/>
              </w:rPr>
            </w:pPr>
            <w:r w:rsidRPr="00843F55">
              <w:rPr>
                <w:rFonts w:cs="Times New Roman"/>
                <w:color w:val="000000" w:themeColor="text1"/>
              </w:rPr>
              <w:t>37</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81CCB8F" w14:textId="58E10BD8" w:rsidR="0073166C" w:rsidRPr="00843F55" w:rsidRDefault="063FD5C5" w:rsidP="0073166C">
            <w:pPr>
              <w:spacing w:line="0" w:lineRule="atLeast"/>
              <w:rPr>
                <w:rFonts w:cs="Times New Roman"/>
                <w:color w:val="000000" w:themeColor="text1"/>
              </w:rPr>
            </w:pPr>
            <w:r w:rsidRPr="79DF85DE">
              <w:rPr>
                <w:rFonts w:cs="Times New Roman"/>
                <w:color w:val="000000" w:themeColor="text1"/>
              </w:rPr>
              <w:t>Oregon</w:t>
            </w:r>
          </w:p>
        </w:tc>
      </w:tr>
      <w:tr w:rsidR="0073166C" w:rsidRPr="00843F55" w14:paraId="0759C377" w14:textId="77777777" w:rsidTr="79DF85D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4BCCCDE" w14:textId="77777777" w:rsidR="0073166C" w:rsidRPr="00843F55" w:rsidRDefault="0073166C" w:rsidP="0073166C">
            <w:pPr>
              <w:spacing w:line="0" w:lineRule="atLeast"/>
              <w:rPr>
                <w:rFonts w:cs="Times New Roman"/>
                <w:color w:val="000000" w:themeColor="text1"/>
              </w:rPr>
            </w:pPr>
            <w:r w:rsidRPr="00843F55">
              <w:rPr>
                <w:rFonts w:cs="Times New Roman"/>
                <w:color w:val="000000" w:themeColor="text1"/>
              </w:rPr>
              <w:t>38</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A0C5D08" w14:textId="794671DB" w:rsidR="0073166C" w:rsidRPr="00843F55" w:rsidRDefault="33235575" w:rsidP="0073166C">
            <w:pPr>
              <w:spacing w:line="0" w:lineRule="atLeast"/>
              <w:rPr>
                <w:rFonts w:cs="Times New Roman"/>
                <w:color w:val="000000" w:themeColor="text1"/>
              </w:rPr>
            </w:pPr>
            <w:r w:rsidRPr="79DF85DE">
              <w:rPr>
                <w:rFonts w:cs="Times New Roman"/>
                <w:color w:val="000000" w:themeColor="text1"/>
              </w:rPr>
              <w:t>Vermont</w:t>
            </w:r>
            <w:r w:rsidR="00AF3BBF" w:rsidRPr="79DF85DE">
              <w:rPr>
                <w:rFonts w:cs="Times New Roman"/>
                <w:color w:val="000000" w:themeColor="text1"/>
              </w:rPr>
              <w:t xml:space="preserve"> </w:t>
            </w:r>
          </w:p>
        </w:tc>
      </w:tr>
      <w:tr w:rsidR="0073166C" w:rsidRPr="00843F55" w14:paraId="259C2EDC" w14:textId="77777777" w:rsidTr="79DF85D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9AC719E" w14:textId="77777777" w:rsidR="0073166C" w:rsidRPr="00843F55" w:rsidRDefault="0073166C" w:rsidP="0073166C">
            <w:pPr>
              <w:spacing w:line="0" w:lineRule="atLeast"/>
              <w:rPr>
                <w:rFonts w:cs="Times New Roman"/>
                <w:color w:val="000000" w:themeColor="text1"/>
              </w:rPr>
            </w:pPr>
            <w:r w:rsidRPr="00843F55">
              <w:rPr>
                <w:rFonts w:cs="Times New Roman"/>
                <w:color w:val="000000" w:themeColor="text1"/>
              </w:rPr>
              <w:t>39</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78F7585" w14:textId="1E3B04A0" w:rsidR="0073166C" w:rsidRPr="00843F55" w:rsidRDefault="36092036" w:rsidP="0073166C">
            <w:pPr>
              <w:spacing w:line="0" w:lineRule="atLeast"/>
              <w:rPr>
                <w:rFonts w:cs="Times New Roman"/>
                <w:color w:val="000000" w:themeColor="text1"/>
              </w:rPr>
            </w:pPr>
            <w:r w:rsidRPr="79DF85DE">
              <w:rPr>
                <w:rFonts w:cs="Times New Roman"/>
                <w:color w:val="000000" w:themeColor="text1"/>
              </w:rPr>
              <w:t>West Virginia</w:t>
            </w:r>
          </w:p>
        </w:tc>
      </w:tr>
      <w:tr w:rsidR="0073166C" w:rsidRPr="00843F55" w14:paraId="51B7F25C" w14:textId="77777777" w:rsidTr="79DF85D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3BE6298" w14:textId="77777777" w:rsidR="0073166C" w:rsidRPr="00843F55" w:rsidRDefault="0073166C" w:rsidP="0073166C">
            <w:pPr>
              <w:spacing w:line="0" w:lineRule="atLeast"/>
              <w:rPr>
                <w:rFonts w:cs="Times New Roman"/>
                <w:color w:val="000000" w:themeColor="text1"/>
              </w:rPr>
            </w:pPr>
            <w:r w:rsidRPr="00843F55">
              <w:rPr>
                <w:rFonts w:cs="Times New Roman"/>
                <w:color w:val="000000" w:themeColor="text1"/>
              </w:rPr>
              <w:t>40</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9D955A8" w14:textId="00556B67" w:rsidR="0073166C" w:rsidRPr="00843F55" w:rsidRDefault="71DB4303" w:rsidP="0073166C">
            <w:pPr>
              <w:spacing w:line="0" w:lineRule="atLeast"/>
              <w:rPr>
                <w:rFonts w:cs="Times New Roman"/>
                <w:color w:val="000000" w:themeColor="text1"/>
              </w:rPr>
            </w:pPr>
            <w:r w:rsidRPr="79DF85DE">
              <w:rPr>
                <w:rFonts w:cs="Times New Roman"/>
                <w:color w:val="000000" w:themeColor="text1"/>
              </w:rPr>
              <w:t>Louisiana</w:t>
            </w:r>
          </w:p>
        </w:tc>
      </w:tr>
      <w:tr w:rsidR="0073166C" w:rsidRPr="00843F55" w14:paraId="7A73D757" w14:textId="77777777" w:rsidTr="79DF85D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8D99595" w14:textId="77777777" w:rsidR="0073166C" w:rsidRPr="00843F55" w:rsidRDefault="0073166C" w:rsidP="0073166C">
            <w:pPr>
              <w:spacing w:line="0" w:lineRule="atLeast"/>
              <w:rPr>
                <w:rFonts w:cs="Times New Roman"/>
                <w:color w:val="000000" w:themeColor="text1"/>
              </w:rPr>
            </w:pPr>
            <w:r w:rsidRPr="00843F55">
              <w:rPr>
                <w:rFonts w:cs="Times New Roman"/>
                <w:color w:val="000000" w:themeColor="text1"/>
              </w:rPr>
              <w:t>41</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E4C26A7" w14:textId="381B5417" w:rsidR="0073166C" w:rsidRPr="00843F55" w:rsidRDefault="4B3BCE23" w:rsidP="0073166C">
            <w:pPr>
              <w:spacing w:line="0" w:lineRule="atLeast"/>
              <w:rPr>
                <w:rFonts w:cs="Times New Roman"/>
                <w:color w:val="000000" w:themeColor="text1"/>
              </w:rPr>
            </w:pPr>
            <w:r w:rsidRPr="79DF85DE">
              <w:rPr>
                <w:rFonts w:cs="Times New Roman"/>
                <w:color w:val="000000" w:themeColor="text1"/>
              </w:rPr>
              <w:t>Pennsylvania</w:t>
            </w:r>
          </w:p>
        </w:tc>
      </w:tr>
      <w:tr w:rsidR="0073166C" w:rsidRPr="00843F55" w14:paraId="0D64D285" w14:textId="77777777" w:rsidTr="79DF85D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9191C6A" w14:textId="77777777" w:rsidR="0073166C" w:rsidRPr="00843F55" w:rsidRDefault="0073166C" w:rsidP="0073166C">
            <w:pPr>
              <w:spacing w:line="0" w:lineRule="atLeast"/>
              <w:rPr>
                <w:rFonts w:cs="Times New Roman"/>
                <w:color w:val="000000" w:themeColor="text1"/>
              </w:rPr>
            </w:pPr>
            <w:r w:rsidRPr="00843F55">
              <w:rPr>
                <w:rFonts w:cs="Times New Roman"/>
                <w:color w:val="000000" w:themeColor="text1"/>
              </w:rPr>
              <w:t>42</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363F96E" w14:textId="6456ED2F" w:rsidR="0073166C" w:rsidRPr="00843F55" w:rsidRDefault="60C823A3" w:rsidP="0073166C">
            <w:pPr>
              <w:spacing w:line="0" w:lineRule="atLeast"/>
              <w:rPr>
                <w:rFonts w:cs="Times New Roman"/>
                <w:color w:val="000000" w:themeColor="text1"/>
              </w:rPr>
            </w:pPr>
            <w:r w:rsidRPr="79DF85DE">
              <w:rPr>
                <w:rFonts w:cs="Times New Roman"/>
                <w:color w:val="000000" w:themeColor="text1"/>
              </w:rPr>
              <w:t>Rhode Island</w:t>
            </w:r>
          </w:p>
        </w:tc>
      </w:tr>
      <w:tr w:rsidR="0073166C" w:rsidRPr="00843F55" w14:paraId="6E409E7D" w14:textId="77777777" w:rsidTr="79DF85D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FECFED2" w14:textId="77777777" w:rsidR="0073166C" w:rsidRPr="00843F55" w:rsidRDefault="0073166C" w:rsidP="0073166C">
            <w:pPr>
              <w:spacing w:line="0" w:lineRule="atLeast"/>
              <w:rPr>
                <w:rFonts w:cs="Times New Roman"/>
                <w:color w:val="000000" w:themeColor="text1"/>
              </w:rPr>
            </w:pPr>
            <w:r w:rsidRPr="00843F55">
              <w:rPr>
                <w:rFonts w:cs="Times New Roman"/>
                <w:color w:val="000000" w:themeColor="text1"/>
              </w:rPr>
              <w:t>43</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1F8BB91" w14:textId="1E022667" w:rsidR="0073166C" w:rsidRPr="00843F55" w:rsidRDefault="0380FC78" w:rsidP="0073166C">
            <w:pPr>
              <w:spacing w:line="0" w:lineRule="atLeast"/>
              <w:rPr>
                <w:rFonts w:cs="Times New Roman"/>
                <w:color w:val="000000" w:themeColor="text1"/>
              </w:rPr>
            </w:pPr>
            <w:r w:rsidRPr="79DF85DE">
              <w:rPr>
                <w:rFonts w:cs="Times New Roman"/>
                <w:color w:val="000000" w:themeColor="text1"/>
              </w:rPr>
              <w:t>Colorado</w:t>
            </w:r>
          </w:p>
        </w:tc>
      </w:tr>
      <w:tr w:rsidR="0073166C" w:rsidRPr="00843F55" w14:paraId="0B94FFF0" w14:textId="77777777" w:rsidTr="79DF85D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00D0225" w14:textId="77777777" w:rsidR="0073166C" w:rsidRPr="00843F55" w:rsidRDefault="0073166C" w:rsidP="0073166C">
            <w:pPr>
              <w:spacing w:line="0" w:lineRule="atLeast"/>
              <w:rPr>
                <w:rFonts w:cs="Times New Roman"/>
                <w:color w:val="000000" w:themeColor="text1"/>
              </w:rPr>
            </w:pPr>
            <w:r w:rsidRPr="00843F55">
              <w:rPr>
                <w:rFonts w:cs="Times New Roman"/>
                <w:color w:val="000000" w:themeColor="text1"/>
              </w:rPr>
              <w:t>44</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E180C19" w14:textId="37168AB8" w:rsidR="0073166C" w:rsidRPr="00843F55" w:rsidRDefault="6BF8DEC1" w:rsidP="0073166C">
            <w:pPr>
              <w:spacing w:line="0" w:lineRule="atLeast"/>
              <w:rPr>
                <w:rFonts w:cs="Times New Roman"/>
                <w:color w:val="000000" w:themeColor="text1"/>
              </w:rPr>
            </w:pPr>
            <w:r w:rsidRPr="79DF85DE">
              <w:rPr>
                <w:rFonts w:cs="Times New Roman"/>
                <w:color w:val="000000" w:themeColor="text1"/>
              </w:rPr>
              <w:t>New Jersey</w:t>
            </w:r>
          </w:p>
        </w:tc>
      </w:tr>
      <w:tr w:rsidR="0073166C" w:rsidRPr="00843F55" w14:paraId="42C47204" w14:textId="77777777" w:rsidTr="79DF85D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E2B6065" w14:textId="77777777" w:rsidR="0073166C" w:rsidRPr="00843F55" w:rsidRDefault="0073166C" w:rsidP="0073166C">
            <w:pPr>
              <w:spacing w:line="0" w:lineRule="atLeast"/>
              <w:rPr>
                <w:rFonts w:cs="Times New Roman"/>
                <w:color w:val="000000" w:themeColor="text1"/>
              </w:rPr>
            </w:pPr>
            <w:r w:rsidRPr="00843F55">
              <w:rPr>
                <w:rFonts w:cs="Times New Roman"/>
                <w:color w:val="000000" w:themeColor="text1"/>
              </w:rPr>
              <w:t>45</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11DE41A" w14:textId="1D558248" w:rsidR="0073166C" w:rsidRPr="00843F55" w:rsidRDefault="20A21369" w:rsidP="0073166C">
            <w:pPr>
              <w:spacing w:line="0" w:lineRule="atLeast"/>
              <w:rPr>
                <w:rFonts w:cs="Times New Roman"/>
                <w:color w:val="000000" w:themeColor="text1"/>
              </w:rPr>
            </w:pPr>
            <w:r w:rsidRPr="79DF85DE">
              <w:rPr>
                <w:rFonts w:cs="Times New Roman"/>
                <w:color w:val="000000" w:themeColor="text1"/>
              </w:rPr>
              <w:t>Oklahoma</w:t>
            </w:r>
          </w:p>
        </w:tc>
      </w:tr>
      <w:tr w:rsidR="0073166C" w:rsidRPr="00843F55" w14:paraId="4FE509FF" w14:textId="77777777" w:rsidTr="79DF85D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556E29E" w14:textId="77777777" w:rsidR="0073166C" w:rsidRPr="00843F55" w:rsidRDefault="0073166C" w:rsidP="0073166C">
            <w:pPr>
              <w:spacing w:line="0" w:lineRule="atLeast"/>
              <w:rPr>
                <w:rFonts w:cs="Times New Roman"/>
                <w:color w:val="000000" w:themeColor="text1"/>
              </w:rPr>
            </w:pPr>
            <w:r w:rsidRPr="00843F55">
              <w:rPr>
                <w:rFonts w:cs="Times New Roman"/>
                <w:color w:val="000000" w:themeColor="text1"/>
              </w:rPr>
              <w:t>46</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1406EBC" w14:textId="0304038B" w:rsidR="0073166C" w:rsidRPr="00843F55" w:rsidRDefault="4B4B515A" w:rsidP="0073166C">
            <w:pPr>
              <w:spacing w:line="0" w:lineRule="atLeast"/>
              <w:rPr>
                <w:rFonts w:cs="Times New Roman"/>
                <w:color w:val="000000" w:themeColor="text1"/>
              </w:rPr>
            </w:pPr>
            <w:r w:rsidRPr="79DF85DE">
              <w:rPr>
                <w:rFonts w:cs="Times New Roman"/>
                <w:color w:val="000000" w:themeColor="text1"/>
              </w:rPr>
              <w:t>Washington</w:t>
            </w:r>
          </w:p>
        </w:tc>
      </w:tr>
      <w:tr w:rsidR="0073166C" w:rsidRPr="00843F55" w14:paraId="21A075CC" w14:textId="77777777" w:rsidTr="79DF85D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0BD6477" w14:textId="77777777" w:rsidR="0073166C" w:rsidRPr="00843F55" w:rsidRDefault="0073166C" w:rsidP="0073166C">
            <w:pPr>
              <w:spacing w:line="0" w:lineRule="atLeast"/>
              <w:rPr>
                <w:rFonts w:cs="Times New Roman"/>
                <w:color w:val="000000" w:themeColor="text1"/>
              </w:rPr>
            </w:pPr>
            <w:r w:rsidRPr="00843F55">
              <w:rPr>
                <w:rFonts w:cs="Times New Roman"/>
                <w:color w:val="000000" w:themeColor="text1"/>
              </w:rPr>
              <w:t>47</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CC3E121" w14:textId="3AFCBB07" w:rsidR="0073166C" w:rsidRPr="00843F55" w:rsidRDefault="0079379F" w:rsidP="0073166C">
            <w:pPr>
              <w:spacing w:line="0" w:lineRule="atLeast"/>
              <w:rPr>
                <w:rFonts w:cs="Times New Roman"/>
                <w:color w:val="000000" w:themeColor="text1"/>
              </w:rPr>
            </w:pPr>
            <w:r w:rsidRPr="1AF91A83">
              <w:rPr>
                <w:rFonts w:cs="Times New Roman"/>
                <w:color w:val="000000" w:themeColor="text1"/>
              </w:rPr>
              <w:t xml:space="preserve">California </w:t>
            </w:r>
          </w:p>
        </w:tc>
      </w:tr>
      <w:tr w:rsidR="0073166C" w:rsidRPr="00843F55" w14:paraId="5A39F43D" w14:textId="77777777" w:rsidTr="79DF85D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3D3DF8A" w14:textId="77777777" w:rsidR="0073166C" w:rsidRPr="00843F55" w:rsidRDefault="0073166C" w:rsidP="0073166C">
            <w:pPr>
              <w:spacing w:line="0" w:lineRule="atLeast"/>
              <w:rPr>
                <w:rFonts w:cs="Times New Roman"/>
                <w:color w:val="000000" w:themeColor="text1"/>
              </w:rPr>
            </w:pPr>
            <w:r w:rsidRPr="00843F55">
              <w:rPr>
                <w:rFonts w:cs="Times New Roman"/>
                <w:color w:val="000000" w:themeColor="text1"/>
              </w:rPr>
              <w:t>48</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2336F1A" w14:textId="4C057EDE" w:rsidR="0073166C" w:rsidRPr="00843F55" w:rsidRDefault="750771A8" w:rsidP="0073166C">
            <w:pPr>
              <w:spacing w:line="0" w:lineRule="atLeast"/>
              <w:rPr>
                <w:rFonts w:cs="Times New Roman"/>
                <w:color w:val="000000" w:themeColor="text1"/>
              </w:rPr>
            </w:pPr>
            <w:r w:rsidRPr="79DF85DE">
              <w:rPr>
                <w:rFonts w:cs="Times New Roman"/>
                <w:color w:val="000000" w:themeColor="text1"/>
              </w:rPr>
              <w:t>Hawaii</w:t>
            </w:r>
          </w:p>
        </w:tc>
      </w:tr>
      <w:tr w:rsidR="0073166C" w:rsidRPr="00843F55" w14:paraId="4B39FDB7" w14:textId="77777777" w:rsidTr="79DF85D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C5BA00C" w14:textId="77777777" w:rsidR="0073166C" w:rsidRPr="00843F55" w:rsidRDefault="0073166C" w:rsidP="0073166C">
            <w:pPr>
              <w:spacing w:line="0" w:lineRule="atLeast"/>
              <w:rPr>
                <w:rFonts w:cs="Times New Roman"/>
                <w:color w:val="000000" w:themeColor="text1"/>
              </w:rPr>
            </w:pPr>
            <w:r w:rsidRPr="00843F55">
              <w:rPr>
                <w:rFonts w:cs="Times New Roman"/>
                <w:color w:val="000000" w:themeColor="text1"/>
              </w:rPr>
              <w:t>49</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217EF08" w14:textId="08779032" w:rsidR="0073166C" w:rsidRPr="00843F55" w:rsidRDefault="1AF91A83" w:rsidP="0073166C">
            <w:pPr>
              <w:spacing w:line="0" w:lineRule="atLeast"/>
              <w:rPr>
                <w:rFonts w:cs="Times New Roman"/>
                <w:color w:val="000000" w:themeColor="text1"/>
              </w:rPr>
            </w:pPr>
            <w:r w:rsidRPr="79DF85DE">
              <w:rPr>
                <w:rFonts w:cs="Times New Roman"/>
                <w:color w:val="000000" w:themeColor="text1"/>
              </w:rPr>
              <w:t xml:space="preserve">New </w:t>
            </w:r>
            <w:r w:rsidR="7FE10CBB" w:rsidRPr="79DF85DE">
              <w:rPr>
                <w:rFonts w:cs="Times New Roman"/>
                <w:color w:val="000000" w:themeColor="text1"/>
              </w:rPr>
              <w:t>York</w:t>
            </w:r>
          </w:p>
        </w:tc>
      </w:tr>
      <w:tr w:rsidR="0073166C" w:rsidRPr="00843F55" w14:paraId="0AC62371" w14:textId="77777777" w:rsidTr="79DF85D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AC74055" w14:textId="77777777" w:rsidR="0073166C" w:rsidRPr="00843F55" w:rsidRDefault="0073166C" w:rsidP="0073166C">
            <w:pPr>
              <w:spacing w:line="0" w:lineRule="atLeast"/>
              <w:rPr>
                <w:rFonts w:cs="Times New Roman"/>
                <w:color w:val="000000" w:themeColor="text1"/>
              </w:rPr>
            </w:pPr>
            <w:r w:rsidRPr="00843F55">
              <w:rPr>
                <w:rFonts w:cs="Times New Roman"/>
                <w:color w:val="000000" w:themeColor="text1"/>
              </w:rPr>
              <w:t>50</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8FBB11B" w14:textId="3F0C194D" w:rsidR="0073166C" w:rsidRPr="00843F55" w:rsidRDefault="1AF91A83" w:rsidP="0073166C">
            <w:pPr>
              <w:spacing w:line="0" w:lineRule="atLeast"/>
              <w:rPr>
                <w:rFonts w:cs="Times New Roman"/>
                <w:color w:val="000000" w:themeColor="text1"/>
              </w:rPr>
            </w:pPr>
            <w:r w:rsidRPr="1AF91A83">
              <w:rPr>
                <w:rFonts w:cs="Times New Roman"/>
                <w:color w:val="000000" w:themeColor="text1"/>
              </w:rPr>
              <w:t>Alaska</w:t>
            </w:r>
          </w:p>
        </w:tc>
      </w:tr>
    </w:tbl>
    <w:p w14:paraId="6E4A563A" w14:textId="77777777" w:rsidR="00662D20" w:rsidRPr="00843F55" w:rsidRDefault="00662D20" w:rsidP="00662D20">
      <w:pPr>
        <w:rPr>
          <w:rFonts w:eastAsia="Times New Roman" w:cs="Times New Roman"/>
          <w:color w:val="FF0000"/>
        </w:rPr>
      </w:pPr>
    </w:p>
    <w:p w14:paraId="34DAE768" w14:textId="7E6E6D7A" w:rsidR="00662D20" w:rsidRPr="00843F55" w:rsidRDefault="00662D20" w:rsidP="00662D20">
      <w:pPr>
        <w:rPr>
          <w:rFonts w:cs="Times New Roman"/>
          <w:color w:val="000000" w:themeColor="text1"/>
        </w:rPr>
      </w:pPr>
      <w:r w:rsidRPr="00843F55">
        <w:rPr>
          <w:rFonts w:cs="Times New Roman"/>
          <w:color w:val="000000" w:themeColor="text1"/>
        </w:rPr>
        <w:t>Table 2: Overall Highway Rankings in Alphabetical Order, 20</w:t>
      </w:r>
      <w:r w:rsidR="0079379F">
        <w:rPr>
          <w:rFonts w:cs="Times New Roman"/>
          <w:color w:val="000000" w:themeColor="text1"/>
        </w:rPr>
        <w:t>20</w:t>
      </w:r>
    </w:p>
    <w:tbl>
      <w:tblPr>
        <w:tblW w:w="0" w:type="auto"/>
        <w:tblCellMar>
          <w:top w:w="15" w:type="dxa"/>
          <w:left w:w="15" w:type="dxa"/>
          <w:bottom w:w="15" w:type="dxa"/>
          <w:right w:w="15" w:type="dxa"/>
        </w:tblCellMar>
        <w:tblLook w:val="04A0" w:firstRow="1" w:lastRow="0" w:firstColumn="1" w:lastColumn="0" w:noHBand="0" w:noVBand="1"/>
      </w:tblPr>
      <w:tblGrid>
        <w:gridCol w:w="1869"/>
        <w:gridCol w:w="1011"/>
      </w:tblGrid>
      <w:tr w:rsidR="00662D20" w:rsidRPr="00843F55" w14:paraId="6A548675" w14:textId="77777777" w:rsidTr="79DF85D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CEC4FD5" w14:textId="77777777" w:rsidR="00662D20" w:rsidRPr="00843F55" w:rsidRDefault="00662D20" w:rsidP="00662D20">
            <w:pPr>
              <w:spacing w:line="0" w:lineRule="atLeast"/>
              <w:rPr>
                <w:rFonts w:cs="Times New Roman"/>
                <w:color w:val="000000" w:themeColor="text1"/>
              </w:rPr>
            </w:pPr>
            <w:r w:rsidRPr="00843F55">
              <w:rPr>
                <w:rFonts w:cs="Times New Roman"/>
                <w:color w:val="000000" w:themeColor="text1"/>
              </w:rPr>
              <w:t>State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0BF6A0F" w14:textId="77777777" w:rsidR="00662D20" w:rsidRPr="00843F55" w:rsidRDefault="00662D20" w:rsidP="00662D20">
            <w:pPr>
              <w:spacing w:line="0" w:lineRule="atLeast"/>
              <w:rPr>
                <w:rFonts w:cs="Times New Roman"/>
                <w:color w:val="000000" w:themeColor="text1"/>
              </w:rPr>
            </w:pPr>
            <w:r w:rsidRPr="00843F55">
              <w:rPr>
                <w:rFonts w:cs="Times New Roman"/>
                <w:color w:val="000000" w:themeColor="text1"/>
              </w:rPr>
              <w:t>Overall </w:t>
            </w:r>
          </w:p>
        </w:tc>
      </w:tr>
      <w:tr w:rsidR="00662D20" w:rsidRPr="00843F55" w14:paraId="6444FBAD" w14:textId="77777777" w:rsidTr="79DF85D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7B71B82" w14:textId="77777777" w:rsidR="00662D20" w:rsidRPr="00843F55" w:rsidRDefault="00662D20" w:rsidP="00662D20">
            <w:pPr>
              <w:spacing w:line="0" w:lineRule="atLeast"/>
              <w:rPr>
                <w:rFonts w:cs="Times New Roman"/>
                <w:color w:val="000000" w:themeColor="text1"/>
              </w:rPr>
            </w:pPr>
            <w:r w:rsidRPr="00843F55">
              <w:rPr>
                <w:rFonts w:cs="Times New Roman"/>
                <w:color w:val="000000" w:themeColor="text1"/>
              </w:rPr>
              <w:lastRenderedPageBreak/>
              <w:t>Alabama</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6A71E5F" w14:textId="00F39077" w:rsidR="00662D20" w:rsidRPr="00843F55" w:rsidRDefault="7844AC77" w:rsidP="00662D20">
            <w:pPr>
              <w:spacing w:line="0" w:lineRule="atLeast"/>
              <w:rPr>
                <w:rFonts w:cs="Times New Roman"/>
                <w:color w:val="000000" w:themeColor="text1"/>
              </w:rPr>
            </w:pPr>
            <w:r w:rsidRPr="79DF85DE">
              <w:rPr>
                <w:rFonts w:cs="Times New Roman"/>
                <w:color w:val="000000" w:themeColor="text1"/>
              </w:rPr>
              <w:t>15</w:t>
            </w:r>
          </w:p>
        </w:tc>
      </w:tr>
      <w:tr w:rsidR="00662D20" w:rsidRPr="00843F55" w14:paraId="492BA788" w14:textId="77777777" w:rsidTr="79DF85D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577FB88" w14:textId="77777777" w:rsidR="00662D20" w:rsidRPr="00843F55" w:rsidRDefault="00662D20" w:rsidP="00662D20">
            <w:pPr>
              <w:spacing w:line="0" w:lineRule="atLeast"/>
              <w:rPr>
                <w:rFonts w:cs="Times New Roman"/>
                <w:color w:val="000000" w:themeColor="text1"/>
              </w:rPr>
            </w:pPr>
            <w:r w:rsidRPr="00843F55">
              <w:rPr>
                <w:rFonts w:cs="Times New Roman"/>
                <w:color w:val="000000" w:themeColor="text1"/>
              </w:rPr>
              <w:t>Alaska</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6F96886" w14:textId="052F83FD" w:rsidR="00662D20" w:rsidRPr="00843F55" w:rsidRDefault="1AF91A83" w:rsidP="00662D20">
            <w:pPr>
              <w:spacing w:line="0" w:lineRule="atLeast"/>
              <w:rPr>
                <w:rFonts w:cs="Times New Roman"/>
                <w:color w:val="000000" w:themeColor="text1"/>
              </w:rPr>
            </w:pPr>
            <w:r w:rsidRPr="1AF91A83">
              <w:rPr>
                <w:rFonts w:cs="Times New Roman"/>
                <w:color w:val="000000" w:themeColor="text1"/>
              </w:rPr>
              <w:t>50</w:t>
            </w:r>
          </w:p>
        </w:tc>
      </w:tr>
      <w:tr w:rsidR="00662D20" w:rsidRPr="00843F55" w14:paraId="02A00BA6" w14:textId="77777777" w:rsidTr="79DF85D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AC6F7DB" w14:textId="77777777" w:rsidR="00662D20" w:rsidRPr="00843F55" w:rsidRDefault="00662D20" w:rsidP="00662D20">
            <w:pPr>
              <w:spacing w:line="0" w:lineRule="atLeast"/>
              <w:rPr>
                <w:rFonts w:cs="Times New Roman"/>
                <w:color w:val="000000" w:themeColor="text1"/>
              </w:rPr>
            </w:pPr>
            <w:r w:rsidRPr="00843F55">
              <w:rPr>
                <w:rFonts w:cs="Times New Roman"/>
                <w:color w:val="000000" w:themeColor="text1"/>
              </w:rPr>
              <w:t>Arizona</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E1F522B" w14:textId="3B7C9056" w:rsidR="00662D20" w:rsidRPr="00843F55" w:rsidRDefault="6F250D66" w:rsidP="00662D20">
            <w:pPr>
              <w:spacing w:line="0" w:lineRule="atLeast"/>
              <w:rPr>
                <w:rFonts w:cs="Times New Roman"/>
                <w:color w:val="000000" w:themeColor="text1"/>
              </w:rPr>
            </w:pPr>
            <w:r w:rsidRPr="79DF85DE">
              <w:rPr>
                <w:rFonts w:cs="Times New Roman"/>
                <w:color w:val="000000" w:themeColor="text1"/>
              </w:rPr>
              <w:t>30</w:t>
            </w:r>
          </w:p>
        </w:tc>
      </w:tr>
      <w:tr w:rsidR="00662D20" w:rsidRPr="00843F55" w14:paraId="7C46E358" w14:textId="77777777" w:rsidTr="79DF85D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0EB927B" w14:textId="77777777" w:rsidR="00662D20" w:rsidRPr="00843F55" w:rsidRDefault="00662D20" w:rsidP="00662D20">
            <w:pPr>
              <w:spacing w:line="0" w:lineRule="atLeast"/>
              <w:rPr>
                <w:rFonts w:cs="Times New Roman"/>
                <w:color w:val="000000" w:themeColor="text1"/>
              </w:rPr>
            </w:pPr>
            <w:r w:rsidRPr="00843F55">
              <w:rPr>
                <w:rFonts w:cs="Times New Roman"/>
                <w:color w:val="000000" w:themeColor="text1"/>
              </w:rPr>
              <w:t>Arkansas</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85F54D8" w14:textId="0B6DFA71" w:rsidR="00662D20" w:rsidRPr="00843F55" w:rsidRDefault="7E16048F" w:rsidP="00662D20">
            <w:pPr>
              <w:spacing w:line="0" w:lineRule="atLeast"/>
              <w:rPr>
                <w:rFonts w:cs="Times New Roman"/>
                <w:color w:val="000000" w:themeColor="text1"/>
              </w:rPr>
            </w:pPr>
            <w:r w:rsidRPr="79DF85DE">
              <w:rPr>
                <w:rFonts w:cs="Times New Roman"/>
                <w:color w:val="000000" w:themeColor="text1"/>
              </w:rPr>
              <w:t>1</w:t>
            </w:r>
            <w:r w:rsidR="5F20060E" w:rsidRPr="79DF85DE">
              <w:rPr>
                <w:rFonts w:cs="Times New Roman"/>
                <w:color w:val="000000" w:themeColor="text1"/>
              </w:rPr>
              <w:t>3</w:t>
            </w:r>
          </w:p>
        </w:tc>
      </w:tr>
      <w:tr w:rsidR="00662D20" w:rsidRPr="00843F55" w14:paraId="261BBAA8" w14:textId="77777777" w:rsidTr="79DF85D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68C90FE" w14:textId="77777777" w:rsidR="00662D20" w:rsidRPr="00843F55" w:rsidRDefault="00662D20" w:rsidP="00662D20">
            <w:pPr>
              <w:spacing w:line="0" w:lineRule="atLeast"/>
              <w:rPr>
                <w:rFonts w:cs="Times New Roman"/>
                <w:color w:val="000000" w:themeColor="text1"/>
              </w:rPr>
            </w:pPr>
            <w:r w:rsidRPr="00843F55">
              <w:rPr>
                <w:rFonts w:cs="Times New Roman"/>
                <w:color w:val="000000" w:themeColor="text1"/>
              </w:rPr>
              <w:t>California</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9A33B04" w14:textId="26F8F552" w:rsidR="00662D20" w:rsidRPr="00843F55" w:rsidRDefault="00662D20" w:rsidP="00662D20">
            <w:pPr>
              <w:spacing w:line="0" w:lineRule="atLeast"/>
              <w:rPr>
                <w:rFonts w:cs="Times New Roman"/>
                <w:color w:val="000000" w:themeColor="text1"/>
              </w:rPr>
            </w:pPr>
            <w:r w:rsidRPr="1AF91A83">
              <w:rPr>
                <w:rFonts w:cs="Times New Roman"/>
                <w:color w:val="000000" w:themeColor="text1"/>
              </w:rPr>
              <w:t>47</w:t>
            </w:r>
          </w:p>
        </w:tc>
      </w:tr>
      <w:tr w:rsidR="00662D20" w:rsidRPr="00843F55" w14:paraId="14A283CE" w14:textId="77777777" w:rsidTr="79DF85D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0D48D56" w14:textId="77777777" w:rsidR="00662D20" w:rsidRPr="00843F55" w:rsidRDefault="00662D20" w:rsidP="00662D20">
            <w:pPr>
              <w:spacing w:line="0" w:lineRule="atLeast"/>
              <w:rPr>
                <w:rFonts w:cs="Times New Roman"/>
                <w:color w:val="000000" w:themeColor="text1"/>
              </w:rPr>
            </w:pPr>
            <w:r w:rsidRPr="00843F55">
              <w:rPr>
                <w:rFonts w:cs="Times New Roman"/>
                <w:color w:val="000000" w:themeColor="text1"/>
              </w:rPr>
              <w:t>Colorado</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53EC89A" w14:textId="00BBC48D" w:rsidR="00662D20" w:rsidRPr="00843F55" w:rsidRDefault="0079379F" w:rsidP="00662D20">
            <w:pPr>
              <w:spacing w:line="0" w:lineRule="atLeast"/>
              <w:rPr>
                <w:rFonts w:cs="Times New Roman"/>
                <w:color w:val="000000" w:themeColor="text1"/>
              </w:rPr>
            </w:pPr>
            <w:r w:rsidRPr="79DF85DE">
              <w:rPr>
                <w:rFonts w:cs="Times New Roman"/>
                <w:color w:val="000000" w:themeColor="text1"/>
              </w:rPr>
              <w:t>4</w:t>
            </w:r>
            <w:r w:rsidR="3805D5B9" w:rsidRPr="79DF85DE">
              <w:rPr>
                <w:rFonts w:cs="Times New Roman"/>
                <w:color w:val="000000" w:themeColor="text1"/>
              </w:rPr>
              <w:t>3</w:t>
            </w:r>
          </w:p>
        </w:tc>
      </w:tr>
      <w:tr w:rsidR="00662D20" w:rsidRPr="00843F55" w14:paraId="0B7EFFDE" w14:textId="77777777" w:rsidTr="79DF85D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9A730BB" w14:textId="77777777" w:rsidR="00662D20" w:rsidRPr="00843F55" w:rsidRDefault="00662D20" w:rsidP="00662D20">
            <w:pPr>
              <w:spacing w:line="0" w:lineRule="atLeast"/>
              <w:rPr>
                <w:rFonts w:cs="Times New Roman"/>
                <w:color w:val="000000" w:themeColor="text1"/>
              </w:rPr>
            </w:pPr>
            <w:r w:rsidRPr="00843F55">
              <w:rPr>
                <w:rFonts w:cs="Times New Roman"/>
                <w:color w:val="000000" w:themeColor="text1"/>
              </w:rPr>
              <w:t>Connecticut</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E0546EE" w14:textId="5D2869DD" w:rsidR="00662D20" w:rsidRPr="00843F55" w:rsidRDefault="6ADB4237" w:rsidP="00662D20">
            <w:pPr>
              <w:spacing w:line="0" w:lineRule="atLeast"/>
              <w:rPr>
                <w:rFonts w:cs="Times New Roman"/>
                <w:color w:val="000000" w:themeColor="text1"/>
              </w:rPr>
            </w:pPr>
            <w:r w:rsidRPr="79DF85DE">
              <w:rPr>
                <w:rFonts w:cs="Times New Roman"/>
                <w:color w:val="000000" w:themeColor="text1"/>
              </w:rPr>
              <w:t>5</w:t>
            </w:r>
          </w:p>
        </w:tc>
      </w:tr>
      <w:tr w:rsidR="00662D20" w:rsidRPr="00843F55" w14:paraId="635FD3CE" w14:textId="77777777" w:rsidTr="79DF85D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22A8E3D" w14:textId="77777777" w:rsidR="00662D20" w:rsidRPr="00843F55" w:rsidRDefault="00662D20" w:rsidP="00662D20">
            <w:pPr>
              <w:spacing w:line="0" w:lineRule="atLeast"/>
              <w:rPr>
                <w:rFonts w:cs="Times New Roman"/>
                <w:color w:val="000000" w:themeColor="text1"/>
              </w:rPr>
            </w:pPr>
            <w:r w:rsidRPr="00843F55">
              <w:rPr>
                <w:rFonts w:cs="Times New Roman"/>
                <w:color w:val="000000" w:themeColor="text1"/>
              </w:rPr>
              <w:t>Delaware</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59F828A" w14:textId="47EB227A" w:rsidR="00662D20" w:rsidRPr="00843F55" w:rsidRDefault="1AF91A83" w:rsidP="00662D20">
            <w:pPr>
              <w:spacing w:line="0" w:lineRule="atLeast"/>
              <w:rPr>
                <w:rFonts w:cs="Times New Roman"/>
                <w:color w:val="000000" w:themeColor="text1"/>
              </w:rPr>
            </w:pPr>
            <w:r w:rsidRPr="79DF85DE">
              <w:rPr>
                <w:rFonts w:cs="Times New Roman"/>
                <w:color w:val="000000" w:themeColor="text1"/>
              </w:rPr>
              <w:t>3</w:t>
            </w:r>
            <w:r w:rsidR="02D1DD24" w:rsidRPr="79DF85DE">
              <w:rPr>
                <w:rFonts w:cs="Times New Roman"/>
                <w:color w:val="000000" w:themeColor="text1"/>
              </w:rPr>
              <w:t>5</w:t>
            </w:r>
          </w:p>
        </w:tc>
      </w:tr>
      <w:tr w:rsidR="00662D20" w:rsidRPr="00843F55" w14:paraId="33C41DCC" w14:textId="77777777" w:rsidTr="79DF85D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E4D6059" w14:textId="77777777" w:rsidR="00662D20" w:rsidRPr="00843F55" w:rsidRDefault="00662D20" w:rsidP="00662D20">
            <w:pPr>
              <w:spacing w:line="0" w:lineRule="atLeast"/>
              <w:rPr>
                <w:rFonts w:cs="Times New Roman"/>
                <w:color w:val="000000" w:themeColor="text1"/>
              </w:rPr>
            </w:pPr>
            <w:r w:rsidRPr="00843F55">
              <w:rPr>
                <w:rFonts w:cs="Times New Roman"/>
                <w:color w:val="000000" w:themeColor="text1"/>
              </w:rPr>
              <w:t>Florida</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976205B" w14:textId="0B50AA93" w:rsidR="00662D20" w:rsidRPr="00843F55" w:rsidRDefault="16D3341A" w:rsidP="00662D20">
            <w:pPr>
              <w:spacing w:line="0" w:lineRule="atLeast"/>
              <w:rPr>
                <w:rFonts w:cs="Times New Roman"/>
                <w:color w:val="000000" w:themeColor="text1"/>
              </w:rPr>
            </w:pPr>
            <w:r w:rsidRPr="79DF85DE">
              <w:rPr>
                <w:rFonts w:cs="Times New Roman"/>
                <w:color w:val="000000" w:themeColor="text1"/>
              </w:rPr>
              <w:t>8</w:t>
            </w:r>
          </w:p>
        </w:tc>
      </w:tr>
      <w:tr w:rsidR="00662D20" w:rsidRPr="00843F55" w14:paraId="50BB3E86" w14:textId="77777777" w:rsidTr="79DF85D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5B7F3AE" w14:textId="77777777" w:rsidR="00662D20" w:rsidRPr="00843F55" w:rsidRDefault="00662D20" w:rsidP="00662D20">
            <w:pPr>
              <w:spacing w:line="0" w:lineRule="atLeast"/>
              <w:rPr>
                <w:rFonts w:cs="Times New Roman"/>
                <w:color w:val="000000" w:themeColor="text1"/>
              </w:rPr>
            </w:pPr>
            <w:r w:rsidRPr="00843F55">
              <w:rPr>
                <w:rFonts w:cs="Times New Roman"/>
                <w:color w:val="000000" w:themeColor="text1"/>
              </w:rPr>
              <w:t>Georgia</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D0C0225" w14:textId="5A6CA3B1" w:rsidR="00662D20" w:rsidRPr="00843F55" w:rsidRDefault="047C9AF4" w:rsidP="00662D20">
            <w:pPr>
              <w:spacing w:line="0" w:lineRule="atLeast"/>
              <w:rPr>
                <w:rFonts w:cs="Times New Roman"/>
                <w:color w:val="000000" w:themeColor="text1"/>
              </w:rPr>
            </w:pPr>
            <w:r w:rsidRPr="79DF85DE">
              <w:rPr>
                <w:rFonts w:cs="Times New Roman"/>
                <w:color w:val="000000" w:themeColor="text1"/>
              </w:rPr>
              <w:t>4</w:t>
            </w:r>
          </w:p>
        </w:tc>
      </w:tr>
      <w:tr w:rsidR="00662D20" w:rsidRPr="00843F55" w14:paraId="21EBBC90" w14:textId="77777777" w:rsidTr="79DF85D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A5A88E6" w14:textId="77777777" w:rsidR="00662D20" w:rsidRPr="00843F55" w:rsidRDefault="00662D20" w:rsidP="00662D20">
            <w:pPr>
              <w:spacing w:line="0" w:lineRule="atLeast"/>
              <w:rPr>
                <w:rFonts w:cs="Times New Roman"/>
                <w:color w:val="000000" w:themeColor="text1"/>
              </w:rPr>
            </w:pPr>
            <w:r w:rsidRPr="00843F55">
              <w:rPr>
                <w:rFonts w:cs="Times New Roman"/>
                <w:color w:val="000000" w:themeColor="text1"/>
              </w:rPr>
              <w:t>Hawaii</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E42C0D0" w14:textId="60A53185" w:rsidR="00662D20" w:rsidRPr="00843F55" w:rsidRDefault="7E16048F" w:rsidP="00662D20">
            <w:pPr>
              <w:spacing w:line="0" w:lineRule="atLeast"/>
              <w:rPr>
                <w:rFonts w:cs="Times New Roman"/>
                <w:color w:val="000000" w:themeColor="text1"/>
              </w:rPr>
            </w:pPr>
            <w:r w:rsidRPr="79DF85DE">
              <w:rPr>
                <w:rFonts w:cs="Times New Roman"/>
                <w:color w:val="000000" w:themeColor="text1"/>
              </w:rPr>
              <w:t>4</w:t>
            </w:r>
            <w:r w:rsidR="0A1BE30B" w:rsidRPr="79DF85DE">
              <w:rPr>
                <w:rFonts w:cs="Times New Roman"/>
                <w:color w:val="000000" w:themeColor="text1"/>
              </w:rPr>
              <w:t>8</w:t>
            </w:r>
          </w:p>
        </w:tc>
      </w:tr>
      <w:tr w:rsidR="00662D20" w:rsidRPr="00843F55" w14:paraId="34B896C3" w14:textId="77777777" w:rsidTr="79DF85D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BADA159" w14:textId="77777777" w:rsidR="00662D20" w:rsidRPr="00843F55" w:rsidRDefault="00662D20" w:rsidP="00662D20">
            <w:pPr>
              <w:spacing w:line="0" w:lineRule="atLeast"/>
              <w:rPr>
                <w:rFonts w:cs="Times New Roman"/>
                <w:color w:val="000000" w:themeColor="text1"/>
              </w:rPr>
            </w:pPr>
            <w:r w:rsidRPr="00843F55">
              <w:rPr>
                <w:rFonts w:cs="Times New Roman"/>
                <w:color w:val="000000" w:themeColor="text1"/>
              </w:rPr>
              <w:t>Idaho</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F13C6A5" w14:textId="676BB7BE" w:rsidR="00662D20" w:rsidRPr="00843F55" w:rsidRDefault="1AF91A83" w:rsidP="00662D20">
            <w:pPr>
              <w:spacing w:line="0" w:lineRule="atLeast"/>
              <w:rPr>
                <w:rFonts w:cs="Times New Roman"/>
                <w:color w:val="000000" w:themeColor="text1"/>
              </w:rPr>
            </w:pPr>
            <w:r w:rsidRPr="79DF85DE">
              <w:rPr>
                <w:rFonts w:cs="Times New Roman"/>
                <w:color w:val="000000" w:themeColor="text1"/>
              </w:rPr>
              <w:t>3</w:t>
            </w:r>
            <w:r w:rsidR="5EB23E9F" w:rsidRPr="79DF85DE">
              <w:rPr>
                <w:rFonts w:cs="Times New Roman"/>
                <w:color w:val="000000" w:themeColor="text1"/>
              </w:rPr>
              <w:t>4</w:t>
            </w:r>
          </w:p>
        </w:tc>
      </w:tr>
      <w:tr w:rsidR="00662D20" w:rsidRPr="00843F55" w14:paraId="64C2272B" w14:textId="77777777" w:rsidTr="79DF85D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87C8332" w14:textId="77777777" w:rsidR="00662D20" w:rsidRPr="00843F55" w:rsidRDefault="00662D20" w:rsidP="00662D20">
            <w:pPr>
              <w:spacing w:line="0" w:lineRule="atLeast"/>
              <w:rPr>
                <w:rFonts w:cs="Times New Roman"/>
                <w:color w:val="000000" w:themeColor="text1"/>
              </w:rPr>
            </w:pPr>
            <w:r w:rsidRPr="00843F55">
              <w:rPr>
                <w:rFonts w:cs="Times New Roman"/>
                <w:color w:val="000000" w:themeColor="text1"/>
              </w:rPr>
              <w:t>Illinois</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BC1CC29" w14:textId="6A4904B4" w:rsidR="00662D20" w:rsidRPr="00843F55" w:rsidRDefault="1AF91A83" w:rsidP="00662D20">
            <w:pPr>
              <w:spacing w:line="0" w:lineRule="atLeast"/>
              <w:rPr>
                <w:rFonts w:cs="Times New Roman"/>
                <w:color w:val="000000" w:themeColor="text1"/>
              </w:rPr>
            </w:pPr>
            <w:r w:rsidRPr="79DF85DE">
              <w:rPr>
                <w:rFonts w:cs="Times New Roman"/>
                <w:color w:val="000000" w:themeColor="text1"/>
              </w:rPr>
              <w:t>2</w:t>
            </w:r>
            <w:r w:rsidR="0533874C" w:rsidRPr="79DF85DE">
              <w:rPr>
                <w:rFonts w:cs="Times New Roman"/>
                <w:color w:val="000000" w:themeColor="text1"/>
              </w:rPr>
              <w:t>9</w:t>
            </w:r>
          </w:p>
        </w:tc>
      </w:tr>
      <w:tr w:rsidR="00662D20" w:rsidRPr="00843F55" w14:paraId="6F4AA2EE" w14:textId="77777777" w:rsidTr="79DF85D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7659A81" w14:textId="77777777" w:rsidR="00662D20" w:rsidRPr="00843F55" w:rsidRDefault="00662D20" w:rsidP="00662D20">
            <w:pPr>
              <w:spacing w:line="0" w:lineRule="atLeast"/>
              <w:rPr>
                <w:rFonts w:cs="Times New Roman"/>
                <w:color w:val="000000" w:themeColor="text1"/>
              </w:rPr>
            </w:pPr>
            <w:r w:rsidRPr="00843F55">
              <w:rPr>
                <w:rFonts w:cs="Times New Roman"/>
                <w:color w:val="000000" w:themeColor="text1"/>
              </w:rPr>
              <w:t>Indiana</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FE50055" w14:textId="37F3BCC3" w:rsidR="00662D20" w:rsidRPr="00843F55" w:rsidRDefault="79D8E7D1" w:rsidP="00662D20">
            <w:pPr>
              <w:spacing w:line="0" w:lineRule="atLeast"/>
              <w:rPr>
                <w:rFonts w:cs="Times New Roman"/>
                <w:color w:val="000000" w:themeColor="text1"/>
              </w:rPr>
            </w:pPr>
            <w:r w:rsidRPr="79DF85DE">
              <w:rPr>
                <w:rFonts w:cs="Times New Roman"/>
                <w:color w:val="000000" w:themeColor="text1"/>
              </w:rPr>
              <w:t>23</w:t>
            </w:r>
          </w:p>
        </w:tc>
      </w:tr>
      <w:tr w:rsidR="00662D20" w:rsidRPr="00843F55" w14:paraId="3BA3DE1E" w14:textId="77777777" w:rsidTr="79DF85D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D596D70" w14:textId="77777777" w:rsidR="00662D20" w:rsidRPr="00843F55" w:rsidRDefault="00662D20" w:rsidP="00662D20">
            <w:pPr>
              <w:spacing w:line="0" w:lineRule="atLeast"/>
              <w:rPr>
                <w:rFonts w:cs="Times New Roman"/>
                <w:color w:val="000000" w:themeColor="text1"/>
              </w:rPr>
            </w:pPr>
            <w:r w:rsidRPr="00843F55">
              <w:rPr>
                <w:rFonts w:cs="Times New Roman"/>
                <w:color w:val="000000" w:themeColor="text1"/>
              </w:rPr>
              <w:t>Iowa</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AC82799" w14:textId="48C80001" w:rsidR="00662D20" w:rsidRPr="00843F55" w:rsidRDefault="237F1DE5" w:rsidP="00662D20">
            <w:pPr>
              <w:spacing w:line="0" w:lineRule="atLeast"/>
              <w:rPr>
                <w:rFonts w:cs="Times New Roman"/>
                <w:color w:val="000000" w:themeColor="text1"/>
              </w:rPr>
            </w:pPr>
            <w:r w:rsidRPr="79DF85DE">
              <w:rPr>
                <w:rFonts w:cs="Times New Roman"/>
                <w:color w:val="000000" w:themeColor="text1"/>
              </w:rPr>
              <w:t>31</w:t>
            </w:r>
          </w:p>
        </w:tc>
      </w:tr>
      <w:tr w:rsidR="00662D20" w:rsidRPr="00843F55" w14:paraId="770070C2" w14:textId="77777777" w:rsidTr="79DF85D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88CEDF5" w14:textId="77777777" w:rsidR="00662D20" w:rsidRPr="00843F55" w:rsidRDefault="00662D20" w:rsidP="00662D20">
            <w:pPr>
              <w:spacing w:line="0" w:lineRule="atLeast"/>
              <w:rPr>
                <w:rFonts w:cs="Times New Roman"/>
                <w:color w:val="000000" w:themeColor="text1"/>
              </w:rPr>
            </w:pPr>
            <w:r w:rsidRPr="00843F55">
              <w:rPr>
                <w:rFonts w:cs="Times New Roman"/>
                <w:color w:val="000000" w:themeColor="text1"/>
              </w:rPr>
              <w:t>Kansas</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191874C" w14:textId="7B7E3645" w:rsidR="00662D20" w:rsidRPr="00843F55" w:rsidRDefault="1AF91A83" w:rsidP="00662D20">
            <w:pPr>
              <w:spacing w:line="0" w:lineRule="atLeast"/>
              <w:rPr>
                <w:rFonts w:cs="Times New Roman"/>
                <w:color w:val="000000" w:themeColor="text1"/>
              </w:rPr>
            </w:pPr>
            <w:r w:rsidRPr="79DF85DE">
              <w:rPr>
                <w:rFonts w:cs="Times New Roman"/>
                <w:color w:val="000000" w:themeColor="text1"/>
              </w:rPr>
              <w:t>2</w:t>
            </w:r>
            <w:r w:rsidR="29A75E76" w:rsidRPr="79DF85DE">
              <w:rPr>
                <w:rFonts w:cs="Times New Roman"/>
                <w:color w:val="000000" w:themeColor="text1"/>
              </w:rPr>
              <w:t>2</w:t>
            </w:r>
          </w:p>
        </w:tc>
      </w:tr>
      <w:tr w:rsidR="00662D20" w:rsidRPr="00843F55" w14:paraId="593B54B2" w14:textId="77777777" w:rsidTr="79DF85D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6F2AFF2" w14:textId="77777777" w:rsidR="00662D20" w:rsidRPr="00843F55" w:rsidRDefault="00662D20" w:rsidP="00662D20">
            <w:pPr>
              <w:spacing w:line="0" w:lineRule="atLeast"/>
              <w:rPr>
                <w:rFonts w:cs="Times New Roman"/>
                <w:color w:val="000000" w:themeColor="text1"/>
              </w:rPr>
            </w:pPr>
            <w:r w:rsidRPr="00843F55">
              <w:rPr>
                <w:rFonts w:cs="Times New Roman"/>
                <w:color w:val="000000" w:themeColor="text1"/>
              </w:rPr>
              <w:t>Kentucky</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754BF4B" w14:textId="204D6F82" w:rsidR="00662D20" w:rsidRPr="00843F55" w:rsidRDefault="1AF91A83" w:rsidP="00662D20">
            <w:pPr>
              <w:spacing w:line="0" w:lineRule="atLeast"/>
              <w:rPr>
                <w:rFonts w:cs="Times New Roman"/>
                <w:color w:val="000000" w:themeColor="text1"/>
              </w:rPr>
            </w:pPr>
            <w:r w:rsidRPr="1AF91A83">
              <w:rPr>
                <w:rFonts w:cs="Times New Roman"/>
                <w:color w:val="000000" w:themeColor="text1"/>
              </w:rPr>
              <w:t>7</w:t>
            </w:r>
          </w:p>
        </w:tc>
      </w:tr>
      <w:tr w:rsidR="00662D20" w:rsidRPr="00843F55" w14:paraId="461978D9" w14:textId="77777777" w:rsidTr="79DF85D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42D1032" w14:textId="77777777" w:rsidR="00662D20" w:rsidRPr="00843F55" w:rsidRDefault="00662D20" w:rsidP="00662D20">
            <w:pPr>
              <w:spacing w:line="0" w:lineRule="atLeast"/>
              <w:rPr>
                <w:rFonts w:cs="Times New Roman"/>
                <w:color w:val="000000" w:themeColor="text1"/>
              </w:rPr>
            </w:pPr>
            <w:r w:rsidRPr="00843F55">
              <w:rPr>
                <w:rFonts w:cs="Times New Roman"/>
                <w:color w:val="000000" w:themeColor="text1"/>
              </w:rPr>
              <w:t>Louisiana</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FD33EB4" w14:textId="19A6A6A6" w:rsidR="00662D20" w:rsidRPr="00843F55" w:rsidRDefault="3071EF1B" w:rsidP="00662D20">
            <w:pPr>
              <w:spacing w:line="0" w:lineRule="atLeast"/>
              <w:rPr>
                <w:rFonts w:cs="Times New Roman"/>
                <w:color w:val="000000" w:themeColor="text1"/>
              </w:rPr>
            </w:pPr>
            <w:r w:rsidRPr="79DF85DE">
              <w:rPr>
                <w:rFonts w:cs="Times New Roman"/>
                <w:color w:val="000000" w:themeColor="text1"/>
              </w:rPr>
              <w:t>40</w:t>
            </w:r>
          </w:p>
        </w:tc>
      </w:tr>
      <w:tr w:rsidR="00662D20" w:rsidRPr="00843F55" w14:paraId="41CF4752" w14:textId="77777777" w:rsidTr="79DF85D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A3E0787" w14:textId="77777777" w:rsidR="00662D20" w:rsidRPr="00843F55" w:rsidRDefault="00662D20" w:rsidP="00662D20">
            <w:pPr>
              <w:spacing w:line="0" w:lineRule="atLeast"/>
              <w:rPr>
                <w:rFonts w:cs="Times New Roman"/>
                <w:color w:val="000000" w:themeColor="text1"/>
              </w:rPr>
            </w:pPr>
            <w:r w:rsidRPr="00843F55">
              <w:rPr>
                <w:rFonts w:cs="Times New Roman"/>
                <w:color w:val="000000" w:themeColor="text1"/>
              </w:rPr>
              <w:t>Maine</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8B3B910" w14:textId="26AB8D97" w:rsidR="00662D20" w:rsidRPr="00843F55" w:rsidRDefault="7E16048F" w:rsidP="00662D20">
            <w:pPr>
              <w:spacing w:line="0" w:lineRule="atLeast"/>
              <w:rPr>
                <w:rFonts w:cs="Times New Roman"/>
                <w:color w:val="000000" w:themeColor="text1"/>
              </w:rPr>
            </w:pPr>
            <w:r w:rsidRPr="79DF85DE">
              <w:rPr>
                <w:rFonts w:cs="Times New Roman"/>
                <w:color w:val="000000" w:themeColor="text1"/>
              </w:rPr>
              <w:t>3</w:t>
            </w:r>
            <w:r w:rsidR="0E903047" w:rsidRPr="79DF85DE">
              <w:rPr>
                <w:rFonts w:cs="Times New Roman"/>
                <w:color w:val="000000" w:themeColor="text1"/>
              </w:rPr>
              <w:t>2</w:t>
            </w:r>
          </w:p>
        </w:tc>
      </w:tr>
      <w:tr w:rsidR="00662D20" w:rsidRPr="00843F55" w14:paraId="60A87030" w14:textId="77777777" w:rsidTr="79DF85D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7EFEA95" w14:textId="77777777" w:rsidR="00662D20" w:rsidRPr="00843F55" w:rsidRDefault="00662D20" w:rsidP="00662D20">
            <w:pPr>
              <w:spacing w:line="0" w:lineRule="atLeast"/>
              <w:rPr>
                <w:rFonts w:cs="Times New Roman"/>
                <w:color w:val="000000" w:themeColor="text1"/>
              </w:rPr>
            </w:pPr>
            <w:r w:rsidRPr="00843F55">
              <w:rPr>
                <w:rFonts w:cs="Times New Roman"/>
                <w:color w:val="000000" w:themeColor="text1"/>
              </w:rPr>
              <w:t>Maryland</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A072F24" w14:textId="1A903D33" w:rsidR="00662D20" w:rsidRPr="00843F55" w:rsidRDefault="1AF91A83" w:rsidP="00662D20">
            <w:pPr>
              <w:spacing w:line="0" w:lineRule="atLeast"/>
              <w:rPr>
                <w:rFonts w:cs="Times New Roman"/>
                <w:color w:val="000000" w:themeColor="text1"/>
              </w:rPr>
            </w:pPr>
            <w:r w:rsidRPr="79DF85DE">
              <w:rPr>
                <w:rFonts w:cs="Times New Roman"/>
                <w:color w:val="000000" w:themeColor="text1"/>
              </w:rPr>
              <w:t>2</w:t>
            </w:r>
            <w:r w:rsidR="20B0C099" w:rsidRPr="79DF85DE">
              <w:rPr>
                <w:rFonts w:cs="Times New Roman"/>
                <w:color w:val="000000" w:themeColor="text1"/>
              </w:rPr>
              <w:t>4</w:t>
            </w:r>
          </w:p>
        </w:tc>
      </w:tr>
      <w:tr w:rsidR="00662D20" w:rsidRPr="00843F55" w14:paraId="7695FF1B" w14:textId="77777777" w:rsidTr="79DF85D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8E4C1CC" w14:textId="77777777" w:rsidR="00662D20" w:rsidRPr="00843F55" w:rsidRDefault="00662D20" w:rsidP="00662D20">
            <w:pPr>
              <w:spacing w:line="0" w:lineRule="atLeast"/>
              <w:rPr>
                <w:rFonts w:cs="Times New Roman"/>
                <w:color w:val="000000" w:themeColor="text1"/>
              </w:rPr>
            </w:pPr>
            <w:r w:rsidRPr="00843F55">
              <w:rPr>
                <w:rFonts w:cs="Times New Roman"/>
                <w:color w:val="000000" w:themeColor="text1"/>
              </w:rPr>
              <w:t>Massachusetts</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AEB7937" w14:textId="5DFAEB40" w:rsidR="00662D20" w:rsidRPr="00843F55" w:rsidRDefault="59561543" w:rsidP="00662D20">
            <w:pPr>
              <w:spacing w:line="0" w:lineRule="atLeast"/>
              <w:rPr>
                <w:rFonts w:cs="Times New Roman"/>
                <w:color w:val="000000" w:themeColor="text1"/>
              </w:rPr>
            </w:pPr>
            <w:r w:rsidRPr="79DF85DE">
              <w:rPr>
                <w:rFonts w:cs="Times New Roman"/>
                <w:color w:val="000000" w:themeColor="text1"/>
              </w:rPr>
              <w:t>20</w:t>
            </w:r>
          </w:p>
        </w:tc>
      </w:tr>
      <w:tr w:rsidR="00662D20" w:rsidRPr="00843F55" w14:paraId="6EAB168A" w14:textId="77777777" w:rsidTr="79DF85D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3689DA0" w14:textId="77777777" w:rsidR="00662D20" w:rsidRPr="00843F55" w:rsidRDefault="00662D20" w:rsidP="00662D20">
            <w:pPr>
              <w:spacing w:line="0" w:lineRule="atLeast"/>
              <w:rPr>
                <w:rFonts w:cs="Times New Roman"/>
                <w:color w:val="000000" w:themeColor="text1"/>
              </w:rPr>
            </w:pPr>
            <w:r w:rsidRPr="00843F55">
              <w:rPr>
                <w:rFonts w:cs="Times New Roman"/>
                <w:color w:val="000000" w:themeColor="text1"/>
              </w:rPr>
              <w:t>Michigan</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F73F5D8" w14:textId="6B1FD3AB" w:rsidR="00662D20" w:rsidRPr="00843F55" w:rsidRDefault="1AF91A83" w:rsidP="00662D20">
            <w:pPr>
              <w:spacing w:line="0" w:lineRule="atLeast"/>
              <w:rPr>
                <w:rFonts w:cs="Times New Roman"/>
                <w:color w:val="000000" w:themeColor="text1"/>
              </w:rPr>
            </w:pPr>
            <w:r w:rsidRPr="79DF85DE">
              <w:rPr>
                <w:rFonts w:cs="Times New Roman"/>
                <w:color w:val="000000" w:themeColor="text1"/>
              </w:rPr>
              <w:t>2</w:t>
            </w:r>
            <w:r w:rsidR="60BBD4A1" w:rsidRPr="79DF85DE">
              <w:rPr>
                <w:rFonts w:cs="Times New Roman"/>
                <w:color w:val="000000" w:themeColor="text1"/>
              </w:rPr>
              <w:t>7</w:t>
            </w:r>
          </w:p>
        </w:tc>
      </w:tr>
      <w:tr w:rsidR="00662D20" w:rsidRPr="00843F55" w14:paraId="3A1C73CD" w14:textId="77777777" w:rsidTr="79DF85D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48C9961" w14:textId="77777777" w:rsidR="00662D20" w:rsidRPr="00843F55" w:rsidRDefault="00662D20" w:rsidP="00662D20">
            <w:pPr>
              <w:spacing w:line="0" w:lineRule="atLeast"/>
              <w:rPr>
                <w:rFonts w:cs="Times New Roman"/>
                <w:color w:val="000000" w:themeColor="text1"/>
              </w:rPr>
            </w:pPr>
            <w:r w:rsidRPr="00843F55">
              <w:rPr>
                <w:rFonts w:cs="Times New Roman"/>
                <w:color w:val="000000" w:themeColor="text1"/>
              </w:rPr>
              <w:t>Minnesota</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0E4F1C9" w14:textId="7D504493" w:rsidR="00662D20" w:rsidRPr="00843F55" w:rsidRDefault="1AF91A83" w:rsidP="00662D20">
            <w:pPr>
              <w:spacing w:line="0" w:lineRule="atLeast"/>
              <w:rPr>
                <w:rFonts w:cs="Times New Roman"/>
                <w:color w:val="000000" w:themeColor="text1"/>
              </w:rPr>
            </w:pPr>
            <w:r w:rsidRPr="79DF85DE">
              <w:rPr>
                <w:rFonts w:cs="Times New Roman"/>
                <w:color w:val="000000" w:themeColor="text1"/>
              </w:rPr>
              <w:t>1</w:t>
            </w:r>
            <w:r w:rsidR="43218025" w:rsidRPr="79DF85DE">
              <w:rPr>
                <w:rFonts w:cs="Times New Roman"/>
                <w:color w:val="000000" w:themeColor="text1"/>
              </w:rPr>
              <w:t>2</w:t>
            </w:r>
          </w:p>
        </w:tc>
      </w:tr>
      <w:tr w:rsidR="00662D20" w:rsidRPr="00843F55" w14:paraId="4ACC3808" w14:textId="77777777" w:rsidTr="79DF85D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09359C2" w14:textId="77777777" w:rsidR="00662D20" w:rsidRPr="00843F55" w:rsidRDefault="00662D20" w:rsidP="00662D20">
            <w:pPr>
              <w:spacing w:line="0" w:lineRule="atLeast"/>
              <w:rPr>
                <w:rFonts w:cs="Times New Roman"/>
                <w:color w:val="000000" w:themeColor="text1"/>
              </w:rPr>
            </w:pPr>
            <w:r w:rsidRPr="00843F55">
              <w:rPr>
                <w:rFonts w:cs="Times New Roman"/>
                <w:color w:val="000000" w:themeColor="text1"/>
              </w:rPr>
              <w:t>Mississippi</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FE762F5" w14:textId="3B279538" w:rsidR="00662D20" w:rsidRPr="00843F55" w:rsidRDefault="537656C6" w:rsidP="00662D20">
            <w:pPr>
              <w:spacing w:line="0" w:lineRule="atLeast"/>
              <w:rPr>
                <w:rFonts w:cs="Times New Roman"/>
                <w:color w:val="000000" w:themeColor="text1"/>
              </w:rPr>
            </w:pPr>
            <w:r w:rsidRPr="1AF91A83">
              <w:rPr>
                <w:rFonts w:cs="Times New Roman"/>
                <w:color w:val="000000" w:themeColor="text1"/>
              </w:rPr>
              <w:t>18</w:t>
            </w:r>
          </w:p>
        </w:tc>
      </w:tr>
      <w:tr w:rsidR="00662D20" w:rsidRPr="00843F55" w14:paraId="0221F583" w14:textId="77777777" w:rsidTr="79DF85D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78E5B62" w14:textId="77777777" w:rsidR="00662D20" w:rsidRPr="00843F55" w:rsidRDefault="00662D20" w:rsidP="00662D20">
            <w:pPr>
              <w:spacing w:line="0" w:lineRule="atLeast"/>
              <w:rPr>
                <w:rFonts w:cs="Times New Roman"/>
                <w:color w:val="000000" w:themeColor="text1"/>
              </w:rPr>
            </w:pPr>
            <w:r w:rsidRPr="00843F55">
              <w:rPr>
                <w:rFonts w:cs="Times New Roman"/>
                <w:color w:val="000000" w:themeColor="text1"/>
              </w:rPr>
              <w:t>Missouri</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B547539" w14:textId="11B38E64" w:rsidR="00662D20" w:rsidRPr="00843F55" w:rsidRDefault="1AF91A83" w:rsidP="00662D20">
            <w:pPr>
              <w:spacing w:line="0" w:lineRule="atLeast"/>
              <w:rPr>
                <w:rFonts w:cs="Times New Roman"/>
                <w:color w:val="000000" w:themeColor="text1"/>
              </w:rPr>
            </w:pPr>
            <w:r w:rsidRPr="79DF85DE">
              <w:rPr>
                <w:rFonts w:cs="Times New Roman"/>
                <w:color w:val="000000" w:themeColor="text1"/>
              </w:rPr>
              <w:t>1</w:t>
            </w:r>
            <w:r w:rsidR="0F21A4FA" w:rsidRPr="79DF85DE">
              <w:rPr>
                <w:rFonts w:cs="Times New Roman"/>
                <w:color w:val="000000" w:themeColor="text1"/>
              </w:rPr>
              <w:t>1</w:t>
            </w:r>
          </w:p>
        </w:tc>
      </w:tr>
      <w:tr w:rsidR="00662D20" w:rsidRPr="00843F55" w14:paraId="5D0EE99A" w14:textId="77777777" w:rsidTr="79DF85D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BD441FC" w14:textId="77777777" w:rsidR="00662D20" w:rsidRPr="00843F55" w:rsidRDefault="00662D20" w:rsidP="00662D20">
            <w:pPr>
              <w:spacing w:line="0" w:lineRule="atLeast"/>
              <w:rPr>
                <w:rFonts w:cs="Times New Roman"/>
                <w:color w:val="000000" w:themeColor="text1"/>
              </w:rPr>
            </w:pPr>
            <w:r w:rsidRPr="00843F55">
              <w:rPr>
                <w:rFonts w:cs="Times New Roman"/>
                <w:color w:val="000000" w:themeColor="text1"/>
              </w:rPr>
              <w:t>Montana</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8F43E82" w14:textId="58629524" w:rsidR="00662D20" w:rsidRPr="00843F55" w:rsidRDefault="164E32D3" w:rsidP="00662D20">
            <w:pPr>
              <w:spacing w:line="0" w:lineRule="atLeast"/>
              <w:rPr>
                <w:rFonts w:cs="Times New Roman"/>
                <w:color w:val="000000" w:themeColor="text1"/>
              </w:rPr>
            </w:pPr>
            <w:r w:rsidRPr="79DF85DE">
              <w:rPr>
                <w:rFonts w:cs="Times New Roman"/>
                <w:color w:val="000000" w:themeColor="text1"/>
              </w:rPr>
              <w:t>25</w:t>
            </w:r>
          </w:p>
        </w:tc>
      </w:tr>
      <w:tr w:rsidR="00662D20" w:rsidRPr="00843F55" w14:paraId="1D749245" w14:textId="77777777" w:rsidTr="79DF85D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02493C3" w14:textId="77777777" w:rsidR="00662D20" w:rsidRPr="00843F55" w:rsidRDefault="00662D20" w:rsidP="00662D20">
            <w:pPr>
              <w:spacing w:line="0" w:lineRule="atLeast"/>
              <w:rPr>
                <w:rFonts w:cs="Times New Roman"/>
                <w:color w:val="000000" w:themeColor="text1"/>
              </w:rPr>
            </w:pPr>
            <w:r w:rsidRPr="00843F55">
              <w:rPr>
                <w:rFonts w:cs="Times New Roman"/>
                <w:color w:val="000000" w:themeColor="text1"/>
              </w:rPr>
              <w:t>Nebraska</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6455903" w14:textId="5BD4BA23" w:rsidR="00662D20" w:rsidRPr="00843F55" w:rsidRDefault="1AF91A83" w:rsidP="00662D20">
            <w:pPr>
              <w:spacing w:line="0" w:lineRule="atLeast"/>
              <w:rPr>
                <w:rFonts w:cs="Times New Roman"/>
                <w:color w:val="000000" w:themeColor="text1"/>
              </w:rPr>
            </w:pPr>
            <w:r w:rsidRPr="79DF85DE">
              <w:rPr>
                <w:rFonts w:cs="Times New Roman"/>
                <w:color w:val="000000" w:themeColor="text1"/>
              </w:rPr>
              <w:t>2</w:t>
            </w:r>
            <w:r w:rsidR="732D2DE2" w:rsidRPr="79DF85DE">
              <w:rPr>
                <w:rFonts w:cs="Times New Roman"/>
                <w:color w:val="000000" w:themeColor="text1"/>
              </w:rPr>
              <w:t>6</w:t>
            </w:r>
          </w:p>
        </w:tc>
      </w:tr>
      <w:tr w:rsidR="00662D20" w:rsidRPr="00843F55" w14:paraId="75D2DADE" w14:textId="77777777" w:rsidTr="79DF85D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C1C342A" w14:textId="77777777" w:rsidR="00662D20" w:rsidRPr="00843F55" w:rsidRDefault="00662D20" w:rsidP="00662D20">
            <w:pPr>
              <w:spacing w:line="0" w:lineRule="atLeast"/>
              <w:rPr>
                <w:rFonts w:cs="Times New Roman"/>
                <w:color w:val="000000" w:themeColor="text1"/>
              </w:rPr>
            </w:pPr>
            <w:r w:rsidRPr="00843F55">
              <w:rPr>
                <w:rFonts w:cs="Times New Roman"/>
                <w:color w:val="000000" w:themeColor="text1"/>
              </w:rPr>
              <w:t>Nevada</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109F399" w14:textId="6727FFAD" w:rsidR="00662D20" w:rsidRPr="00843F55" w:rsidRDefault="00E55509" w:rsidP="00662D20">
            <w:pPr>
              <w:spacing w:line="0" w:lineRule="atLeast"/>
              <w:rPr>
                <w:rFonts w:cs="Times New Roman"/>
                <w:color w:val="000000" w:themeColor="text1"/>
              </w:rPr>
            </w:pPr>
            <w:r w:rsidRPr="1AF91A83">
              <w:rPr>
                <w:rFonts w:cs="Times New Roman"/>
                <w:color w:val="000000" w:themeColor="text1"/>
              </w:rPr>
              <w:t>21</w:t>
            </w:r>
          </w:p>
        </w:tc>
      </w:tr>
      <w:tr w:rsidR="00662D20" w:rsidRPr="00843F55" w14:paraId="1E38044B" w14:textId="77777777" w:rsidTr="79DF85D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5236FE2" w14:textId="77777777" w:rsidR="00662D20" w:rsidRPr="00843F55" w:rsidRDefault="00662D20" w:rsidP="00662D20">
            <w:pPr>
              <w:spacing w:line="0" w:lineRule="atLeast"/>
              <w:rPr>
                <w:rFonts w:cs="Times New Roman"/>
                <w:color w:val="000000" w:themeColor="text1"/>
              </w:rPr>
            </w:pPr>
            <w:r w:rsidRPr="00843F55">
              <w:rPr>
                <w:rFonts w:cs="Times New Roman"/>
                <w:color w:val="000000" w:themeColor="text1"/>
              </w:rPr>
              <w:t>New Hampshire</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B88126F" w14:textId="6BA27896" w:rsidR="00662D20" w:rsidRPr="00843F55" w:rsidRDefault="7E16048F" w:rsidP="00662D20">
            <w:pPr>
              <w:spacing w:line="0" w:lineRule="atLeast"/>
              <w:rPr>
                <w:rFonts w:cs="Times New Roman"/>
                <w:color w:val="000000" w:themeColor="text1"/>
              </w:rPr>
            </w:pPr>
            <w:r w:rsidRPr="79DF85DE">
              <w:rPr>
                <w:rFonts w:cs="Times New Roman"/>
                <w:color w:val="000000" w:themeColor="text1"/>
              </w:rPr>
              <w:t>1</w:t>
            </w:r>
            <w:r w:rsidR="63634169" w:rsidRPr="79DF85DE">
              <w:rPr>
                <w:rFonts w:cs="Times New Roman"/>
                <w:color w:val="000000" w:themeColor="text1"/>
              </w:rPr>
              <w:t>4</w:t>
            </w:r>
          </w:p>
        </w:tc>
      </w:tr>
      <w:tr w:rsidR="00662D20" w:rsidRPr="00843F55" w14:paraId="6C405559" w14:textId="77777777" w:rsidTr="79DF85D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6096E29" w14:textId="77777777" w:rsidR="00662D20" w:rsidRPr="00843F55" w:rsidRDefault="00662D20" w:rsidP="00662D20">
            <w:pPr>
              <w:spacing w:line="0" w:lineRule="atLeast"/>
              <w:rPr>
                <w:rFonts w:cs="Times New Roman"/>
                <w:color w:val="000000" w:themeColor="text1"/>
              </w:rPr>
            </w:pPr>
            <w:r w:rsidRPr="00843F55">
              <w:rPr>
                <w:rFonts w:cs="Times New Roman"/>
                <w:color w:val="000000" w:themeColor="text1"/>
              </w:rPr>
              <w:t>New Jersey</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2D40E96" w14:textId="33E70474" w:rsidR="00662D20" w:rsidRPr="00843F55" w:rsidRDefault="1AF91A83" w:rsidP="00662D20">
            <w:pPr>
              <w:spacing w:line="0" w:lineRule="atLeast"/>
              <w:rPr>
                <w:rFonts w:cs="Times New Roman"/>
                <w:color w:val="000000" w:themeColor="text1"/>
              </w:rPr>
            </w:pPr>
            <w:r w:rsidRPr="79DF85DE">
              <w:rPr>
                <w:rFonts w:cs="Times New Roman"/>
                <w:color w:val="000000" w:themeColor="text1"/>
              </w:rPr>
              <w:t>4</w:t>
            </w:r>
            <w:r w:rsidR="544BAB27" w:rsidRPr="79DF85DE">
              <w:rPr>
                <w:rFonts w:cs="Times New Roman"/>
                <w:color w:val="000000" w:themeColor="text1"/>
              </w:rPr>
              <w:t>4</w:t>
            </w:r>
          </w:p>
        </w:tc>
      </w:tr>
      <w:tr w:rsidR="00662D20" w:rsidRPr="00843F55" w14:paraId="4B1EBE4D" w14:textId="77777777" w:rsidTr="79DF85D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B1734C2" w14:textId="77777777" w:rsidR="00662D20" w:rsidRPr="00843F55" w:rsidRDefault="00662D20" w:rsidP="00662D20">
            <w:pPr>
              <w:spacing w:line="0" w:lineRule="atLeast"/>
              <w:rPr>
                <w:rFonts w:cs="Times New Roman"/>
                <w:color w:val="000000" w:themeColor="text1"/>
              </w:rPr>
            </w:pPr>
            <w:r w:rsidRPr="00843F55">
              <w:rPr>
                <w:rFonts w:cs="Times New Roman"/>
                <w:color w:val="000000" w:themeColor="text1"/>
              </w:rPr>
              <w:t>New Mexico</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44FF960" w14:textId="75B50B23" w:rsidR="00662D20" w:rsidRPr="00843F55" w:rsidRDefault="1AF91A83" w:rsidP="00662D20">
            <w:pPr>
              <w:spacing w:line="0" w:lineRule="atLeast"/>
              <w:rPr>
                <w:rFonts w:cs="Times New Roman"/>
                <w:color w:val="000000" w:themeColor="text1"/>
              </w:rPr>
            </w:pPr>
            <w:r w:rsidRPr="79DF85DE">
              <w:rPr>
                <w:rFonts w:cs="Times New Roman"/>
                <w:color w:val="000000" w:themeColor="text1"/>
              </w:rPr>
              <w:t>3</w:t>
            </w:r>
            <w:r w:rsidR="00B28DE8" w:rsidRPr="79DF85DE">
              <w:rPr>
                <w:rFonts w:cs="Times New Roman"/>
                <w:color w:val="000000" w:themeColor="text1"/>
              </w:rPr>
              <w:t>6</w:t>
            </w:r>
          </w:p>
        </w:tc>
      </w:tr>
      <w:tr w:rsidR="00662D20" w:rsidRPr="00843F55" w14:paraId="00874E51" w14:textId="77777777" w:rsidTr="79DF85D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577756C" w14:textId="77777777" w:rsidR="00662D20" w:rsidRPr="00843F55" w:rsidRDefault="00662D20" w:rsidP="00662D20">
            <w:pPr>
              <w:spacing w:line="0" w:lineRule="atLeast"/>
              <w:rPr>
                <w:rFonts w:cs="Times New Roman"/>
                <w:color w:val="000000" w:themeColor="text1"/>
              </w:rPr>
            </w:pPr>
            <w:r w:rsidRPr="00843F55">
              <w:rPr>
                <w:rFonts w:cs="Times New Roman"/>
                <w:color w:val="000000" w:themeColor="text1"/>
              </w:rPr>
              <w:t>New York</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2E0AE31" w14:textId="5AE754D3" w:rsidR="00662D20" w:rsidRPr="00843F55" w:rsidRDefault="00662D20" w:rsidP="00662D20">
            <w:pPr>
              <w:spacing w:line="0" w:lineRule="atLeast"/>
              <w:rPr>
                <w:rFonts w:cs="Times New Roman"/>
                <w:color w:val="000000" w:themeColor="text1"/>
              </w:rPr>
            </w:pPr>
            <w:r w:rsidRPr="79DF85DE">
              <w:rPr>
                <w:rFonts w:cs="Times New Roman"/>
                <w:color w:val="000000" w:themeColor="text1"/>
              </w:rPr>
              <w:t>4</w:t>
            </w:r>
            <w:r w:rsidR="5C5F4F53" w:rsidRPr="79DF85DE">
              <w:rPr>
                <w:rFonts w:cs="Times New Roman"/>
                <w:color w:val="000000" w:themeColor="text1"/>
              </w:rPr>
              <w:t>9</w:t>
            </w:r>
          </w:p>
        </w:tc>
      </w:tr>
      <w:tr w:rsidR="00662D20" w:rsidRPr="00843F55" w14:paraId="66A6BC18" w14:textId="77777777" w:rsidTr="79DF85D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1D43BF6" w14:textId="77777777" w:rsidR="00662D20" w:rsidRPr="00843F55" w:rsidRDefault="00662D20" w:rsidP="00662D20">
            <w:pPr>
              <w:spacing w:line="0" w:lineRule="atLeast"/>
              <w:rPr>
                <w:rFonts w:cs="Times New Roman"/>
                <w:color w:val="000000" w:themeColor="text1"/>
              </w:rPr>
            </w:pPr>
            <w:r w:rsidRPr="00843F55">
              <w:rPr>
                <w:rFonts w:cs="Times New Roman"/>
                <w:color w:val="000000" w:themeColor="text1"/>
              </w:rPr>
              <w:t>North Carolina</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60D4898" w14:textId="237BB262" w:rsidR="00662D20" w:rsidRPr="00843F55" w:rsidRDefault="1AF91A83" w:rsidP="00662D20">
            <w:pPr>
              <w:spacing w:line="0" w:lineRule="atLeast"/>
              <w:rPr>
                <w:rFonts w:cs="Times New Roman"/>
                <w:color w:val="000000" w:themeColor="text1"/>
              </w:rPr>
            </w:pPr>
            <w:r w:rsidRPr="1AF91A83">
              <w:rPr>
                <w:rFonts w:cs="Times New Roman"/>
                <w:color w:val="000000" w:themeColor="text1"/>
              </w:rPr>
              <w:t>2</w:t>
            </w:r>
          </w:p>
        </w:tc>
      </w:tr>
      <w:tr w:rsidR="00662D20" w:rsidRPr="00843F55" w14:paraId="554DADD0" w14:textId="77777777" w:rsidTr="79DF85D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58ACC7F" w14:textId="77777777" w:rsidR="00662D20" w:rsidRPr="00843F55" w:rsidRDefault="00662D20" w:rsidP="00662D20">
            <w:pPr>
              <w:spacing w:line="0" w:lineRule="atLeast"/>
              <w:rPr>
                <w:rFonts w:cs="Times New Roman"/>
                <w:color w:val="000000" w:themeColor="text1"/>
              </w:rPr>
            </w:pPr>
            <w:r w:rsidRPr="00843F55">
              <w:rPr>
                <w:rFonts w:cs="Times New Roman"/>
                <w:color w:val="000000" w:themeColor="text1"/>
              </w:rPr>
              <w:t>North Dakota</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8D3ED91" w14:textId="768A7D52" w:rsidR="00662D20" w:rsidRPr="00843F55" w:rsidRDefault="63731D9C" w:rsidP="00662D20">
            <w:pPr>
              <w:spacing w:line="0" w:lineRule="atLeast"/>
              <w:rPr>
                <w:rFonts w:cs="Times New Roman"/>
                <w:color w:val="000000" w:themeColor="text1"/>
              </w:rPr>
            </w:pPr>
            <w:r w:rsidRPr="79DF85DE">
              <w:rPr>
                <w:rFonts w:cs="Times New Roman"/>
                <w:color w:val="000000" w:themeColor="text1"/>
              </w:rPr>
              <w:t>9</w:t>
            </w:r>
          </w:p>
        </w:tc>
      </w:tr>
      <w:tr w:rsidR="00662D20" w:rsidRPr="00843F55" w14:paraId="713DFFFD" w14:textId="77777777" w:rsidTr="79DF85D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011F21C" w14:textId="77777777" w:rsidR="00662D20" w:rsidRPr="00843F55" w:rsidRDefault="00662D20" w:rsidP="00662D20">
            <w:pPr>
              <w:spacing w:line="0" w:lineRule="atLeast"/>
              <w:rPr>
                <w:rFonts w:cs="Times New Roman"/>
                <w:color w:val="000000" w:themeColor="text1"/>
              </w:rPr>
            </w:pPr>
            <w:r w:rsidRPr="00843F55">
              <w:rPr>
                <w:rFonts w:cs="Times New Roman"/>
                <w:color w:val="000000" w:themeColor="text1"/>
              </w:rPr>
              <w:t>Ohio</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B81E513" w14:textId="0E6DC9AF" w:rsidR="00662D20" w:rsidRPr="00843F55" w:rsidRDefault="1AF91A83" w:rsidP="00662D20">
            <w:pPr>
              <w:spacing w:line="0" w:lineRule="atLeast"/>
              <w:rPr>
                <w:rFonts w:cs="Times New Roman"/>
                <w:color w:val="000000" w:themeColor="text1"/>
              </w:rPr>
            </w:pPr>
            <w:r w:rsidRPr="79DF85DE">
              <w:rPr>
                <w:rFonts w:cs="Times New Roman"/>
                <w:color w:val="000000" w:themeColor="text1"/>
              </w:rPr>
              <w:t>1</w:t>
            </w:r>
            <w:r w:rsidR="4C30130C" w:rsidRPr="79DF85DE">
              <w:rPr>
                <w:rFonts w:cs="Times New Roman"/>
                <w:color w:val="000000" w:themeColor="text1"/>
              </w:rPr>
              <w:t>7</w:t>
            </w:r>
          </w:p>
        </w:tc>
      </w:tr>
      <w:tr w:rsidR="00662D20" w:rsidRPr="00843F55" w14:paraId="5F4E1AB3" w14:textId="77777777" w:rsidTr="79DF85D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29270F0" w14:textId="77777777" w:rsidR="00662D20" w:rsidRPr="00843F55" w:rsidRDefault="00662D20" w:rsidP="00662D20">
            <w:pPr>
              <w:spacing w:line="0" w:lineRule="atLeast"/>
              <w:rPr>
                <w:rFonts w:cs="Times New Roman"/>
                <w:color w:val="000000" w:themeColor="text1"/>
              </w:rPr>
            </w:pPr>
            <w:r w:rsidRPr="00843F55">
              <w:rPr>
                <w:rFonts w:cs="Times New Roman"/>
                <w:color w:val="000000" w:themeColor="text1"/>
              </w:rPr>
              <w:t>Oklahoma</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70393E8" w14:textId="08A0CEAF" w:rsidR="00662D20" w:rsidRPr="00843F55" w:rsidRDefault="1AF91A83" w:rsidP="00662D20">
            <w:pPr>
              <w:spacing w:line="0" w:lineRule="atLeast"/>
              <w:rPr>
                <w:rFonts w:cs="Times New Roman"/>
                <w:color w:val="000000" w:themeColor="text1"/>
              </w:rPr>
            </w:pPr>
            <w:r w:rsidRPr="79DF85DE">
              <w:rPr>
                <w:rFonts w:cs="Times New Roman"/>
                <w:color w:val="000000" w:themeColor="text1"/>
              </w:rPr>
              <w:t>4</w:t>
            </w:r>
            <w:r w:rsidR="6E609E4C" w:rsidRPr="79DF85DE">
              <w:rPr>
                <w:rFonts w:cs="Times New Roman"/>
                <w:color w:val="000000" w:themeColor="text1"/>
              </w:rPr>
              <w:t>5</w:t>
            </w:r>
          </w:p>
        </w:tc>
      </w:tr>
      <w:tr w:rsidR="00662D20" w:rsidRPr="00843F55" w14:paraId="7761317D" w14:textId="77777777" w:rsidTr="79DF85D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26322C3" w14:textId="77777777" w:rsidR="00662D20" w:rsidRPr="00843F55" w:rsidRDefault="00662D20" w:rsidP="00662D20">
            <w:pPr>
              <w:spacing w:line="0" w:lineRule="atLeast"/>
              <w:rPr>
                <w:rFonts w:cs="Times New Roman"/>
                <w:color w:val="000000" w:themeColor="text1"/>
              </w:rPr>
            </w:pPr>
            <w:r w:rsidRPr="00843F55">
              <w:rPr>
                <w:rFonts w:cs="Times New Roman"/>
                <w:color w:val="000000" w:themeColor="text1"/>
              </w:rPr>
              <w:t>Oregon</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0397598" w14:textId="03A1CAF2" w:rsidR="00662D20" w:rsidRPr="00843F55" w:rsidRDefault="1AF91A83" w:rsidP="00662D20">
            <w:pPr>
              <w:spacing w:line="0" w:lineRule="atLeast"/>
              <w:rPr>
                <w:rFonts w:cs="Times New Roman"/>
                <w:color w:val="000000" w:themeColor="text1"/>
              </w:rPr>
            </w:pPr>
            <w:r w:rsidRPr="79DF85DE">
              <w:rPr>
                <w:rFonts w:cs="Times New Roman"/>
                <w:color w:val="000000" w:themeColor="text1"/>
              </w:rPr>
              <w:t>3</w:t>
            </w:r>
            <w:r w:rsidR="560F5C14" w:rsidRPr="79DF85DE">
              <w:rPr>
                <w:rFonts w:cs="Times New Roman"/>
                <w:color w:val="000000" w:themeColor="text1"/>
              </w:rPr>
              <w:t>7</w:t>
            </w:r>
          </w:p>
        </w:tc>
      </w:tr>
      <w:tr w:rsidR="00662D20" w:rsidRPr="00843F55" w14:paraId="7B7427A9" w14:textId="77777777" w:rsidTr="79DF85D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6B4907A" w14:textId="77777777" w:rsidR="00662D20" w:rsidRPr="00843F55" w:rsidRDefault="00662D20" w:rsidP="00662D20">
            <w:pPr>
              <w:spacing w:line="0" w:lineRule="atLeast"/>
              <w:rPr>
                <w:rFonts w:cs="Times New Roman"/>
                <w:color w:val="000000" w:themeColor="text1"/>
              </w:rPr>
            </w:pPr>
            <w:r w:rsidRPr="00843F55">
              <w:rPr>
                <w:rFonts w:cs="Times New Roman"/>
                <w:color w:val="000000" w:themeColor="text1"/>
              </w:rPr>
              <w:t>Pennsylvania</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8179321" w14:textId="32101BE9" w:rsidR="00662D20" w:rsidRPr="00843F55" w:rsidRDefault="196D97FE" w:rsidP="00662D20">
            <w:pPr>
              <w:spacing w:line="0" w:lineRule="atLeast"/>
              <w:rPr>
                <w:rFonts w:cs="Times New Roman"/>
                <w:color w:val="000000" w:themeColor="text1"/>
              </w:rPr>
            </w:pPr>
            <w:r w:rsidRPr="79DF85DE">
              <w:rPr>
                <w:rFonts w:cs="Times New Roman"/>
                <w:color w:val="000000" w:themeColor="text1"/>
              </w:rPr>
              <w:t>41</w:t>
            </w:r>
          </w:p>
        </w:tc>
      </w:tr>
      <w:tr w:rsidR="00662D20" w:rsidRPr="00843F55" w14:paraId="707C0B66" w14:textId="77777777" w:rsidTr="79DF85D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22273F5" w14:textId="77777777" w:rsidR="00662D20" w:rsidRPr="00843F55" w:rsidRDefault="00662D20" w:rsidP="00662D20">
            <w:pPr>
              <w:spacing w:line="0" w:lineRule="atLeast"/>
              <w:rPr>
                <w:rFonts w:cs="Times New Roman"/>
                <w:color w:val="000000" w:themeColor="text1"/>
              </w:rPr>
            </w:pPr>
            <w:r w:rsidRPr="00843F55">
              <w:rPr>
                <w:rFonts w:cs="Times New Roman"/>
                <w:color w:val="000000" w:themeColor="text1"/>
              </w:rPr>
              <w:t>Rhode Island</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EC757B1" w14:textId="192DB240" w:rsidR="00662D20" w:rsidRPr="00843F55" w:rsidRDefault="7E16048F" w:rsidP="00662D20">
            <w:pPr>
              <w:spacing w:line="0" w:lineRule="atLeast"/>
              <w:rPr>
                <w:rFonts w:cs="Times New Roman"/>
                <w:color w:val="000000" w:themeColor="text1"/>
              </w:rPr>
            </w:pPr>
            <w:r w:rsidRPr="79DF85DE">
              <w:rPr>
                <w:rFonts w:cs="Times New Roman"/>
                <w:color w:val="000000" w:themeColor="text1"/>
              </w:rPr>
              <w:t>4</w:t>
            </w:r>
            <w:r w:rsidR="5FAAA371" w:rsidRPr="79DF85DE">
              <w:rPr>
                <w:rFonts w:cs="Times New Roman"/>
                <w:color w:val="000000" w:themeColor="text1"/>
              </w:rPr>
              <w:t>2</w:t>
            </w:r>
          </w:p>
        </w:tc>
      </w:tr>
      <w:tr w:rsidR="00662D20" w:rsidRPr="00843F55" w14:paraId="5F2C1F2C" w14:textId="77777777" w:rsidTr="79DF85D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1CE29AF" w14:textId="77777777" w:rsidR="00662D20" w:rsidRPr="00843F55" w:rsidRDefault="00662D20" w:rsidP="00662D20">
            <w:pPr>
              <w:spacing w:line="0" w:lineRule="atLeast"/>
              <w:rPr>
                <w:rFonts w:cs="Times New Roman"/>
                <w:color w:val="000000" w:themeColor="text1"/>
              </w:rPr>
            </w:pPr>
            <w:r w:rsidRPr="00843F55">
              <w:rPr>
                <w:rFonts w:cs="Times New Roman"/>
                <w:color w:val="000000" w:themeColor="text1"/>
              </w:rPr>
              <w:t>South Carolina</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D22127D" w14:textId="2B035C6B" w:rsidR="00662D20" w:rsidRPr="00843F55" w:rsidRDefault="1AF91A83" w:rsidP="00662D20">
            <w:pPr>
              <w:spacing w:line="0" w:lineRule="atLeast"/>
              <w:rPr>
                <w:rFonts w:cs="Times New Roman"/>
                <w:color w:val="000000" w:themeColor="text1"/>
              </w:rPr>
            </w:pPr>
            <w:r w:rsidRPr="1AF91A83">
              <w:rPr>
                <w:rFonts w:cs="Times New Roman"/>
                <w:color w:val="000000" w:themeColor="text1"/>
              </w:rPr>
              <w:t>6</w:t>
            </w:r>
          </w:p>
        </w:tc>
      </w:tr>
      <w:tr w:rsidR="00662D20" w:rsidRPr="00843F55" w14:paraId="68E787A5" w14:textId="77777777" w:rsidTr="79DF85D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AB4CC0D" w14:textId="77777777" w:rsidR="00662D20" w:rsidRPr="00843F55" w:rsidRDefault="00662D20" w:rsidP="00662D20">
            <w:pPr>
              <w:spacing w:line="0" w:lineRule="atLeast"/>
              <w:rPr>
                <w:rFonts w:cs="Times New Roman"/>
                <w:color w:val="000000" w:themeColor="text1"/>
              </w:rPr>
            </w:pPr>
            <w:r w:rsidRPr="00843F55">
              <w:rPr>
                <w:rFonts w:cs="Times New Roman"/>
                <w:color w:val="000000" w:themeColor="text1"/>
              </w:rPr>
              <w:t>South Dakota</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504EC3C" w14:textId="2C8A543A" w:rsidR="00662D20" w:rsidRPr="00843F55" w:rsidRDefault="3BAE6CBA" w:rsidP="00662D20">
            <w:pPr>
              <w:spacing w:line="0" w:lineRule="atLeast"/>
              <w:rPr>
                <w:rFonts w:cs="Times New Roman"/>
                <w:color w:val="000000" w:themeColor="text1"/>
              </w:rPr>
            </w:pPr>
            <w:r w:rsidRPr="79DF85DE">
              <w:rPr>
                <w:rFonts w:cs="Times New Roman"/>
                <w:color w:val="000000" w:themeColor="text1"/>
              </w:rPr>
              <w:t>28</w:t>
            </w:r>
          </w:p>
        </w:tc>
      </w:tr>
      <w:tr w:rsidR="00662D20" w:rsidRPr="00843F55" w14:paraId="11B15558" w14:textId="77777777" w:rsidTr="79DF85D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54BBA95" w14:textId="77777777" w:rsidR="00662D20" w:rsidRPr="00843F55" w:rsidRDefault="00662D20" w:rsidP="00662D20">
            <w:pPr>
              <w:spacing w:line="0" w:lineRule="atLeast"/>
              <w:rPr>
                <w:rFonts w:cs="Times New Roman"/>
                <w:color w:val="000000" w:themeColor="text1"/>
              </w:rPr>
            </w:pPr>
            <w:r w:rsidRPr="00843F55">
              <w:rPr>
                <w:rFonts w:cs="Times New Roman"/>
                <w:color w:val="000000" w:themeColor="text1"/>
              </w:rPr>
              <w:t>Tennessee</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541A05A" w14:textId="1E415AE2" w:rsidR="00662D20" w:rsidRPr="00843F55" w:rsidRDefault="1AF91A83" w:rsidP="00662D20">
            <w:pPr>
              <w:spacing w:line="0" w:lineRule="atLeast"/>
              <w:rPr>
                <w:rFonts w:cs="Times New Roman"/>
                <w:color w:val="000000" w:themeColor="text1"/>
              </w:rPr>
            </w:pPr>
            <w:r w:rsidRPr="1AF91A83">
              <w:rPr>
                <w:rFonts w:cs="Times New Roman"/>
                <w:color w:val="000000" w:themeColor="text1"/>
              </w:rPr>
              <w:t>3</w:t>
            </w:r>
          </w:p>
        </w:tc>
      </w:tr>
      <w:tr w:rsidR="00662D20" w:rsidRPr="00843F55" w14:paraId="3D1BCA73" w14:textId="77777777" w:rsidTr="79DF85D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B23D0BB" w14:textId="77777777" w:rsidR="00662D20" w:rsidRPr="00843F55" w:rsidRDefault="00662D20" w:rsidP="00662D20">
            <w:pPr>
              <w:spacing w:line="0" w:lineRule="atLeast"/>
              <w:rPr>
                <w:rFonts w:cs="Times New Roman"/>
                <w:color w:val="000000" w:themeColor="text1"/>
              </w:rPr>
            </w:pPr>
            <w:r w:rsidRPr="00843F55">
              <w:rPr>
                <w:rFonts w:cs="Times New Roman"/>
                <w:color w:val="000000" w:themeColor="text1"/>
              </w:rPr>
              <w:t>Texas</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80B85E1" w14:textId="3B8E1FEE" w:rsidR="00662D20" w:rsidRPr="00843F55" w:rsidRDefault="00662D20" w:rsidP="00662D20">
            <w:pPr>
              <w:spacing w:line="0" w:lineRule="atLeast"/>
              <w:rPr>
                <w:rFonts w:cs="Times New Roman"/>
                <w:color w:val="000000" w:themeColor="text1"/>
              </w:rPr>
            </w:pPr>
            <w:r w:rsidRPr="79DF85DE">
              <w:rPr>
                <w:rFonts w:cs="Times New Roman"/>
                <w:color w:val="000000" w:themeColor="text1"/>
              </w:rPr>
              <w:t>1</w:t>
            </w:r>
            <w:r w:rsidR="2B8285A5" w:rsidRPr="79DF85DE">
              <w:rPr>
                <w:rFonts w:cs="Times New Roman"/>
                <w:color w:val="000000" w:themeColor="text1"/>
              </w:rPr>
              <w:t>9</w:t>
            </w:r>
          </w:p>
        </w:tc>
      </w:tr>
      <w:tr w:rsidR="00662D20" w:rsidRPr="00843F55" w14:paraId="5ABB6746" w14:textId="77777777" w:rsidTr="79DF85D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E328314" w14:textId="77777777" w:rsidR="00662D20" w:rsidRPr="00843F55" w:rsidRDefault="00662D20" w:rsidP="00662D20">
            <w:pPr>
              <w:spacing w:line="0" w:lineRule="atLeast"/>
              <w:rPr>
                <w:rFonts w:cs="Times New Roman"/>
                <w:color w:val="000000" w:themeColor="text1"/>
              </w:rPr>
            </w:pPr>
            <w:r w:rsidRPr="00843F55">
              <w:rPr>
                <w:rFonts w:cs="Times New Roman"/>
                <w:color w:val="000000" w:themeColor="text1"/>
              </w:rPr>
              <w:t>Utah</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2DB8649" w14:textId="1361C832" w:rsidR="00662D20" w:rsidRPr="00843F55" w:rsidRDefault="30E37F44" w:rsidP="00662D20">
            <w:pPr>
              <w:spacing w:line="0" w:lineRule="atLeast"/>
              <w:rPr>
                <w:rFonts w:cs="Times New Roman"/>
                <w:color w:val="000000" w:themeColor="text1"/>
              </w:rPr>
            </w:pPr>
            <w:r w:rsidRPr="79DF85DE">
              <w:rPr>
                <w:rFonts w:cs="Times New Roman"/>
                <w:color w:val="000000" w:themeColor="text1"/>
              </w:rPr>
              <w:t>10</w:t>
            </w:r>
          </w:p>
        </w:tc>
      </w:tr>
      <w:tr w:rsidR="00662D20" w:rsidRPr="00843F55" w14:paraId="25BB072B" w14:textId="77777777" w:rsidTr="79DF85D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275D094" w14:textId="77777777" w:rsidR="00662D20" w:rsidRPr="00843F55" w:rsidRDefault="00662D20" w:rsidP="00662D20">
            <w:pPr>
              <w:spacing w:line="0" w:lineRule="atLeast"/>
              <w:rPr>
                <w:rFonts w:cs="Times New Roman"/>
                <w:color w:val="000000" w:themeColor="text1"/>
              </w:rPr>
            </w:pPr>
            <w:r w:rsidRPr="00843F55">
              <w:rPr>
                <w:rFonts w:cs="Times New Roman"/>
                <w:color w:val="000000" w:themeColor="text1"/>
              </w:rPr>
              <w:lastRenderedPageBreak/>
              <w:t>Vermont</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CCFAA09" w14:textId="02815A63" w:rsidR="00662D20" w:rsidRPr="00843F55" w:rsidRDefault="31DD562E" w:rsidP="00662D20">
            <w:pPr>
              <w:spacing w:line="0" w:lineRule="atLeast"/>
              <w:rPr>
                <w:rFonts w:cs="Times New Roman"/>
                <w:color w:val="000000" w:themeColor="text1"/>
              </w:rPr>
            </w:pPr>
            <w:r w:rsidRPr="79DF85DE">
              <w:rPr>
                <w:rFonts w:cs="Times New Roman"/>
                <w:color w:val="000000" w:themeColor="text1"/>
              </w:rPr>
              <w:t>38</w:t>
            </w:r>
          </w:p>
        </w:tc>
      </w:tr>
      <w:tr w:rsidR="00662D20" w:rsidRPr="00843F55" w14:paraId="133D6604" w14:textId="77777777" w:rsidTr="79DF85D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30EC5AE" w14:textId="77777777" w:rsidR="00662D20" w:rsidRPr="00843F55" w:rsidRDefault="00662D20" w:rsidP="00662D20">
            <w:pPr>
              <w:spacing w:line="0" w:lineRule="atLeast"/>
              <w:rPr>
                <w:rFonts w:cs="Times New Roman"/>
                <w:color w:val="000000" w:themeColor="text1"/>
              </w:rPr>
            </w:pPr>
            <w:r w:rsidRPr="00843F55">
              <w:rPr>
                <w:rFonts w:cs="Times New Roman"/>
                <w:color w:val="000000" w:themeColor="text1"/>
              </w:rPr>
              <w:t>Virginia</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8C25B82" w14:textId="0DE04E46" w:rsidR="00662D20" w:rsidRPr="00843F55" w:rsidRDefault="1AF91A83" w:rsidP="00662D20">
            <w:pPr>
              <w:spacing w:line="0" w:lineRule="atLeast"/>
              <w:rPr>
                <w:rFonts w:cs="Times New Roman"/>
                <w:color w:val="000000" w:themeColor="text1"/>
              </w:rPr>
            </w:pPr>
            <w:r w:rsidRPr="1AF91A83">
              <w:rPr>
                <w:rFonts w:cs="Times New Roman"/>
                <w:color w:val="000000" w:themeColor="text1"/>
              </w:rPr>
              <w:t>1</w:t>
            </w:r>
          </w:p>
        </w:tc>
      </w:tr>
      <w:tr w:rsidR="00662D20" w:rsidRPr="00843F55" w14:paraId="48509D34" w14:textId="77777777" w:rsidTr="79DF85D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57F6E7C" w14:textId="77777777" w:rsidR="00662D20" w:rsidRPr="00843F55" w:rsidRDefault="00662D20" w:rsidP="00662D20">
            <w:pPr>
              <w:spacing w:line="0" w:lineRule="atLeast"/>
              <w:rPr>
                <w:rFonts w:cs="Times New Roman"/>
                <w:color w:val="000000" w:themeColor="text1"/>
              </w:rPr>
            </w:pPr>
            <w:r w:rsidRPr="00843F55">
              <w:rPr>
                <w:rFonts w:cs="Times New Roman"/>
                <w:color w:val="000000" w:themeColor="text1"/>
              </w:rPr>
              <w:t>Washington</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4BE6C60" w14:textId="295136A4" w:rsidR="00662D20" w:rsidRPr="00843F55" w:rsidRDefault="00421448" w:rsidP="00662D20">
            <w:pPr>
              <w:spacing w:line="0" w:lineRule="atLeast"/>
              <w:rPr>
                <w:rFonts w:cs="Times New Roman"/>
                <w:color w:val="000000" w:themeColor="text1"/>
              </w:rPr>
            </w:pPr>
            <w:r w:rsidRPr="79DF85DE">
              <w:rPr>
                <w:rFonts w:cs="Times New Roman"/>
                <w:color w:val="000000" w:themeColor="text1"/>
              </w:rPr>
              <w:t>4</w:t>
            </w:r>
            <w:r w:rsidR="506A6B49" w:rsidRPr="79DF85DE">
              <w:rPr>
                <w:rFonts w:cs="Times New Roman"/>
                <w:color w:val="000000" w:themeColor="text1"/>
              </w:rPr>
              <w:t>6</w:t>
            </w:r>
          </w:p>
        </w:tc>
      </w:tr>
      <w:tr w:rsidR="00662D20" w:rsidRPr="00843F55" w14:paraId="539CF5B4" w14:textId="77777777" w:rsidTr="79DF85D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7ABB752" w14:textId="77777777" w:rsidR="00662D20" w:rsidRPr="00843F55" w:rsidRDefault="00662D20" w:rsidP="00662D20">
            <w:pPr>
              <w:spacing w:line="0" w:lineRule="atLeast"/>
              <w:rPr>
                <w:rFonts w:cs="Times New Roman"/>
                <w:color w:val="000000" w:themeColor="text1"/>
              </w:rPr>
            </w:pPr>
            <w:r w:rsidRPr="00843F55">
              <w:rPr>
                <w:rFonts w:cs="Times New Roman"/>
                <w:color w:val="000000" w:themeColor="text1"/>
              </w:rPr>
              <w:t>West Virginia</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1A4A00D" w14:textId="175C7882" w:rsidR="00662D20" w:rsidRPr="00843F55" w:rsidRDefault="00421448" w:rsidP="00662D20">
            <w:pPr>
              <w:spacing w:line="0" w:lineRule="atLeast"/>
              <w:rPr>
                <w:rFonts w:cs="Times New Roman"/>
                <w:color w:val="000000" w:themeColor="text1"/>
              </w:rPr>
            </w:pPr>
            <w:r w:rsidRPr="79DF85DE">
              <w:rPr>
                <w:rFonts w:cs="Times New Roman"/>
                <w:color w:val="000000" w:themeColor="text1"/>
              </w:rPr>
              <w:t>3</w:t>
            </w:r>
            <w:r w:rsidR="546FD03D" w:rsidRPr="79DF85DE">
              <w:rPr>
                <w:rFonts w:cs="Times New Roman"/>
                <w:color w:val="000000" w:themeColor="text1"/>
              </w:rPr>
              <w:t>9</w:t>
            </w:r>
          </w:p>
        </w:tc>
      </w:tr>
      <w:tr w:rsidR="00662D20" w:rsidRPr="00843F55" w14:paraId="4C62FD0A" w14:textId="77777777" w:rsidTr="79DF85D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78AD248" w14:textId="77777777" w:rsidR="00662D20" w:rsidRPr="00843F55" w:rsidRDefault="00662D20" w:rsidP="00662D20">
            <w:pPr>
              <w:spacing w:line="0" w:lineRule="atLeast"/>
              <w:rPr>
                <w:rFonts w:cs="Times New Roman"/>
                <w:color w:val="000000" w:themeColor="text1"/>
              </w:rPr>
            </w:pPr>
            <w:r w:rsidRPr="00843F55">
              <w:rPr>
                <w:rFonts w:cs="Times New Roman"/>
                <w:color w:val="000000" w:themeColor="text1"/>
              </w:rPr>
              <w:t>Wisconsin</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3B1F078" w14:textId="7FA99BF4" w:rsidR="00662D20" w:rsidRPr="00843F55" w:rsidRDefault="5DF9167C" w:rsidP="00662D20">
            <w:pPr>
              <w:spacing w:line="0" w:lineRule="atLeast"/>
              <w:rPr>
                <w:rFonts w:cs="Times New Roman"/>
                <w:color w:val="000000" w:themeColor="text1"/>
              </w:rPr>
            </w:pPr>
            <w:r w:rsidRPr="79DF85DE">
              <w:rPr>
                <w:rFonts w:cs="Times New Roman"/>
                <w:color w:val="000000" w:themeColor="text1"/>
              </w:rPr>
              <w:t>33</w:t>
            </w:r>
          </w:p>
        </w:tc>
      </w:tr>
      <w:tr w:rsidR="00662D20" w:rsidRPr="00843F55" w14:paraId="6D74F80E" w14:textId="77777777" w:rsidTr="79DF85D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C92537C" w14:textId="77777777" w:rsidR="00662D20" w:rsidRPr="00843F55" w:rsidRDefault="00662D20" w:rsidP="00662D20">
            <w:pPr>
              <w:spacing w:line="0" w:lineRule="atLeast"/>
              <w:rPr>
                <w:rFonts w:cs="Times New Roman"/>
                <w:color w:val="000000" w:themeColor="text1"/>
              </w:rPr>
            </w:pPr>
            <w:r w:rsidRPr="00843F55">
              <w:rPr>
                <w:rFonts w:cs="Times New Roman"/>
                <w:color w:val="000000" w:themeColor="text1"/>
              </w:rPr>
              <w:t>Wyoming</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4997045" w14:textId="681B1D80" w:rsidR="00662D20" w:rsidRPr="00843F55" w:rsidRDefault="2EA1F0E0" w:rsidP="00662D20">
            <w:pPr>
              <w:spacing w:line="0" w:lineRule="atLeast"/>
              <w:rPr>
                <w:rFonts w:cs="Times New Roman"/>
                <w:color w:val="000000" w:themeColor="text1"/>
              </w:rPr>
            </w:pPr>
            <w:r w:rsidRPr="79DF85DE">
              <w:rPr>
                <w:rFonts w:cs="Times New Roman"/>
                <w:color w:val="000000" w:themeColor="text1"/>
              </w:rPr>
              <w:t>16</w:t>
            </w:r>
          </w:p>
        </w:tc>
      </w:tr>
    </w:tbl>
    <w:p w14:paraId="3B5D2DFE" w14:textId="77777777" w:rsidR="00662D20" w:rsidRPr="00843F55" w:rsidRDefault="00662D20" w:rsidP="00662D20">
      <w:pPr>
        <w:rPr>
          <w:rFonts w:cs="Times New Roman"/>
          <w:color w:val="FF0000"/>
        </w:rPr>
      </w:pPr>
      <w:r w:rsidRPr="00843F55">
        <w:rPr>
          <w:rFonts w:cs="Times New Roman"/>
          <w:color w:val="FF0000"/>
        </w:rPr>
        <w:t> </w:t>
      </w:r>
    </w:p>
    <w:p w14:paraId="00BA3B53" w14:textId="108CB768" w:rsidR="00662D20" w:rsidRPr="00421448" w:rsidRDefault="68F3197C" w:rsidP="652361BB">
      <w:pPr>
        <w:rPr>
          <w:rFonts w:cs="Times New Roman"/>
        </w:rPr>
      </w:pPr>
      <w:commentRangeStart w:id="2"/>
      <w:r w:rsidRPr="652361BB">
        <w:rPr>
          <w:rFonts w:cs="Times New Roman"/>
        </w:rPr>
        <w:t>Table 3: Highway Rankings by Category, 2020</w:t>
      </w:r>
      <w:commentRangeEnd w:id="2"/>
      <w:r w:rsidR="001B20CA">
        <w:rPr>
          <w:rStyle w:val="CommentReference"/>
        </w:rPr>
        <w:commentReference w:id="2"/>
      </w:r>
    </w:p>
    <w:tbl>
      <w:tblPr>
        <w:tblW w:w="9378" w:type="dxa"/>
        <w:tblLayout w:type="fixed"/>
        <w:tblCellMar>
          <w:top w:w="15" w:type="dxa"/>
          <w:left w:w="15" w:type="dxa"/>
          <w:bottom w:w="15" w:type="dxa"/>
          <w:right w:w="15" w:type="dxa"/>
        </w:tblCellMar>
        <w:tblLook w:val="04A0" w:firstRow="1" w:lastRow="0" w:firstColumn="1" w:lastColumn="0" w:noHBand="0" w:noVBand="1"/>
      </w:tblPr>
      <w:tblGrid>
        <w:gridCol w:w="744"/>
        <w:gridCol w:w="546"/>
        <w:gridCol w:w="708"/>
        <w:gridCol w:w="630"/>
        <w:gridCol w:w="630"/>
        <w:gridCol w:w="630"/>
        <w:gridCol w:w="720"/>
        <w:gridCol w:w="630"/>
        <w:gridCol w:w="630"/>
        <w:gridCol w:w="630"/>
        <w:gridCol w:w="630"/>
        <w:gridCol w:w="630"/>
        <w:gridCol w:w="540"/>
        <w:gridCol w:w="540"/>
        <w:gridCol w:w="540"/>
      </w:tblGrid>
      <w:tr w:rsidR="00440C0E" w:rsidRPr="00421448" w14:paraId="3FF8C8B0" w14:textId="264B97A7" w:rsidTr="00440C0E">
        <w:trPr>
          <w:trHeight w:val="4400"/>
        </w:trPr>
        <w:tc>
          <w:tcPr>
            <w:tcW w:w="7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3828EA9" w14:textId="77777777" w:rsidR="00440C0E" w:rsidRPr="00D96222" w:rsidRDefault="00440C0E" w:rsidP="00440C0E">
            <w:pPr>
              <w:rPr>
                <w:rFonts w:cs="Times New Roman"/>
                <w:color w:val="000000" w:themeColor="text1"/>
              </w:rPr>
            </w:pPr>
            <w:r w:rsidRPr="652361BB">
              <w:rPr>
                <w:rFonts w:cs="Times New Roman"/>
              </w:rPr>
              <w:t>State</w:t>
            </w:r>
          </w:p>
        </w:tc>
        <w:tc>
          <w:tcPr>
            <w:tcW w:w="54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2A7A304" w14:textId="77777777" w:rsidR="00440C0E" w:rsidRPr="00421448" w:rsidRDefault="00440C0E" w:rsidP="00440C0E">
            <w:pPr>
              <w:ind w:left="113" w:right="113"/>
              <w:rPr>
                <w:rFonts w:cs="Times New Roman"/>
              </w:rPr>
            </w:pPr>
            <w:r w:rsidRPr="652361BB">
              <w:rPr>
                <w:rFonts w:cs="Times New Roman"/>
              </w:rPr>
              <w:t>Overall</w:t>
            </w:r>
          </w:p>
        </w:tc>
        <w:tc>
          <w:tcPr>
            <w:tcW w:w="7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3E7542E" w14:textId="66FDE2F6" w:rsidR="00440C0E" w:rsidRPr="00421448" w:rsidRDefault="00440C0E" w:rsidP="00440C0E">
            <w:pPr>
              <w:ind w:left="113" w:right="113"/>
              <w:rPr>
                <w:rFonts w:cs="Times New Roman"/>
              </w:rPr>
            </w:pPr>
            <w:r w:rsidRPr="652361BB">
              <w:rPr>
                <w:rFonts w:cs="Times New Roman"/>
              </w:rPr>
              <w:t>Capital &amp; Bridge Disbursements per Mile </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C953223" w14:textId="4B0E1270" w:rsidR="00440C0E" w:rsidRPr="00421448" w:rsidRDefault="00440C0E" w:rsidP="00440C0E">
            <w:pPr>
              <w:ind w:left="113" w:right="113"/>
              <w:rPr>
                <w:rFonts w:cs="Times New Roman"/>
              </w:rPr>
            </w:pPr>
            <w:r w:rsidRPr="652361BB">
              <w:rPr>
                <w:rFonts w:cs="Times New Roman"/>
              </w:rPr>
              <w:t>Maintenance Disbursements per Mile</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2B16939" w14:textId="1D2127DE" w:rsidR="00440C0E" w:rsidRPr="00421448" w:rsidRDefault="00440C0E" w:rsidP="00440C0E">
            <w:pPr>
              <w:ind w:left="113" w:right="113"/>
              <w:rPr>
                <w:rFonts w:cs="Times New Roman"/>
              </w:rPr>
            </w:pPr>
            <w:r w:rsidRPr="652361BB">
              <w:rPr>
                <w:rFonts w:cs="Times New Roman"/>
              </w:rPr>
              <w:t>Admin Disbursements per Mile</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1CC124F" w14:textId="4EA7ADF7" w:rsidR="00440C0E" w:rsidRDefault="00440C0E" w:rsidP="00440C0E">
            <w:pPr>
              <w:rPr>
                <w:rFonts w:cs="Times New Roman"/>
              </w:rPr>
            </w:pPr>
            <w:r w:rsidRPr="1AF91A83">
              <w:rPr>
                <w:rFonts w:cs="Times New Roman"/>
              </w:rPr>
              <w:t>Other Disbursements per mile</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B1E5099" w14:textId="77777777" w:rsidR="00440C0E" w:rsidRPr="00421448" w:rsidRDefault="00440C0E" w:rsidP="00440C0E">
            <w:pPr>
              <w:ind w:left="113" w:right="113"/>
              <w:rPr>
                <w:rFonts w:cs="Times New Roman"/>
              </w:rPr>
            </w:pPr>
            <w:r w:rsidRPr="652361BB">
              <w:rPr>
                <w:rFonts w:cs="Times New Roman"/>
              </w:rPr>
              <w:t>Rural Interstate Pavement Condition</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506F3D3" w14:textId="77777777" w:rsidR="00440C0E" w:rsidRPr="00421448" w:rsidRDefault="00440C0E" w:rsidP="00440C0E">
            <w:pPr>
              <w:ind w:left="113" w:right="113"/>
              <w:rPr>
                <w:rFonts w:cs="Times New Roman"/>
              </w:rPr>
            </w:pPr>
            <w:r w:rsidRPr="652361BB">
              <w:rPr>
                <w:rFonts w:cs="Times New Roman"/>
              </w:rPr>
              <w:t>Urban Interstate Pavement Condition</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6C4A1F7" w14:textId="77777777" w:rsidR="00440C0E" w:rsidRPr="00421448" w:rsidRDefault="00440C0E" w:rsidP="00440C0E">
            <w:pPr>
              <w:ind w:left="113" w:right="113"/>
              <w:rPr>
                <w:rFonts w:cs="Times New Roman"/>
              </w:rPr>
            </w:pPr>
            <w:r w:rsidRPr="652361BB">
              <w:rPr>
                <w:rFonts w:cs="Times New Roman"/>
              </w:rPr>
              <w:t>Rural Arterial Pavement Condition</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0868966" w14:textId="77777777" w:rsidR="00440C0E" w:rsidRPr="00421448" w:rsidRDefault="00440C0E" w:rsidP="00440C0E">
            <w:pPr>
              <w:ind w:left="113" w:right="113"/>
              <w:rPr>
                <w:rFonts w:cs="Times New Roman"/>
              </w:rPr>
            </w:pPr>
            <w:r w:rsidRPr="652361BB">
              <w:rPr>
                <w:rFonts w:cs="Times New Roman"/>
              </w:rPr>
              <w:t>Urban Arterial Pavement Condition</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947F89A" w14:textId="618950A1" w:rsidR="00440C0E" w:rsidRDefault="00440C0E" w:rsidP="00440C0E">
            <w:pPr>
              <w:ind w:left="113" w:right="113"/>
              <w:rPr>
                <w:rFonts w:cs="Times New Roman"/>
              </w:rPr>
            </w:pPr>
            <w:r w:rsidRPr="1AF91A83">
              <w:rPr>
                <w:rFonts w:cs="Times New Roman"/>
              </w:rPr>
              <w:t>Urbanized Area Congestion</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705F940" w14:textId="77777777" w:rsidR="00440C0E" w:rsidRPr="00421448" w:rsidRDefault="00440C0E" w:rsidP="00440C0E">
            <w:pPr>
              <w:ind w:left="113" w:right="113"/>
              <w:rPr>
                <w:rFonts w:cs="Times New Roman"/>
              </w:rPr>
            </w:pPr>
            <w:r w:rsidRPr="652361BB">
              <w:rPr>
                <w:rFonts w:cs="Times New Roman"/>
              </w:rPr>
              <w:t>Structurally Deficient Bridges</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4AC1546" w14:textId="77777777" w:rsidR="00440C0E" w:rsidRPr="00421448" w:rsidRDefault="00440C0E" w:rsidP="00440C0E">
            <w:pPr>
              <w:ind w:left="113" w:right="113"/>
              <w:rPr>
                <w:rFonts w:cs="Times New Roman"/>
              </w:rPr>
            </w:pPr>
            <w:r w:rsidRPr="652361BB">
              <w:rPr>
                <w:rFonts w:cs="Times New Roman"/>
              </w:rPr>
              <w:t>Rural Fatality Rate </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8B918CB" w14:textId="77777777" w:rsidR="00440C0E" w:rsidRPr="00421448" w:rsidRDefault="00440C0E" w:rsidP="00440C0E">
            <w:pPr>
              <w:ind w:left="113" w:right="113"/>
              <w:rPr>
                <w:rFonts w:cs="Times New Roman"/>
              </w:rPr>
            </w:pPr>
            <w:r w:rsidRPr="652361BB">
              <w:rPr>
                <w:rFonts w:cs="Times New Roman"/>
              </w:rPr>
              <w:t>Urban Fatality Rate </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24065B" w14:textId="68D513A8" w:rsidR="00440C0E" w:rsidRPr="652361BB" w:rsidRDefault="00440C0E" w:rsidP="00440C0E">
            <w:pPr>
              <w:ind w:left="113" w:right="113"/>
              <w:rPr>
                <w:rFonts w:cs="Times New Roman"/>
              </w:rPr>
            </w:pPr>
            <w:r w:rsidRPr="1AF91A83">
              <w:rPr>
                <w:rFonts w:cs="Times New Roman"/>
              </w:rPr>
              <w:t>Other Fatality Rate </w:t>
            </w:r>
          </w:p>
        </w:tc>
      </w:tr>
      <w:tr w:rsidR="00440C0E" w:rsidRPr="00421448" w14:paraId="68C1593C" w14:textId="1EB82A42" w:rsidTr="00440C0E">
        <w:tc>
          <w:tcPr>
            <w:tcW w:w="7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637D078" w14:textId="77777777" w:rsidR="00440C0E" w:rsidRPr="00D96222" w:rsidRDefault="00440C0E" w:rsidP="00440C0E">
            <w:pPr>
              <w:spacing w:line="0" w:lineRule="atLeast"/>
              <w:rPr>
                <w:rFonts w:cs="Times New Roman"/>
                <w:color w:val="000000" w:themeColor="text1"/>
              </w:rPr>
            </w:pPr>
            <w:r w:rsidRPr="00D96222">
              <w:rPr>
                <w:rFonts w:cs="Times New Roman"/>
                <w:color w:val="000000" w:themeColor="text1"/>
              </w:rPr>
              <w:t>Alabama</w:t>
            </w:r>
          </w:p>
        </w:tc>
        <w:tc>
          <w:tcPr>
            <w:tcW w:w="54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6455ED6" w14:textId="694F034D" w:rsidR="00440C0E" w:rsidRPr="00421448" w:rsidRDefault="00440C0E" w:rsidP="00440C0E">
            <w:pPr>
              <w:spacing w:line="0" w:lineRule="atLeast"/>
              <w:jc w:val="center"/>
              <w:rPr>
                <w:rFonts w:cs="Times New Roman"/>
                <w:color w:val="000000" w:themeColor="text1"/>
              </w:rPr>
            </w:pPr>
            <w:r w:rsidRPr="79DF85DE">
              <w:rPr>
                <w:rFonts w:cs="Times New Roman"/>
                <w:color w:val="000000" w:themeColor="text1"/>
              </w:rPr>
              <w:t>15</w:t>
            </w:r>
          </w:p>
        </w:tc>
        <w:tc>
          <w:tcPr>
            <w:tcW w:w="7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ED0BDA6" w14:textId="78781390" w:rsidR="00440C0E" w:rsidRPr="00421448" w:rsidRDefault="00440C0E" w:rsidP="00440C0E">
            <w:pPr>
              <w:spacing w:line="0" w:lineRule="atLeast"/>
              <w:jc w:val="center"/>
              <w:rPr>
                <w:rFonts w:cs="Times New Roman"/>
              </w:rPr>
            </w:pPr>
            <w:r w:rsidRPr="4A2C2083">
              <w:rPr>
                <w:rFonts w:cs="Times New Roman"/>
              </w:rPr>
              <w:t>24</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9085CED" w14:textId="425019A9" w:rsidR="00440C0E" w:rsidRPr="00421448" w:rsidRDefault="00440C0E" w:rsidP="00440C0E">
            <w:pPr>
              <w:spacing w:line="0" w:lineRule="atLeast"/>
              <w:jc w:val="center"/>
              <w:rPr>
                <w:rFonts w:cs="Times New Roman"/>
              </w:rPr>
            </w:pPr>
            <w:r w:rsidRPr="4A2C2083">
              <w:rPr>
                <w:rFonts w:cs="Times New Roman"/>
              </w:rPr>
              <w:t>7</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0E1BEDA" w14:textId="73551A61" w:rsidR="00440C0E" w:rsidRPr="00421448" w:rsidRDefault="00440C0E" w:rsidP="00440C0E">
            <w:pPr>
              <w:spacing w:line="0" w:lineRule="atLeast"/>
              <w:jc w:val="center"/>
              <w:rPr>
                <w:rFonts w:cs="Times New Roman"/>
              </w:rPr>
            </w:pPr>
            <w:r w:rsidRPr="4A2C2083">
              <w:rPr>
                <w:rFonts w:cs="Times New Roman"/>
              </w:rPr>
              <w:t>44</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p w14:paraId="79B9742B" w14:textId="27DE2BD8" w:rsidR="00440C0E" w:rsidRDefault="00440C0E" w:rsidP="00440C0E">
            <w:pPr>
              <w:spacing w:line="0" w:lineRule="atLeast"/>
              <w:jc w:val="center"/>
              <w:rPr>
                <w:rFonts w:cs="Times New Roman"/>
              </w:rPr>
            </w:pPr>
            <w:r w:rsidRPr="4A2C2083">
              <w:rPr>
                <w:rFonts w:cs="Times New Roman"/>
              </w:rPr>
              <w:t>22</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F636100" w14:textId="3DBC1F7A" w:rsidR="00440C0E" w:rsidRPr="00421448" w:rsidRDefault="00440C0E" w:rsidP="00440C0E">
            <w:pPr>
              <w:spacing w:line="0" w:lineRule="atLeast"/>
              <w:jc w:val="center"/>
              <w:rPr>
                <w:rFonts w:cs="Times New Roman"/>
              </w:rPr>
            </w:pPr>
            <w:r w:rsidRPr="652361BB">
              <w:rPr>
                <w:rFonts w:cs="Times New Roman"/>
              </w:rPr>
              <w:t>28</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28D127E" w14:textId="0668EA4D" w:rsidR="00440C0E" w:rsidRPr="00421448" w:rsidRDefault="00440C0E" w:rsidP="00440C0E">
            <w:pPr>
              <w:spacing w:line="0" w:lineRule="atLeast"/>
              <w:jc w:val="center"/>
              <w:rPr>
                <w:rFonts w:cs="Times New Roman"/>
              </w:rPr>
            </w:pPr>
            <w:r w:rsidRPr="652361BB">
              <w:rPr>
                <w:rFonts w:cs="Times New Roman"/>
              </w:rPr>
              <w:t>36</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90B4F47" w14:textId="4AF83AFA" w:rsidR="00440C0E" w:rsidRPr="00421448" w:rsidRDefault="00440C0E" w:rsidP="00440C0E">
            <w:pPr>
              <w:spacing w:line="0" w:lineRule="atLeast"/>
              <w:jc w:val="center"/>
              <w:rPr>
                <w:rFonts w:cs="Times New Roman"/>
              </w:rPr>
            </w:pPr>
            <w:r w:rsidRPr="652361BB">
              <w:rPr>
                <w:rFonts w:cs="Times New Roman"/>
              </w:rPr>
              <w:t>6</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1ED3907" w14:textId="7A75BE4A" w:rsidR="00440C0E" w:rsidRPr="00421448" w:rsidRDefault="00440C0E" w:rsidP="00440C0E">
            <w:pPr>
              <w:spacing w:line="0" w:lineRule="atLeast"/>
              <w:jc w:val="center"/>
              <w:rPr>
                <w:rFonts w:cs="Times New Roman"/>
              </w:rPr>
            </w:pPr>
            <w:r w:rsidRPr="652361BB">
              <w:rPr>
                <w:rFonts w:cs="Times New Roman"/>
              </w:rPr>
              <w:t>2</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6E44838" w14:textId="212E8748" w:rsidR="00440C0E" w:rsidRDefault="00440C0E" w:rsidP="00440C0E">
            <w:pPr>
              <w:spacing w:line="0" w:lineRule="atLeast"/>
              <w:jc w:val="center"/>
              <w:rPr>
                <w:rFonts w:cs="Times New Roman"/>
              </w:rPr>
            </w:pPr>
            <w:r w:rsidRPr="1AF91A83">
              <w:rPr>
                <w:rFonts w:cs="Times New Roman"/>
              </w:rPr>
              <w:t>10</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52193B7" w14:textId="77777777" w:rsidR="00440C0E" w:rsidRPr="00421448" w:rsidRDefault="00440C0E" w:rsidP="00440C0E">
            <w:pPr>
              <w:spacing w:line="0" w:lineRule="atLeast"/>
              <w:jc w:val="center"/>
              <w:rPr>
                <w:rFonts w:cs="Times New Roman"/>
              </w:rPr>
            </w:pPr>
          </w:p>
          <w:p w14:paraId="47A3A9D3" w14:textId="26058104" w:rsidR="00440C0E" w:rsidRPr="00421448" w:rsidRDefault="00440C0E" w:rsidP="00440C0E">
            <w:pPr>
              <w:spacing w:line="0" w:lineRule="atLeast"/>
              <w:jc w:val="center"/>
              <w:rPr>
                <w:rFonts w:cs="Times New Roman"/>
              </w:rPr>
            </w:pPr>
            <w:r w:rsidRPr="652361BB">
              <w:rPr>
                <w:rFonts w:cs="Times New Roman"/>
              </w:rPr>
              <w:t>9</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3D37400" w14:textId="77777777" w:rsidR="00440C0E" w:rsidRPr="00421448" w:rsidRDefault="00440C0E" w:rsidP="00440C0E">
            <w:pPr>
              <w:spacing w:line="0" w:lineRule="atLeast"/>
              <w:jc w:val="center"/>
              <w:rPr>
                <w:rFonts w:cs="Times New Roman"/>
              </w:rPr>
            </w:pPr>
          </w:p>
          <w:p w14:paraId="3D286A49" w14:textId="36014EE5" w:rsidR="00440C0E" w:rsidRPr="00421448" w:rsidRDefault="00440C0E" w:rsidP="00440C0E">
            <w:pPr>
              <w:spacing w:line="0" w:lineRule="atLeast"/>
              <w:jc w:val="center"/>
              <w:rPr>
                <w:rFonts w:cs="Times New Roman"/>
              </w:rPr>
            </w:pPr>
            <w:r w:rsidRPr="652361BB">
              <w:rPr>
                <w:rFonts w:cs="Times New Roman"/>
              </w:rPr>
              <w:t>36</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0DD5119" w14:textId="77777777" w:rsidR="00440C0E" w:rsidRPr="00421448" w:rsidRDefault="00440C0E" w:rsidP="00440C0E">
            <w:pPr>
              <w:spacing w:line="0" w:lineRule="atLeast"/>
              <w:jc w:val="center"/>
              <w:rPr>
                <w:rFonts w:cs="Times New Roman"/>
              </w:rPr>
            </w:pPr>
          </w:p>
          <w:p w14:paraId="52823894" w14:textId="5CA1C278" w:rsidR="00440C0E" w:rsidRPr="00421448" w:rsidRDefault="00440C0E" w:rsidP="00440C0E">
            <w:pPr>
              <w:spacing w:line="0" w:lineRule="atLeast"/>
              <w:jc w:val="center"/>
              <w:rPr>
                <w:rFonts w:cs="Times New Roman"/>
              </w:rPr>
            </w:pPr>
            <w:r w:rsidRPr="652361BB">
              <w:rPr>
                <w:rFonts w:cs="Times New Roman"/>
              </w:rPr>
              <w:t>38</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E1A5B1E" w14:textId="4E5F8074" w:rsidR="00440C0E" w:rsidRPr="00421448" w:rsidRDefault="00440C0E" w:rsidP="00440C0E">
            <w:pPr>
              <w:spacing w:line="0" w:lineRule="atLeast"/>
              <w:jc w:val="center"/>
              <w:rPr>
                <w:rFonts w:cs="Times New Roman"/>
              </w:rPr>
            </w:pPr>
            <w:r w:rsidRPr="1AF91A83">
              <w:rPr>
                <w:rFonts w:cs="Times New Roman"/>
              </w:rPr>
              <w:t>24</w:t>
            </w:r>
          </w:p>
        </w:tc>
      </w:tr>
      <w:tr w:rsidR="00440C0E" w:rsidRPr="00421448" w14:paraId="1595ECE6" w14:textId="37D6AEA2" w:rsidTr="00440C0E">
        <w:tc>
          <w:tcPr>
            <w:tcW w:w="7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C8939F9" w14:textId="77777777" w:rsidR="00440C0E" w:rsidRPr="00D96222" w:rsidRDefault="00440C0E" w:rsidP="00440C0E">
            <w:pPr>
              <w:spacing w:line="0" w:lineRule="atLeast"/>
              <w:rPr>
                <w:rFonts w:cs="Times New Roman"/>
                <w:color w:val="000000" w:themeColor="text1"/>
              </w:rPr>
            </w:pPr>
            <w:r w:rsidRPr="00D96222">
              <w:rPr>
                <w:rFonts w:cs="Times New Roman"/>
                <w:color w:val="000000" w:themeColor="text1"/>
              </w:rPr>
              <w:t>Alaska</w:t>
            </w:r>
          </w:p>
        </w:tc>
        <w:tc>
          <w:tcPr>
            <w:tcW w:w="54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781E3DF" w14:textId="1C64FB02" w:rsidR="00440C0E" w:rsidRPr="00421448" w:rsidRDefault="00440C0E" w:rsidP="00440C0E">
            <w:pPr>
              <w:spacing w:line="0" w:lineRule="atLeast"/>
              <w:jc w:val="center"/>
              <w:rPr>
                <w:rFonts w:cs="Times New Roman"/>
                <w:color w:val="000000" w:themeColor="text1"/>
              </w:rPr>
            </w:pPr>
            <w:r w:rsidRPr="1AF91A83">
              <w:rPr>
                <w:rFonts w:cs="Times New Roman"/>
                <w:color w:val="000000" w:themeColor="text1"/>
              </w:rPr>
              <w:t>50</w:t>
            </w:r>
          </w:p>
        </w:tc>
        <w:tc>
          <w:tcPr>
            <w:tcW w:w="7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92336E1" w14:textId="753810CA" w:rsidR="00440C0E" w:rsidRPr="00421448" w:rsidRDefault="00440C0E" w:rsidP="00440C0E">
            <w:pPr>
              <w:spacing w:line="0" w:lineRule="atLeast"/>
              <w:jc w:val="center"/>
              <w:rPr>
                <w:rFonts w:cs="Times New Roman"/>
              </w:rPr>
            </w:pPr>
            <w:r w:rsidRPr="4A2C2083">
              <w:rPr>
                <w:rFonts w:cs="Times New Roman"/>
              </w:rPr>
              <w:t>49</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6FD149B" w14:textId="1718001B" w:rsidR="00440C0E" w:rsidRPr="00421448" w:rsidRDefault="00440C0E" w:rsidP="00440C0E">
            <w:pPr>
              <w:spacing w:line="0" w:lineRule="atLeast"/>
              <w:jc w:val="center"/>
              <w:rPr>
                <w:rFonts w:cs="Times New Roman"/>
              </w:rPr>
            </w:pPr>
            <w:r w:rsidRPr="4A2C2083">
              <w:rPr>
                <w:rFonts w:cs="Times New Roman"/>
              </w:rPr>
              <w:t>47</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60C40FE" w14:textId="7D756F8F" w:rsidR="00440C0E" w:rsidRPr="00421448" w:rsidRDefault="00440C0E" w:rsidP="00440C0E">
            <w:pPr>
              <w:spacing w:line="0" w:lineRule="atLeast"/>
              <w:jc w:val="center"/>
              <w:rPr>
                <w:rFonts w:cs="Times New Roman"/>
              </w:rPr>
            </w:pPr>
            <w:r w:rsidRPr="4A2C2083">
              <w:rPr>
                <w:rFonts w:cs="Times New Roman"/>
              </w:rPr>
              <w:t>2</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p w14:paraId="1195855D" w14:textId="2D337BFF" w:rsidR="00440C0E" w:rsidRDefault="00440C0E" w:rsidP="00440C0E">
            <w:pPr>
              <w:spacing w:line="0" w:lineRule="atLeast"/>
              <w:jc w:val="center"/>
              <w:rPr>
                <w:rFonts w:cs="Times New Roman"/>
              </w:rPr>
            </w:pPr>
            <w:r w:rsidRPr="4A2C2083">
              <w:rPr>
                <w:rFonts w:cs="Times New Roman"/>
              </w:rPr>
              <w:t>24</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F264371" w14:textId="77777777" w:rsidR="00440C0E" w:rsidRPr="00421448" w:rsidRDefault="00440C0E" w:rsidP="00440C0E">
            <w:pPr>
              <w:spacing w:line="0" w:lineRule="atLeast"/>
              <w:jc w:val="center"/>
              <w:rPr>
                <w:rFonts w:cs="Times New Roman"/>
              </w:rPr>
            </w:pPr>
            <w:r w:rsidRPr="652361BB">
              <w:rPr>
                <w:rFonts w:cs="Times New Roman"/>
              </w:rPr>
              <w:t>48</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9F6007E" w14:textId="1348C2DD" w:rsidR="00440C0E" w:rsidRPr="00421448" w:rsidRDefault="00440C0E" w:rsidP="00440C0E">
            <w:pPr>
              <w:spacing w:line="0" w:lineRule="atLeast"/>
              <w:jc w:val="center"/>
              <w:rPr>
                <w:rFonts w:cs="Times New Roman"/>
              </w:rPr>
            </w:pPr>
            <w:r w:rsidRPr="652361BB">
              <w:rPr>
                <w:rFonts w:cs="Times New Roman"/>
              </w:rPr>
              <w:t>12</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D7DD5B1" w14:textId="3D667B12" w:rsidR="00440C0E" w:rsidRPr="00421448" w:rsidRDefault="00440C0E" w:rsidP="00440C0E">
            <w:pPr>
              <w:spacing w:line="0" w:lineRule="atLeast"/>
              <w:jc w:val="center"/>
              <w:rPr>
                <w:rFonts w:cs="Times New Roman"/>
              </w:rPr>
            </w:pPr>
            <w:r w:rsidRPr="652361BB">
              <w:rPr>
                <w:rFonts w:cs="Times New Roman"/>
              </w:rPr>
              <w:t>50</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F7B9AB3" w14:textId="552BB5BA" w:rsidR="00440C0E" w:rsidRPr="00421448" w:rsidRDefault="00440C0E" w:rsidP="00440C0E">
            <w:pPr>
              <w:spacing w:line="0" w:lineRule="atLeast"/>
              <w:jc w:val="center"/>
              <w:rPr>
                <w:rFonts w:cs="Times New Roman"/>
              </w:rPr>
            </w:pPr>
            <w:r w:rsidRPr="652361BB">
              <w:rPr>
                <w:rFonts w:cs="Times New Roman"/>
              </w:rPr>
              <w:t>9</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0406B0E" w14:textId="707C777E" w:rsidR="00440C0E" w:rsidRDefault="00440C0E" w:rsidP="00440C0E">
            <w:pPr>
              <w:spacing w:line="0" w:lineRule="atLeast"/>
              <w:jc w:val="center"/>
              <w:rPr>
                <w:rFonts w:cs="Times New Roman"/>
              </w:rPr>
            </w:pPr>
            <w:r w:rsidRPr="1AF91A83">
              <w:rPr>
                <w:rFonts w:cs="Times New Roman"/>
              </w:rPr>
              <w:t>15</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C039545" w14:textId="77777777" w:rsidR="00440C0E" w:rsidRPr="00421448" w:rsidRDefault="00440C0E" w:rsidP="00440C0E">
            <w:pPr>
              <w:spacing w:line="0" w:lineRule="atLeast"/>
              <w:jc w:val="center"/>
              <w:rPr>
                <w:rFonts w:cs="Times New Roman"/>
              </w:rPr>
            </w:pPr>
          </w:p>
          <w:p w14:paraId="1E58944E" w14:textId="3EA0A26F" w:rsidR="00440C0E" w:rsidRPr="00421448" w:rsidRDefault="00440C0E" w:rsidP="00440C0E">
            <w:pPr>
              <w:spacing w:line="0" w:lineRule="atLeast"/>
              <w:jc w:val="center"/>
              <w:rPr>
                <w:rFonts w:cs="Times New Roman"/>
              </w:rPr>
            </w:pPr>
            <w:r w:rsidRPr="652361BB">
              <w:rPr>
                <w:rFonts w:cs="Times New Roman"/>
              </w:rPr>
              <w:t>35</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5B79E90" w14:textId="77777777" w:rsidR="00440C0E" w:rsidRPr="00421448" w:rsidRDefault="00440C0E" w:rsidP="00440C0E">
            <w:pPr>
              <w:spacing w:line="0" w:lineRule="atLeast"/>
              <w:jc w:val="center"/>
              <w:rPr>
                <w:rFonts w:cs="Times New Roman"/>
              </w:rPr>
            </w:pPr>
          </w:p>
          <w:p w14:paraId="3B894EAF" w14:textId="647977CD" w:rsidR="00440C0E" w:rsidRPr="00421448" w:rsidRDefault="00440C0E" w:rsidP="00440C0E">
            <w:pPr>
              <w:spacing w:line="0" w:lineRule="atLeast"/>
              <w:jc w:val="center"/>
              <w:rPr>
                <w:rFonts w:cs="Times New Roman"/>
              </w:rPr>
            </w:pPr>
            <w:r w:rsidRPr="652361BB">
              <w:rPr>
                <w:rFonts w:cs="Times New Roman"/>
              </w:rPr>
              <w:t>44</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B44D833" w14:textId="77777777" w:rsidR="00440C0E" w:rsidRPr="00421448" w:rsidRDefault="00440C0E" w:rsidP="00440C0E">
            <w:pPr>
              <w:spacing w:line="0" w:lineRule="atLeast"/>
              <w:jc w:val="center"/>
              <w:rPr>
                <w:rFonts w:cs="Times New Roman"/>
              </w:rPr>
            </w:pPr>
          </w:p>
          <w:p w14:paraId="1D9C7089" w14:textId="2BC3206E" w:rsidR="00440C0E" w:rsidRPr="00421448" w:rsidRDefault="00440C0E" w:rsidP="00440C0E">
            <w:pPr>
              <w:spacing w:line="0" w:lineRule="atLeast"/>
              <w:jc w:val="center"/>
              <w:rPr>
                <w:rFonts w:cs="Times New Roman"/>
              </w:rPr>
            </w:pPr>
            <w:r w:rsidRPr="652361BB">
              <w:rPr>
                <w:rFonts w:cs="Times New Roman"/>
              </w:rPr>
              <w:t>41</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08ECD86" w14:textId="40CFC45F" w:rsidR="00440C0E" w:rsidRPr="00421448" w:rsidRDefault="00440C0E" w:rsidP="00440C0E">
            <w:pPr>
              <w:spacing w:line="0" w:lineRule="atLeast"/>
              <w:jc w:val="center"/>
              <w:rPr>
                <w:rFonts w:cs="Times New Roman"/>
              </w:rPr>
            </w:pPr>
            <w:r w:rsidRPr="1AF91A83">
              <w:rPr>
                <w:rFonts w:cs="Times New Roman"/>
              </w:rPr>
              <w:t>5</w:t>
            </w:r>
          </w:p>
        </w:tc>
      </w:tr>
      <w:tr w:rsidR="00440C0E" w:rsidRPr="00421448" w14:paraId="72E4BD14" w14:textId="216301BE" w:rsidTr="00440C0E">
        <w:tc>
          <w:tcPr>
            <w:tcW w:w="7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3ADDEB7" w14:textId="77777777" w:rsidR="00440C0E" w:rsidRPr="00D96222" w:rsidRDefault="00440C0E" w:rsidP="00440C0E">
            <w:pPr>
              <w:spacing w:line="0" w:lineRule="atLeast"/>
              <w:rPr>
                <w:rFonts w:cs="Times New Roman"/>
                <w:color w:val="000000" w:themeColor="text1"/>
              </w:rPr>
            </w:pPr>
            <w:r w:rsidRPr="00D96222">
              <w:rPr>
                <w:rFonts w:cs="Times New Roman"/>
                <w:color w:val="000000" w:themeColor="text1"/>
              </w:rPr>
              <w:t>Arizona </w:t>
            </w:r>
          </w:p>
        </w:tc>
        <w:tc>
          <w:tcPr>
            <w:tcW w:w="54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045DDEF" w14:textId="53D39E56" w:rsidR="00440C0E" w:rsidRPr="00421448" w:rsidRDefault="00440C0E" w:rsidP="00440C0E">
            <w:pPr>
              <w:spacing w:line="0" w:lineRule="atLeast"/>
              <w:jc w:val="center"/>
              <w:rPr>
                <w:rFonts w:cs="Times New Roman"/>
                <w:color w:val="000000" w:themeColor="text1"/>
              </w:rPr>
            </w:pPr>
            <w:r w:rsidRPr="79DF85DE">
              <w:rPr>
                <w:rFonts w:cs="Times New Roman"/>
                <w:color w:val="000000" w:themeColor="text1"/>
              </w:rPr>
              <w:t>30</w:t>
            </w:r>
          </w:p>
        </w:tc>
        <w:tc>
          <w:tcPr>
            <w:tcW w:w="7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2923841" w14:textId="0F266FF9" w:rsidR="00440C0E" w:rsidRPr="00421448" w:rsidRDefault="00440C0E" w:rsidP="00440C0E">
            <w:pPr>
              <w:spacing w:line="0" w:lineRule="atLeast"/>
              <w:jc w:val="center"/>
              <w:rPr>
                <w:rFonts w:cs="Times New Roman"/>
              </w:rPr>
            </w:pPr>
            <w:r w:rsidRPr="4A2C2083">
              <w:rPr>
                <w:rFonts w:cs="Times New Roman"/>
              </w:rPr>
              <w:t>46</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E84C246" w14:textId="3C04A589" w:rsidR="00440C0E" w:rsidRPr="00421448" w:rsidRDefault="00440C0E" w:rsidP="00440C0E">
            <w:pPr>
              <w:spacing w:line="0" w:lineRule="atLeast"/>
              <w:jc w:val="center"/>
              <w:rPr>
                <w:rFonts w:cs="Times New Roman"/>
              </w:rPr>
            </w:pPr>
            <w:r w:rsidRPr="4A2C2083">
              <w:rPr>
                <w:rFonts w:cs="Times New Roman"/>
              </w:rPr>
              <w:t>10</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61DB4CD" w14:textId="24E6E8A8" w:rsidR="00440C0E" w:rsidRPr="00421448" w:rsidRDefault="00440C0E" w:rsidP="00440C0E">
            <w:pPr>
              <w:spacing w:line="0" w:lineRule="atLeast"/>
              <w:jc w:val="center"/>
              <w:rPr>
                <w:rFonts w:cs="Times New Roman"/>
              </w:rPr>
            </w:pPr>
            <w:r w:rsidRPr="4A2C2083">
              <w:rPr>
                <w:rFonts w:cs="Times New Roman"/>
              </w:rPr>
              <w:t>43</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p w14:paraId="50C22EB2" w14:textId="429A3DBD" w:rsidR="00440C0E" w:rsidRDefault="00440C0E" w:rsidP="00440C0E">
            <w:pPr>
              <w:spacing w:line="0" w:lineRule="atLeast"/>
              <w:jc w:val="center"/>
              <w:rPr>
                <w:rFonts w:cs="Times New Roman"/>
              </w:rPr>
            </w:pPr>
            <w:r w:rsidRPr="4A2C2083">
              <w:rPr>
                <w:rFonts w:cs="Times New Roman"/>
              </w:rPr>
              <w:t>44</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CADC6E3" w14:textId="402267DB" w:rsidR="00440C0E" w:rsidRPr="00421448" w:rsidRDefault="00440C0E" w:rsidP="00440C0E">
            <w:pPr>
              <w:spacing w:line="0" w:lineRule="atLeast"/>
              <w:jc w:val="center"/>
              <w:rPr>
                <w:rFonts w:cs="Times New Roman"/>
              </w:rPr>
            </w:pPr>
            <w:r w:rsidRPr="652361BB">
              <w:rPr>
                <w:rFonts w:cs="Times New Roman"/>
              </w:rPr>
              <w:t>34</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1B39E9A" w14:textId="531E7FD2" w:rsidR="00440C0E" w:rsidRPr="00421448" w:rsidRDefault="00440C0E" w:rsidP="00440C0E">
            <w:pPr>
              <w:spacing w:line="0" w:lineRule="atLeast"/>
              <w:jc w:val="center"/>
              <w:rPr>
                <w:rFonts w:cs="Times New Roman"/>
              </w:rPr>
            </w:pPr>
            <w:r w:rsidRPr="652361BB">
              <w:rPr>
                <w:rFonts w:cs="Times New Roman"/>
              </w:rPr>
              <w:t>14</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2D82CE5" w14:textId="0C7BC5AC" w:rsidR="00440C0E" w:rsidRPr="00421448" w:rsidRDefault="00440C0E" w:rsidP="00440C0E">
            <w:pPr>
              <w:spacing w:line="0" w:lineRule="atLeast"/>
              <w:jc w:val="center"/>
              <w:rPr>
                <w:rFonts w:cs="Times New Roman"/>
              </w:rPr>
            </w:pPr>
            <w:r w:rsidRPr="652361BB">
              <w:rPr>
                <w:rFonts w:cs="Times New Roman"/>
              </w:rPr>
              <w:t>27</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A3F3AD1" w14:textId="4A27CF19" w:rsidR="00440C0E" w:rsidRPr="00421448" w:rsidRDefault="00440C0E" w:rsidP="00440C0E">
            <w:pPr>
              <w:spacing w:line="0" w:lineRule="atLeast"/>
              <w:jc w:val="center"/>
              <w:rPr>
                <w:rFonts w:cs="Times New Roman"/>
              </w:rPr>
            </w:pPr>
            <w:r w:rsidRPr="652361BB">
              <w:rPr>
                <w:rFonts w:cs="Times New Roman"/>
              </w:rPr>
              <w:t>17</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C88FBDF" w14:textId="2112D2FA" w:rsidR="00440C0E" w:rsidRDefault="00440C0E" w:rsidP="00440C0E">
            <w:pPr>
              <w:spacing w:line="0" w:lineRule="atLeast"/>
              <w:jc w:val="center"/>
              <w:rPr>
                <w:rFonts w:cs="Times New Roman"/>
              </w:rPr>
            </w:pPr>
            <w:r w:rsidRPr="1AF91A83">
              <w:rPr>
                <w:rFonts w:cs="Times New Roman"/>
              </w:rPr>
              <w:t>27</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ED2FE52" w14:textId="77777777" w:rsidR="00440C0E" w:rsidRPr="00421448" w:rsidRDefault="00440C0E" w:rsidP="00440C0E">
            <w:pPr>
              <w:spacing w:line="0" w:lineRule="atLeast"/>
              <w:jc w:val="center"/>
              <w:rPr>
                <w:rFonts w:cs="Times New Roman"/>
              </w:rPr>
            </w:pPr>
          </w:p>
          <w:p w14:paraId="1442C597" w14:textId="5437172D" w:rsidR="00440C0E" w:rsidRPr="00421448" w:rsidRDefault="00440C0E" w:rsidP="00440C0E">
            <w:pPr>
              <w:spacing w:line="0" w:lineRule="atLeast"/>
              <w:jc w:val="center"/>
              <w:rPr>
                <w:rFonts w:cs="Times New Roman"/>
              </w:rPr>
            </w:pPr>
            <w:r w:rsidRPr="652361BB">
              <w:rPr>
                <w:rFonts w:cs="Times New Roman"/>
              </w:rPr>
              <w:t>1</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982B8D7" w14:textId="77777777" w:rsidR="00440C0E" w:rsidRPr="00421448" w:rsidRDefault="00440C0E" w:rsidP="00440C0E">
            <w:pPr>
              <w:spacing w:line="0" w:lineRule="atLeast"/>
              <w:jc w:val="center"/>
              <w:rPr>
                <w:rFonts w:cs="Times New Roman"/>
              </w:rPr>
            </w:pPr>
          </w:p>
          <w:p w14:paraId="65F9ABE4" w14:textId="4D448244" w:rsidR="00440C0E" w:rsidRPr="00421448" w:rsidRDefault="00440C0E" w:rsidP="00440C0E">
            <w:pPr>
              <w:spacing w:line="0" w:lineRule="atLeast"/>
              <w:jc w:val="center"/>
              <w:rPr>
                <w:rFonts w:cs="Times New Roman"/>
              </w:rPr>
            </w:pPr>
            <w:r w:rsidRPr="652361BB">
              <w:rPr>
                <w:rFonts w:cs="Times New Roman"/>
              </w:rPr>
              <w:t>41</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EC7011C" w14:textId="77777777" w:rsidR="00440C0E" w:rsidRPr="00421448" w:rsidRDefault="00440C0E" w:rsidP="00440C0E">
            <w:pPr>
              <w:spacing w:line="0" w:lineRule="atLeast"/>
              <w:jc w:val="center"/>
              <w:rPr>
                <w:rFonts w:cs="Times New Roman"/>
              </w:rPr>
            </w:pPr>
          </w:p>
          <w:p w14:paraId="36443CFE" w14:textId="67A324A2" w:rsidR="00440C0E" w:rsidRPr="00421448" w:rsidRDefault="00440C0E" w:rsidP="00440C0E">
            <w:pPr>
              <w:spacing w:line="0" w:lineRule="atLeast"/>
              <w:jc w:val="center"/>
              <w:rPr>
                <w:rFonts w:cs="Times New Roman"/>
              </w:rPr>
            </w:pPr>
            <w:r w:rsidRPr="652361BB">
              <w:rPr>
                <w:rFonts w:cs="Times New Roman"/>
              </w:rPr>
              <w:t>48</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6EC4D21" w14:textId="7DAD4F5E" w:rsidR="00440C0E" w:rsidRPr="00421448" w:rsidRDefault="00440C0E" w:rsidP="00440C0E">
            <w:pPr>
              <w:spacing w:line="0" w:lineRule="atLeast"/>
              <w:jc w:val="center"/>
              <w:rPr>
                <w:rFonts w:cs="Times New Roman"/>
              </w:rPr>
            </w:pPr>
            <w:r w:rsidRPr="1AF91A83">
              <w:rPr>
                <w:rFonts w:cs="Times New Roman"/>
              </w:rPr>
              <w:t>18</w:t>
            </w:r>
          </w:p>
        </w:tc>
      </w:tr>
      <w:tr w:rsidR="00440C0E" w:rsidRPr="00421448" w14:paraId="2DF66356" w14:textId="2779B29B" w:rsidTr="00440C0E">
        <w:tc>
          <w:tcPr>
            <w:tcW w:w="7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C369C2E" w14:textId="77777777" w:rsidR="00440C0E" w:rsidRPr="00D96222" w:rsidRDefault="00440C0E" w:rsidP="00440C0E">
            <w:pPr>
              <w:spacing w:line="0" w:lineRule="atLeast"/>
              <w:rPr>
                <w:rFonts w:cs="Times New Roman"/>
                <w:color w:val="000000" w:themeColor="text1"/>
              </w:rPr>
            </w:pPr>
            <w:r w:rsidRPr="00D96222">
              <w:rPr>
                <w:rFonts w:cs="Times New Roman"/>
                <w:color w:val="000000" w:themeColor="text1"/>
              </w:rPr>
              <w:t>Arka</w:t>
            </w:r>
            <w:r w:rsidRPr="00D96222">
              <w:rPr>
                <w:rFonts w:cs="Times New Roman"/>
                <w:color w:val="000000" w:themeColor="text1"/>
              </w:rPr>
              <w:lastRenderedPageBreak/>
              <w:t>nsas</w:t>
            </w:r>
          </w:p>
        </w:tc>
        <w:tc>
          <w:tcPr>
            <w:tcW w:w="54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6126A8C" w14:textId="14D58A78" w:rsidR="00440C0E" w:rsidRPr="00421448" w:rsidRDefault="00440C0E" w:rsidP="00440C0E">
            <w:pPr>
              <w:spacing w:line="0" w:lineRule="atLeast"/>
              <w:jc w:val="center"/>
              <w:rPr>
                <w:rFonts w:cs="Times New Roman"/>
                <w:color w:val="000000" w:themeColor="text1"/>
              </w:rPr>
            </w:pPr>
            <w:r w:rsidRPr="79DF85DE">
              <w:rPr>
                <w:rFonts w:cs="Times New Roman"/>
                <w:color w:val="000000" w:themeColor="text1"/>
              </w:rPr>
              <w:lastRenderedPageBreak/>
              <w:t>13</w:t>
            </w:r>
          </w:p>
        </w:tc>
        <w:tc>
          <w:tcPr>
            <w:tcW w:w="7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3274E94" w14:textId="47FC68CD" w:rsidR="00440C0E" w:rsidRPr="00421448" w:rsidRDefault="00440C0E" w:rsidP="00440C0E">
            <w:pPr>
              <w:spacing w:line="0" w:lineRule="atLeast"/>
              <w:jc w:val="center"/>
              <w:rPr>
                <w:rFonts w:cs="Times New Roman"/>
              </w:rPr>
            </w:pPr>
            <w:r w:rsidRPr="4A2C2083">
              <w:rPr>
                <w:rFonts w:cs="Times New Roman"/>
              </w:rPr>
              <w:t>15</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5FE786E" w14:textId="5F5AD307" w:rsidR="00440C0E" w:rsidRPr="00421448" w:rsidRDefault="00440C0E" w:rsidP="00440C0E">
            <w:pPr>
              <w:spacing w:line="0" w:lineRule="atLeast"/>
              <w:jc w:val="center"/>
              <w:rPr>
                <w:rFonts w:cs="Times New Roman"/>
              </w:rPr>
            </w:pPr>
            <w:r w:rsidRPr="4A2C2083">
              <w:rPr>
                <w:rFonts w:cs="Times New Roman"/>
              </w:rPr>
              <w:t>6</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E5EE6AF" w14:textId="74F237EA" w:rsidR="00440C0E" w:rsidRPr="00421448" w:rsidRDefault="00440C0E" w:rsidP="00440C0E">
            <w:pPr>
              <w:spacing w:line="0" w:lineRule="atLeast"/>
              <w:jc w:val="center"/>
              <w:rPr>
                <w:rFonts w:cs="Times New Roman"/>
              </w:rPr>
            </w:pPr>
            <w:r w:rsidRPr="4A2C2083">
              <w:rPr>
                <w:rFonts w:cs="Times New Roman"/>
              </w:rPr>
              <w:t>2</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p w14:paraId="3EF34A61" w14:textId="62AB0DCD" w:rsidR="00440C0E" w:rsidRDefault="00440C0E" w:rsidP="00440C0E">
            <w:pPr>
              <w:spacing w:line="0" w:lineRule="atLeast"/>
              <w:jc w:val="center"/>
              <w:rPr>
                <w:rFonts w:cs="Times New Roman"/>
              </w:rPr>
            </w:pPr>
            <w:r w:rsidRPr="79DF85DE">
              <w:rPr>
                <w:rFonts w:cs="Times New Roman"/>
              </w:rPr>
              <w:t>11</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9C48F6F" w14:textId="4DBDBE0D" w:rsidR="00440C0E" w:rsidRPr="00421448" w:rsidRDefault="00440C0E" w:rsidP="00440C0E">
            <w:pPr>
              <w:spacing w:line="0" w:lineRule="atLeast"/>
              <w:jc w:val="center"/>
              <w:rPr>
                <w:rFonts w:cs="Times New Roman"/>
              </w:rPr>
            </w:pPr>
            <w:r w:rsidRPr="652361BB">
              <w:rPr>
                <w:rFonts w:cs="Times New Roman"/>
              </w:rPr>
              <w:t>37</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4BF5038" w14:textId="293E7C0F" w:rsidR="00440C0E" w:rsidRPr="00421448" w:rsidRDefault="00440C0E" w:rsidP="00440C0E">
            <w:pPr>
              <w:spacing w:line="0" w:lineRule="atLeast"/>
              <w:jc w:val="center"/>
              <w:rPr>
                <w:rFonts w:cs="Times New Roman"/>
              </w:rPr>
            </w:pPr>
            <w:r w:rsidRPr="652361BB">
              <w:rPr>
                <w:rFonts w:cs="Times New Roman"/>
              </w:rPr>
              <w:t>35</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A754557" w14:textId="54A6C2EC" w:rsidR="00440C0E" w:rsidRPr="00421448" w:rsidRDefault="00440C0E" w:rsidP="00440C0E">
            <w:pPr>
              <w:spacing w:line="0" w:lineRule="atLeast"/>
              <w:jc w:val="center"/>
              <w:rPr>
                <w:rFonts w:cs="Times New Roman"/>
              </w:rPr>
            </w:pPr>
            <w:r w:rsidRPr="652361BB">
              <w:rPr>
                <w:rFonts w:cs="Times New Roman"/>
              </w:rPr>
              <w:t>37</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FF20203" w14:textId="7B4BE9B5" w:rsidR="00440C0E" w:rsidRPr="00421448" w:rsidRDefault="00440C0E" w:rsidP="00440C0E">
            <w:pPr>
              <w:spacing w:line="0" w:lineRule="atLeast"/>
              <w:jc w:val="center"/>
              <w:rPr>
                <w:rFonts w:cs="Times New Roman"/>
              </w:rPr>
            </w:pPr>
            <w:r w:rsidRPr="652361BB">
              <w:rPr>
                <w:rFonts w:cs="Times New Roman"/>
              </w:rPr>
              <w:t>27</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973F25E" w14:textId="5BB82071" w:rsidR="00440C0E" w:rsidRDefault="00440C0E" w:rsidP="00440C0E">
            <w:pPr>
              <w:spacing w:line="0" w:lineRule="atLeast"/>
              <w:jc w:val="center"/>
              <w:rPr>
                <w:rFonts w:cs="Times New Roman"/>
              </w:rPr>
            </w:pPr>
            <w:r w:rsidRPr="1AF91A83">
              <w:rPr>
                <w:rFonts w:cs="Times New Roman"/>
              </w:rPr>
              <w:t>25</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3DD7A03" w14:textId="77777777" w:rsidR="00440C0E" w:rsidRPr="00421448" w:rsidRDefault="00440C0E" w:rsidP="00440C0E">
            <w:pPr>
              <w:spacing w:line="0" w:lineRule="atLeast"/>
              <w:jc w:val="center"/>
              <w:rPr>
                <w:rFonts w:cs="Times New Roman"/>
              </w:rPr>
            </w:pPr>
          </w:p>
          <w:p w14:paraId="7616923D" w14:textId="77777777" w:rsidR="00440C0E" w:rsidRPr="00421448" w:rsidRDefault="00440C0E" w:rsidP="00440C0E">
            <w:pPr>
              <w:spacing w:line="0" w:lineRule="atLeast"/>
              <w:jc w:val="center"/>
              <w:rPr>
                <w:rFonts w:cs="Times New Roman"/>
              </w:rPr>
            </w:pPr>
          </w:p>
          <w:p w14:paraId="0F1C8298" w14:textId="2A4D8552" w:rsidR="00440C0E" w:rsidRPr="00421448" w:rsidRDefault="00440C0E" w:rsidP="00440C0E">
            <w:pPr>
              <w:spacing w:line="0" w:lineRule="atLeast"/>
              <w:jc w:val="center"/>
              <w:rPr>
                <w:rFonts w:cs="Times New Roman"/>
              </w:rPr>
            </w:pPr>
            <w:r w:rsidRPr="652361BB">
              <w:rPr>
                <w:rFonts w:cs="Times New Roman"/>
              </w:rPr>
              <w:t>20</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AB5BAE6" w14:textId="77777777" w:rsidR="00440C0E" w:rsidRPr="00421448" w:rsidRDefault="00440C0E" w:rsidP="00440C0E">
            <w:pPr>
              <w:spacing w:line="0" w:lineRule="atLeast"/>
              <w:jc w:val="center"/>
              <w:rPr>
                <w:rFonts w:cs="Times New Roman"/>
              </w:rPr>
            </w:pPr>
          </w:p>
          <w:p w14:paraId="545D1009" w14:textId="77777777" w:rsidR="00440C0E" w:rsidRPr="00421448" w:rsidRDefault="00440C0E" w:rsidP="00440C0E">
            <w:pPr>
              <w:spacing w:line="0" w:lineRule="atLeast"/>
              <w:jc w:val="center"/>
              <w:rPr>
                <w:rFonts w:cs="Times New Roman"/>
              </w:rPr>
            </w:pPr>
          </w:p>
          <w:p w14:paraId="252F038F" w14:textId="4E047A03" w:rsidR="00440C0E" w:rsidRPr="00421448" w:rsidRDefault="00440C0E" w:rsidP="00440C0E">
            <w:pPr>
              <w:spacing w:line="0" w:lineRule="atLeast"/>
              <w:jc w:val="center"/>
              <w:rPr>
                <w:rFonts w:cs="Times New Roman"/>
              </w:rPr>
            </w:pPr>
            <w:r w:rsidRPr="652361BB">
              <w:rPr>
                <w:rFonts w:cs="Times New Roman"/>
              </w:rPr>
              <w:t>18</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CDB18C6" w14:textId="77777777" w:rsidR="00440C0E" w:rsidRPr="00421448" w:rsidRDefault="00440C0E" w:rsidP="00440C0E">
            <w:pPr>
              <w:spacing w:line="0" w:lineRule="atLeast"/>
              <w:jc w:val="center"/>
              <w:rPr>
                <w:rFonts w:cs="Times New Roman"/>
              </w:rPr>
            </w:pPr>
          </w:p>
          <w:p w14:paraId="6BA52E77" w14:textId="77777777" w:rsidR="00440C0E" w:rsidRPr="00421448" w:rsidRDefault="00440C0E" w:rsidP="00440C0E">
            <w:pPr>
              <w:spacing w:line="0" w:lineRule="atLeast"/>
              <w:jc w:val="center"/>
              <w:rPr>
                <w:rFonts w:cs="Times New Roman"/>
              </w:rPr>
            </w:pPr>
          </w:p>
          <w:p w14:paraId="17A8489D" w14:textId="209D4EF3" w:rsidR="00440C0E" w:rsidRPr="00421448" w:rsidRDefault="00440C0E" w:rsidP="00440C0E">
            <w:pPr>
              <w:spacing w:line="0" w:lineRule="atLeast"/>
              <w:jc w:val="center"/>
              <w:rPr>
                <w:rFonts w:cs="Times New Roman"/>
              </w:rPr>
            </w:pPr>
            <w:r w:rsidRPr="652361BB">
              <w:rPr>
                <w:rFonts w:cs="Times New Roman"/>
              </w:rPr>
              <w:t>7</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E2673AB" w14:textId="7CCAC7B3" w:rsidR="00440C0E" w:rsidRPr="00421448" w:rsidRDefault="00440C0E" w:rsidP="00440C0E">
            <w:pPr>
              <w:spacing w:line="0" w:lineRule="atLeast"/>
              <w:jc w:val="center"/>
              <w:rPr>
                <w:rFonts w:cs="Times New Roman"/>
              </w:rPr>
            </w:pPr>
            <w:r w:rsidRPr="1AF91A83">
              <w:rPr>
                <w:rFonts w:cs="Times New Roman"/>
              </w:rPr>
              <w:lastRenderedPageBreak/>
              <w:t>8</w:t>
            </w:r>
          </w:p>
        </w:tc>
      </w:tr>
      <w:tr w:rsidR="00440C0E" w:rsidRPr="00421448" w14:paraId="370A8CA3" w14:textId="770B4A40" w:rsidTr="00440C0E">
        <w:tc>
          <w:tcPr>
            <w:tcW w:w="7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04DABD6" w14:textId="77777777" w:rsidR="00440C0E" w:rsidRPr="00D96222" w:rsidRDefault="00440C0E" w:rsidP="00440C0E">
            <w:pPr>
              <w:spacing w:line="0" w:lineRule="atLeast"/>
              <w:rPr>
                <w:rFonts w:cs="Times New Roman"/>
                <w:color w:val="000000" w:themeColor="text1"/>
              </w:rPr>
            </w:pPr>
            <w:r w:rsidRPr="00D96222">
              <w:rPr>
                <w:rFonts w:cs="Times New Roman"/>
                <w:color w:val="000000" w:themeColor="text1"/>
              </w:rPr>
              <w:t>California </w:t>
            </w:r>
          </w:p>
        </w:tc>
        <w:tc>
          <w:tcPr>
            <w:tcW w:w="54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EC62987" w14:textId="05BEAEEB" w:rsidR="00440C0E" w:rsidRPr="00421448" w:rsidRDefault="00440C0E" w:rsidP="00440C0E">
            <w:pPr>
              <w:spacing w:line="0" w:lineRule="atLeast"/>
              <w:jc w:val="center"/>
              <w:rPr>
                <w:rFonts w:cs="Times New Roman"/>
                <w:color w:val="000000" w:themeColor="text1"/>
              </w:rPr>
            </w:pPr>
            <w:r w:rsidRPr="1AF91A83">
              <w:rPr>
                <w:rFonts w:cs="Times New Roman"/>
                <w:color w:val="000000" w:themeColor="text1"/>
              </w:rPr>
              <w:t>47</w:t>
            </w:r>
          </w:p>
        </w:tc>
        <w:tc>
          <w:tcPr>
            <w:tcW w:w="7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AE6B1B4" w14:textId="6FE054D7" w:rsidR="00440C0E" w:rsidRPr="00421448" w:rsidRDefault="00440C0E" w:rsidP="00440C0E">
            <w:pPr>
              <w:spacing w:line="0" w:lineRule="atLeast"/>
              <w:jc w:val="center"/>
              <w:rPr>
                <w:rFonts w:cs="Times New Roman"/>
              </w:rPr>
            </w:pPr>
            <w:r w:rsidRPr="4A2C2083">
              <w:rPr>
                <w:rFonts w:cs="Times New Roman"/>
              </w:rPr>
              <w:t>36</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F3C3C41" w14:textId="69C2B575" w:rsidR="00440C0E" w:rsidRPr="00421448" w:rsidRDefault="00440C0E" w:rsidP="00440C0E">
            <w:pPr>
              <w:spacing w:line="0" w:lineRule="atLeast"/>
              <w:jc w:val="center"/>
              <w:rPr>
                <w:rFonts w:cs="Times New Roman"/>
              </w:rPr>
            </w:pPr>
            <w:r w:rsidRPr="4A2C2083">
              <w:rPr>
                <w:rFonts w:cs="Times New Roman"/>
              </w:rPr>
              <w:t>44</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4E058D0" w14:textId="0A6C9090" w:rsidR="00440C0E" w:rsidRPr="00421448" w:rsidRDefault="00440C0E" w:rsidP="00440C0E">
            <w:pPr>
              <w:spacing w:line="0" w:lineRule="atLeast"/>
              <w:jc w:val="center"/>
              <w:rPr>
                <w:rFonts w:cs="Times New Roman"/>
              </w:rPr>
            </w:pPr>
            <w:r w:rsidRPr="4A2C2083">
              <w:rPr>
                <w:rFonts w:cs="Times New Roman"/>
              </w:rPr>
              <w:t>31</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p w14:paraId="52408DAF" w14:textId="445135E8" w:rsidR="00440C0E" w:rsidRDefault="00440C0E" w:rsidP="00440C0E">
            <w:pPr>
              <w:spacing w:line="0" w:lineRule="atLeast"/>
              <w:jc w:val="center"/>
              <w:rPr>
                <w:rFonts w:cs="Times New Roman"/>
              </w:rPr>
            </w:pPr>
            <w:r w:rsidRPr="4A2C2083">
              <w:rPr>
                <w:rFonts w:cs="Times New Roman"/>
              </w:rPr>
              <w:t>41</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DBBFD2E" w14:textId="1C22D29A" w:rsidR="00440C0E" w:rsidRPr="00421448" w:rsidRDefault="00440C0E" w:rsidP="00440C0E">
            <w:pPr>
              <w:spacing w:line="0" w:lineRule="atLeast"/>
              <w:jc w:val="center"/>
              <w:rPr>
                <w:rFonts w:cs="Times New Roman"/>
              </w:rPr>
            </w:pPr>
            <w:r w:rsidRPr="652361BB">
              <w:rPr>
                <w:rFonts w:cs="Times New Roman"/>
              </w:rPr>
              <w:t>46</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FEC8A7A" w14:textId="5B8A9ECE" w:rsidR="00440C0E" w:rsidRPr="00421448" w:rsidRDefault="00440C0E" w:rsidP="00440C0E">
            <w:pPr>
              <w:spacing w:line="0" w:lineRule="atLeast"/>
              <w:jc w:val="center"/>
              <w:rPr>
                <w:rFonts w:cs="Times New Roman"/>
              </w:rPr>
            </w:pPr>
            <w:r w:rsidRPr="652361BB">
              <w:rPr>
                <w:rFonts w:cs="Times New Roman"/>
              </w:rPr>
              <w:t>47</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0895013" w14:textId="31275EED" w:rsidR="00440C0E" w:rsidRPr="00421448" w:rsidRDefault="00440C0E" w:rsidP="00440C0E">
            <w:pPr>
              <w:spacing w:line="0" w:lineRule="atLeast"/>
              <w:jc w:val="center"/>
              <w:rPr>
                <w:rFonts w:cs="Times New Roman"/>
              </w:rPr>
            </w:pPr>
            <w:r w:rsidRPr="652361BB">
              <w:rPr>
                <w:rFonts w:cs="Times New Roman"/>
              </w:rPr>
              <w:t>42</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ED1B600" w14:textId="62AA0747" w:rsidR="00440C0E" w:rsidRPr="00421448" w:rsidRDefault="00440C0E" w:rsidP="00440C0E">
            <w:pPr>
              <w:spacing w:line="0" w:lineRule="atLeast"/>
              <w:jc w:val="center"/>
              <w:rPr>
                <w:rFonts w:cs="Times New Roman"/>
              </w:rPr>
            </w:pPr>
            <w:r w:rsidRPr="652361BB">
              <w:rPr>
                <w:rFonts w:cs="Times New Roman"/>
              </w:rPr>
              <w:t>50</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66B6F15" w14:textId="3EB3BFF7" w:rsidR="00440C0E" w:rsidRDefault="00440C0E" w:rsidP="00440C0E">
            <w:pPr>
              <w:spacing w:line="0" w:lineRule="atLeast"/>
              <w:jc w:val="center"/>
              <w:rPr>
                <w:rFonts w:cs="Times New Roman"/>
              </w:rPr>
            </w:pPr>
            <w:r w:rsidRPr="1AF91A83">
              <w:rPr>
                <w:rFonts w:cs="Times New Roman"/>
              </w:rPr>
              <w:t>44</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1010D6F4" w14:textId="77777777" w:rsidR="00440C0E" w:rsidRPr="00421448" w:rsidRDefault="00440C0E" w:rsidP="00440C0E">
            <w:pPr>
              <w:spacing w:line="0" w:lineRule="atLeast"/>
              <w:jc w:val="center"/>
              <w:rPr>
                <w:rFonts w:cs="Times New Roman"/>
              </w:rPr>
            </w:pPr>
          </w:p>
          <w:p w14:paraId="0161C948" w14:textId="77777777" w:rsidR="00440C0E" w:rsidRPr="00421448" w:rsidRDefault="00440C0E" w:rsidP="00440C0E">
            <w:pPr>
              <w:spacing w:line="0" w:lineRule="atLeast"/>
              <w:jc w:val="center"/>
              <w:rPr>
                <w:rFonts w:cs="Times New Roman"/>
              </w:rPr>
            </w:pPr>
          </w:p>
          <w:p w14:paraId="7C4C68A3" w14:textId="711302DD" w:rsidR="00440C0E" w:rsidRPr="00421448" w:rsidRDefault="00440C0E" w:rsidP="00440C0E">
            <w:pPr>
              <w:spacing w:line="0" w:lineRule="atLeast"/>
              <w:jc w:val="center"/>
              <w:rPr>
                <w:rFonts w:cs="Times New Roman"/>
              </w:rPr>
            </w:pPr>
            <w:r w:rsidRPr="652361BB">
              <w:rPr>
                <w:rFonts w:cs="Times New Roman"/>
              </w:rPr>
              <w:t>25</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CE8D837" w14:textId="77777777" w:rsidR="00440C0E" w:rsidRPr="00421448" w:rsidRDefault="00440C0E" w:rsidP="00440C0E">
            <w:pPr>
              <w:spacing w:line="0" w:lineRule="atLeast"/>
              <w:jc w:val="center"/>
              <w:rPr>
                <w:rFonts w:cs="Times New Roman"/>
              </w:rPr>
            </w:pPr>
          </w:p>
          <w:p w14:paraId="659ECBFD" w14:textId="77777777" w:rsidR="00440C0E" w:rsidRPr="00421448" w:rsidRDefault="00440C0E" w:rsidP="00440C0E">
            <w:pPr>
              <w:spacing w:line="0" w:lineRule="atLeast"/>
              <w:jc w:val="center"/>
              <w:rPr>
                <w:rFonts w:cs="Times New Roman"/>
              </w:rPr>
            </w:pPr>
          </w:p>
          <w:p w14:paraId="1EE29909" w14:textId="73E88002" w:rsidR="00440C0E" w:rsidRPr="00421448" w:rsidRDefault="00440C0E" w:rsidP="00440C0E">
            <w:pPr>
              <w:spacing w:line="0" w:lineRule="atLeast"/>
              <w:jc w:val="center"/>
              <w:rPr>
                <w:rFonts w:cs="Times New Roman"/>
              </w:rPr>
            </w:pPr>
            <w:r w:rsidRPr="652361BB">
              <w:rPr>
                <w:rFonts w:cs="Times New Roman"/>
              </w:rPr>
              <w:t>39</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406E429" w14:textId="77777777" w:rsidR="00440C0E" w:rsidRPr="00421448" w:rsidRDefault="00440C0E" w:rsidP="00440C0E">
            <w:pPr>
              <w:spacing w:line="0" w:lineRule="atLeast"/>
              <w:jc w:val="center"/>
              <w:rPr>
                <w:rFonts w:cs="Times New Roman"/>
              </w:rPr>
            </w:pPr>
          </w:p>
          <w:p w14:paraId="1AFF7052" w14:textId="77777777" w:rsidR="00440C0E" w:rsidRPr="00421448" w:rsidRDefault="00440C0E" w:rsidP="00440C0E">
            <w:pPr>
              <w:spacing w:line="0" w:lineRule="atLeast"/>
              <w:jc w:val="center"/>
              <w:rPr>
                <w:rFonts w:cs="Times New Roman"/>
              </w:rPr>
            </w:pPr>
          </w:p>
          <w:p w14:paraId="7615A291" w14:textId="7ABCF0F8" w:rsidR="00440C0E" w:rsidRPr="00421448" w:rsidRDefault="00440C0E" w:rsidP="00440C0E">
            <w:pPr>
              <w:spacing w:line="0" w:lineRule="atLeast"/>
              <w:jc w:val="center"/>
              <w:rPr>
                <w:rFonts w:cs="Times New Roman"/>
              </w:rPr>
            </w:pPr>
            <w:r w:rsidRPr="652361BB">
              <w:rPr>
                <w:rFonts w:cs="Times New Roman"/>
              </w:rPr>
              <w:t>23</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97577D6" w14:textId="0A5C164A" w:rsidR="00440C0E" w:rsidRPr="00421448" w:rsidRDefault="00440C0E" w:rsidP="00440C0E">
            <w:pPr>
              <w:spacing w:line="0" w:lineRule="atLeast"/>
              <w:jc w:val="center"/>
              <w:rPr>
                <w:rFonts w:cs="Times New Roman"/>
              </w:rPr>
            </w:pPr>
            <w:r w:rsidRPr="1AF91A83">
              <w:rPr>
                <w:rFonts w:cs="Times New Roman"/>
              </w:rPr>
              <w:t>38</w:t>
            </w:r>
          </w:p>
        </w:tc>
      </w:tr>
      <w:tr w:rsidR="00440C0E" w:rsidRPr="00421448" w14:paraId="5C59C3AF" w14:textId="4E1FD821" w:rsidTr="00440C0E">
        <w:tc>
          <w:tcPr>
            <w:tcW w:w="7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AC21BB6" w14:textId="77777777" w:rsidR="00440C0E" w:rsidRPr="00D96222" w:rsidRDefault="00440C0E" w:rsidP="00440C0E">
            <w:pPr>
              <w:spacing w:line="0" w:lineRule="atLeast"/>
              <w:rPr>
                <w:rFonts w:cs="Times New Roman"/>
                <w:color w:val="000000" w:themeColor="text1"/>
              </w:rPr>
            </w:pPr>
            <w:r w:rsidRPr="00D96222">
              <w:rPr>
                <w:rFonts w:cs="Times New Roman"/>
                <w:color w:val="000000" w:themeColor="text1"/>
              </w:rPr>
              <w:t>Colorado</w:t>
            </w:r>
          </w:p>
        </w:tc>
        <w:tc>
          <w:tcPr>
            <w:tcW w:w="54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3ADEE6E" w14:textId="7EFB9ADF" w:rsidR="00440C0E" w:rsidRPr="00421448" w:rsidRDefault="00440C0E" w:rsidP="00440C0E">
            <w:pPr>
              <w:spacing w:line="0" w:lineRule="atLeast"/>
              <w:jc w:val="center"/>
              <w:rPr>
                <w:rFonts w:cs="Times New Roman"/>
                <w:color w:val="FF0000"/>
              </w:rPr>
            </w:pPr>
            <w:r w:rsidRPr="79DF85DE">
              <w:rPr>
                <w:rFonts w:cs="Times New Roman"/>
                <w:color w:val="000000" w:themeColor="text1"/>
              </w:rPr>
              <w:t>43</w:t>
            </w:r>
          </w:p>
        </w:tc>
        <w:tc>
          <w:tcPr>
            <w:tcW w:w="7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0AE2714" w14:textId="6D655F1B" w:rsidR="00440C0E" w:rsidRPr="00421448" w:rsidRDefault="00440C0E" w:rsidP="00440C0E">
            <w:pPr>
              <w:spacing w:line="0" w:lineRule="atLeast"/>
              <w:jc w:val="center"/>
              <w:rPr>
                <w:rFonts w:cs="Times New Roman"/>
              </w:rPr>
            </w:pPr>
            <w:r w:rsidRPr="4A2C2083">
              <w:rPr>
                <w:rFonts w:cs="Times New Roman"/>
              </w:rPr>
              <w:t>28</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41DFCE9" w14:textId="093C992F" w:rsidR="00440C0E" w:rsidRPr="00421448" w:rsidRDefault="00440C0E" w:rsidP="00440C0E">
            <w:pPr>
              <w:spacing w:line="0" w:lineRule="atLeast"/>
              <w:jc w:val="center"/>
              <w:rPr>
                <w:rFonts w:cs="Times New Roman"/>
              </w:rPr>
            </w:pPr>
            <w:r w:rsidRPr="4A2C2083">
              <w:rPr>
                <w:rFonts w:cs="Times New Roman"/>
              </w:rPr>
              <w:t>43</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D7C5DE6" w14:textId="0340697C" w:rsidR="00440C0E" w:rsidRPr="00421448" w:rsidRDefault="00440C0E" w:rsidP="00440C0E">
            <w:pPr>
              <w:spacing w:line="0" w:lineRule="atLeast"/>
              <w:jc w:val="center"/>
              <w:rPr>
                <w:rFonts w:cs="Times New Roman"/>
              </w:rPr>
            </w:pPr>
            <w:r w:rsidRPr="4A2C2083">
              <w:rPr>
                <w:rFonts w:cs="Times New Roman"/>
              </w:rPr>
              <w:t>40</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p w14:paraId="2482CBF4" w14:textId="5CAE8E35" w:rsidR="00440C0E" w:rsidRDefault="00440C0E" w:rsidP="00440C0E">
            <w:pPr>
              <w:spacing w:line="0" w:lineRule="atLeast"/>
              <w:jc w:val="center"/>
              <w:rPr>
                <w:rFonts w:cs="Times New Roman"/>
              </w:rPr>
            </w:pPr>
            <w:r w:rsidRPr="4A2C2083">
              <w:rPr>
                <w:rFonts w:cs="Times New Roman"/>
              </w:rPr>
              <w:t>12</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72AFF92" w14:textId="77777777" w:rsidR="00440C0E" w:rsidRPr="00421448" w:rsidRDefault="00440C0E" w:rsidP="00440C0E">
            <w:pPr>
              <w:spacing w:line="0" w:lineRule="atLeast"/>
              <w:jc w:val="center"/>
              <w:rPr>
                <w:rFonts w:cs="Times New Roman"/>
              </w:rPr>
            </w:pPr>
            <w:r w:rsidRPr="652361BB">
              <w:rPr>
                <w:rFonts w:cs="Times New Roman"/>
              </w:rPr>
              <w:t>47</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79B54A9" w14:textId="593787C2" w:rsidR="00440C0E" w:rsidRPr="00421448" w:rsidRDefault="00440C0E" w:rsidP="00440C0E">
            <w:pPr>
              <w:spacing w:line="0" w:lineRule="atLeast"/>
              <w:jc w:val="center"/>
              <w:rPr>
                <w:rFonts w:cs="Times New Roman"/>
              </w:rPr>
            </w:pPr>
            <w:r w:rsidRPr="652361BB">
              <w:rPr>
                <w:rFonts w:cs="Times New Roman"/>
              </w:rPr>
              <w:t>40</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D0BC250" w14:textId="4EF2161C" w:rsidR="00440C0E" w:rsidRPr="00421448" w:rsidRDefault="00440C0E" w:rsidP="00440C0E">
            <w:pPr>
              <w:spacing w:line="0" w:lineRule="atLeast"/>
              <w:jc w:val="center"/>
              <w:rPr>
                <w:rFonts w:cs="Times New Roman"/>
              </w:rPr>
            </w:pPr>
            <w:r w:rsidRPr="652361BB">
              <w:rPr>
                <w:rFonts w:cs="Times New Roman"/>
              </w:rPr>
              <w:t>26</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72A7EFB" w14:textId="7AC31D80" w:rsidR="00440C0E" w:rsidRPr="00421448" w:rsidRDefault="00440C0E" w:rsidP="00440C0E">
            <w:pPr>
              <w:spacing w:line="0" w:lineRule="atLeast"/>
              <w:jc w:val="center"/>
              <w:rPr>
                <w:rFonts w:cs="Times New Roman"/>
              </w:rPr>
            </w:pPr>
            <w:r w:rsidRPr="652361BB">
              <w:rPr>
                <w:rFonts w:cs="Times New Roman"/>
              </w:rPr>
              <w:t>31</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3CEE251" w14:textId="1A635FC9" w:rsidR="00440C0E" w:rsidRDefault="00440C0E" w:rsidP="00440C0E">
            <w:pPr>
              <w:spacing w:line="0" w:lineRule="atLeast"/>
              <w:jc w:val="center"/>
              <w:rPr>
                <w:rFonts w:cs="Times New Roman"/>
              </w:rPr>
            </w:pPr>
            <w:r w:rsidRPr="1AF91A83">
              <w:rPr>
                <w:rFonts w:cs="Times New Roman"/>
              </w:rPr>
              <w:t>31</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1217F301" w14:textId="77777777" w:rsidR="00440C0E" w:rsidRPr="00421448" w:rsidRDefault="00440C0E" w:rsidP="00440C0E">
            <w:pPr>
              <w:spacing w:line="0" w:lineRule="atLeast"/>
              <w:jc w:val="center"/>
              <w:rPr>
                <w:rFonts w:cs="Times New Roman"/>
              </w:rPr>
            </w:pPr>
          </w:p>
          <w:p w14:paraId="3E4FBFBF" w14:textId="300470B7" w:rsidR="00440C0E" w:rsidRPr="00421448" w:rsidRDefault="00440C0E" w:rsidP="00440C0E">
            <w:pPr>
              <w:spacing w:line="0" w:lineRule="atLeast"/>
              <w:jc w:val="center"/>
              <w:rPr>
                <w:rFonts w:cs="Times New Roman"/>
              </w:rPr>
            </w:pPr>
            <w:r w:rsidRPr="652361BB">
              <w:rPr>
                <w:rFonts w:cs="Times New Roman"/>
              </w:rPr>
              <w:t>21</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8D517AD" w14:textId="77777777" w:rsidR="00440C0E" w:rsidRPr="00421448" w:rsidRDefault="00440C0E" w:rsidP="00440C0E">
            <w:pPr>
              <w:spacing w:line="0" w:lineRule="atLeast"/>
              <w:jc w:val="center"/>
              <w:rPr>
                <w:rFonts w:cs="Times New Roman"/>
              </w:rPr>
            </w:pPr>
          </w:p>
          <w:p w14:paraId="6BCB50A0" w14:textId="4B3D9EC0" w:rsidR="00440C0E" w:rsidRPr="00421448" w:rsidRDefault="00440C0E" w:rsidP="00440C0E">
            <w:pPr>
              <w:spacing w:line="0" w:lineRule="atLeast"/>
              <w:jc w:val="center"/>
              <w:rPr>
                <w:rFonts w:cs="Times New Roman"/>
              </w:rPr>
            </w:pPr>
            <w:r w:rsidRPr="652361BB">
              <w:rPr>
                <w:rFonts w:cs="Times New Roman"/>
              </w:rPr>
              <w:t>32</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1DE0B430" w14:textId="77777777" w:rsidR="00440C0E" w:rsidRPr="00421448" w:rsidRDefault="00440C0E" w:rsidP="00440C0E">
            <w:pPr>
              <w:spacing w:line="0" w:lineRule="atLeast"/>
              <w:jc w:val="center"/>
              <w:rPr>
                <w:rFonts w:cs="Times New Roman"/>
              </w:rPr>
            </w:pPr>
          </w:p>
          <w:p w14:paraId="71E0E90E" w14:textId="3983F3EF" w:rsidR="00440C0E" w:rsidRPr="00421448" w:rsidRDefault="00440C0E" w:rsidP="00440C0E">
            <w:pPr>
              <w:spacing w:line="0" w:lineRule="atLeast"/>
              <w:jc w:val="center"/>
              <w:rPr>
                <w:rFonts w:cs="Times New Roman"/>
              </w:rPr>
            </w:pPr>
            <w:r w:rsidRPr="652361BB">
              <w:rPr>
                <w:rFonts w:cs="Times New Roman"/>
              </w:rPr>
              <w:t>36</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05B629E" w14:textId="09CFDCE4" w:rsidR="00440C0E" w:rsidRPr="00421448" w:rsidRDefault="00440C0E" w:rsidP="00440C0E">
            <w:pPr>
              <w:spacing w:line="0" w:lineRule="atLeast"/>
              <w:jc w:val="center"/>
              <w:rPr>
                <w:rFonts w:cs="Times New Roman"/>
              </w:rPr>
            </w:pPr>
            <w:r w:rsidRPr="1AF91A83">
              <w:rPr>
                <w:rFonts w:cs="Times New Roman"/>
              </w:rPr>
              <w:t>20</w:t>
            </w:r>
          </w:p>
        </w:tc>
      </w:tr>
      <w:tr w:rsidR="00440C0E" w:rsidRPr="00421448" w14:paraId="37FA397B" w14:textId="15F0512F" w:rsidTr="00440C0E">
        <w:tc>
          <w:tcPr>
            <w:tcW w:w="7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AB4E551" w14:textId="77777777" w:rsidR="00440C0E" w:rsidRPr="00D96222" w:rsidRDefault="00440C0E" w:rsidP="00440C0E">
            <w:pPr>
              <w:spacing w:line="0" w:lineRule="atLeast"/>
              <w:rPr>
                <w:rFonts w:cs="Times New Roman"/>
                <w:color w:val="000000" w:themeColor="text1"/>
              </w:rPr>
            </w:pPr>
            <w:r w:rsidRPr="00D96222">
              <w:rPr>
                <w:rFonts w:cs="Times New Roman"/>
                <w:color w:val="000000" w:themeColor="text1"/>
              </w:rPr>
              <w:t>Connecticut </w:t>
            </w:r>
          </w:p>
        </w:tc>
        <w:tc>
          <w:tcPr>
            <w:tcW w:w="54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8CE3EFA" w14:textId="59B4F056" w:rsidR="00440C0E" w:rsidRPr="00421448" w:rsidRDefault="00440C0E" w:rsidP="00440C0E">
            <w:pPr>
              <w:spacing w:line="0" w:lineRule="atLeast"/>
              <w:jc w:val="center"/>
              <w:rPr>
                <w:rFonts w:cs="Times New Roman"/>
                <w:color w:val="000000" w:themeColor="text1"/>
              </w:rPr>
            </w:pPr>
            <w:r w:rsidRPr="79DF85DE">
              <w:rPr>
                <w:rFonts w:cs="Times New Roman"/>
                <w:color w:val="000000" w:themeColor="text1"/>
              </w:rPr>
              <w:t>5</w:t>
            </w:r>
          </w:p>
        </w:tc>
        <w:tc>
          <w:tcPr>
            <w:tcW w:w="7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FF7119F" w14:textId="6678372F" w:rsidR="00440C0E" w:rsidRPr="00421448" w:rsidRDefault="00440C0E" w:rsidP="00440C0E">
            <w:pPr>
              <w:spacing w:line="0" w:lineRule="atLeast"/>
              <w:jc w:val="center"/>
              <w:rPr>
                <w:rFonts w:cs="Times New Roman"/>
              </w:rPr>
            </w:pPr>
            <w:r w:rsidRPr="4A2C2083">
              <w:rPr>
                <w:rFonts w:cs="Times New Roman"/>
              </w:rPr>
              <w:t>12</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46BF414" w14:textId="66EB526B" w:rsidR="00440C0E" w:rsidRPr="00421448" w:rsidRDefault="00440C0E" w:rsidP="00440C0E">
            <w:pPr>
              <w:spacing w:line="0" w:lineRule="atLeast"/>
              <w:jc w:val="center"/>
              <w:rPr>
                <w:rFonts w:cs="Times New Roman"/>
              </w:rPr>
            </w:pPr>
            <w:r w:rsidRPr="4A2C2083">
              <w:rPr>
                <w:rFonts w:cs="Times New Roman"/>
              </w:rPr>
              <w:t>16</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C7F6BA5" w14:textId="31013BC9" w:rsidR="00440C0E" w:rsidRPr="00421448" w:rsidRDefault="00440C0E" w:rsidP="00440C0E">
            <w:pPr>
              <w:spacing w:line="0" w:lineRule="atLeast"/>
              <w:jc w:val="center"/>
              <w:rPr>
                <w:rFonts w:cs="Times New Roman"/>
              </w:rPr>
            </w:pPr>
            <w:r w:rsidRPr="4A2C2083">
              <w:rPr>
                <w:rFonts w:cs="Times New Roman"/>
              </w:rPr>
              <w:t>16</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p w14:paraId="49D4C977" w14:textId="3A2C15E9" w:rsidR="00440C0E" w:rsidRDefault="00440C0E" w:rsidP="00440C0E">
            <w:pPr>
              <w:spacing w:line="0" w:lineRule="atLeast"/>
              <w:jc w:val="center"/>
              <w:rPr>
                <w:rFonts w:cs="Times New Roman"/>
              </w:rPr>
            </w:pPr>
            <w:r w:rsidRPr="4A2C2083">
              <w:rPr>
                <w:rFonts w:cs="Times New Roman"/>
              </w:rPr>
              <w:t>9</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F51849E" w14:textId="76B666A3" w:rsidR="00440C0E" w:rsidRPr="00421448" w:rsidRDefault="00440C0E" w:rsidP="00440C0E">
            <w:pPr>
              <w:spacing w:line="0" w:lineRule="atLeast"/>
              <w:jc w:val="center"/>
              <w:rPr>
                <w:rFonts w:cs="Times New Roman"/>
              </w:rPr>
            </w:pPr>
            <w:r w:rsidRPr="652361BB">
              <w:rPr>
                <w:rFonts w:cs="Times New Roman"/>
              </w:rPr>
              <w:t>13</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559558D" w14:textId="15991AF7" w:rsidR="00440C0E" w:rsidRPr="00421448" w:rsidRDefault="00440C0E" w:rsidP="00440C0E">
            <w:pPr>
              <w:spacing w:line="0" w:lineRule="atLeast"/>
              <w:jc w:val="center"/>
              <w:rPr>
                <w:rFonts w:cs="Times New Roman"/>
              </w:rPr>
            </w:pPr>
            <w:r w:rsidRPr="652361BB">
              <w:rPr>
                <w:rFonts w:cs="Times New Roman"/>
              </w:rPr>
              <w:t>8</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F33C5E3" w14:textId="22849C96" w:rsidR="00440C0E" w:rsidRPr="00421448" w:rsidRDefault="00440C0E" w:rsidP="00440C0E">
            <w:pPr>
              <w:spacing w:line="0" w:lineRule="atLeast"/>
              <w:jc w:val="center"/>
              <w:rPr>
                <w:rFonts w:cs="Times New Roman"/>
              </w:rPr>
            </w:pPr>
            <w:r w:rsidRPr="652361BB">
              <w:rPr>
                <w:rFonts w:cs="Times New Roman"/>
              </w:rPr>
              <w:t>21</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03B49C4" w14:textId="2E3277F5" w:rsidR="00440C0E" w:rsidRPr="00421448" w:rsidRDefault="00440C0E" w:rsidP="00440C0E">
            <w:pPr>
              <w:spacing w:line="0" w:lineRule="atLeast"/>
              <w:jc w:val="center"/>
              <w:rPr>
                <w:rFonts w:cs="Times New Roman"/>
              </w:rPr>
            </w:pPr>
            <w:r w:rsidRPr="652361BB">
              <w:rPr>
                <w:rFonts w:cs="Times New Roman"/>
              </w:rPr>
              <w:t>28</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7408E9D" w14:textId="09436C86" w:rsidR="00440C0E" w:rsidRDefault="00440C0E" w:rsidP="00440C0E">
            <w:pPr>
              <w:spacing w:line="0" w:lineRule="atLeast"/>
              <w:jc w:val="center"/>
              <w:rPr>
                <w:rFonts w:cs="Times New Roman"/>
              </w:rPr>
            </w:pPr>
            <w:r w:rsidRPr="1AF91A83">
              <w:rPr>
                <w:rFonts w:cs="Times New Roman"/>
              </w:rPr>
              <w:t>42</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2C44D7F" w14:textId="77777777" w:rsidR="00440C0E" w:rsidRPr="00421448" w:rsidRDefault="00440C0E" w:rsidP="00440C0E">
            <w:pPr>
              <w:spacing w:line="0" w:lineRule="atLeast"/>
              <w:jc w:val="center"/>
              <w:rPr>
                <w:rFonts w:cs="Times New Roman"/>
              </w:rPr>
            </w:pPr>
          </w:p>
          <w:p w14:paraId="58F08AFD" w14:textId="77777777" w:rsidR="00440C0E" w:rsidRPr="00421448" w:rsidRDefault="00440C0E" w:rsidP="00440C0E">
            <w:pPr>
              <w:spacing w:line="0" w:lineRule="atLeast"/>
              <w:jc w:val="center"/>
              <w:rPr>
                <w:rFonts w:cs="Times New Roman"/>
              </w:rPr>
            </w:pPr>
          </w:p>
          <w:p w14:paraId="47104BE5" w14:textId="5FDDBEE0" w:rsidR="00440C0E" w:rsidRPr="00421448" w:rsidRDefault="00440C0E" w:rsidP="00440C0E">
            <w:pPr>
              <w:spacing w:line="0" w:lineRule="atLeast"/>
              <w:jc w:val="center"/>
              <w:rPr>
                <w:rFonts w:cs="Times New Roman"/>
              </w:rPr>
            </w:pPr>
            <w:r w:rsidRPr="652361BB">
              <w:rPr>
                <w:rFonts w:cs="Times New Roman"/>
              </w:rPr>
              <w:t>22</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7DA5672" w14:textId="77777777" w:rsidR="00440C0E" w:rsidRPr="00421448" w:rsidRDefault="00440C0E" w:rsidP="00440C0E">
            <w:pPr>
              <w:spacing w:line="0" w:lineRule="atLeast"/>
              <w:jc w:val="center"/>
              <w:rPr>
                <w:rFonts w:cs="Times New Roman"/>
              </w:rPr>
            </w:pPr>
          </w:p>
          <w:p w14:paraId="4CAF4489" w14:textId="77777777" w:rsidR="00440C0E" w:rsidRPr="00421448" w:rsidRDefault="00440C0E" w:rsidP="00440C0E">
            <w:pPr>
              <w:spacing w:line="0" w:lineRule="atLeast"/>
              <w:jc w:val="center"/>
              <w:rPr>
                <w:rFonts w:cs="Times New Roman"/>
              </w:rPr>
            </w:pPr>
          </w:p>
          <w:p w14:paraId="429D1383" w14:textId="6B5153DE" w:rsidR="00440C0E" w:rsidRPr="00421448" w:rsidRDefault="00440C0E" w:rsidP="00440C0E">
            <w:pPr>
              <w:spacing w:line="0" w:lineRule="atLeast"/>
              <w:jc w:val="center"/>
              <w:rPr>
                <w:rFonts w:cs="Times New Roman"/>
              </w:rPr>
            </w:pPr>
            <w:r w:rsidRPr="652361BB">
              <w:rPr>
                <w:rFonts w:cs="Times New Roman"/>
              </w:rPr>
              <w:t>25</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0BFFBC0" w14:textId="77777777" w:rsidR="00440C0E" w:rsidRPr="00421448" w:rsidRDefault="00440C0E" w:rsidP="00440C0E">
            <w:pPr>
              <w:spacing w:line="0" w:lineRule="atLeast"/>
              <w:jc w:val="center"/>
              <w:rPr>
                <w:rFonts w:cs="Times New Roman"/>
              </w:rPr>
            </w:pPr>
          </w:p>
          <w:p w14:paraId="7EBF0A56" w14:textId="77777777" w:rsidR="00440C0E" w:rsidRPr="00421448" w:rsidRDefault="00440C0E" w:rsidP="00440C0E">
            <w:pPr>
              <w:spacing w:line="0" w:lineRule="atLeast"/>
              <w:jc w:val="center"/>
              <w:rPr>
                <w:rFonts w:cs="Times New Roman"/>
              </w:rPr>
            </w:pPr>
          </w:p>
          <w:p w14:paraId="1F025817" w14:textId="1C099A71" w:rsidR="00440C0E" w:rsidRPr="00421448" w:rsidRDefault="00440C0E" w:rsidP="00440C0E">
            <w:pPr>
              <w:spacing w:line="0" w:lineRule="atLeast"/>
              <w:rPr>
                <w:rFonts w:cs="Times New Roman"/>
              </w:rPr>
            </w:pPr>
            <w:r w:rsidRPr="652361BB">
              <w:rPr>
                <w:rFonts w:cs="Times New Roman"/>
              </w:rPr>
              <w:t>11</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FC6FB1B" w14:textId="0659DFAA" w:rsidR="00440C0E" w:rsidRPr="00421448" w:rsidRDefault="00440C0E" w:rsidP="00440C0E">
            <w:pPr>
              <w:spacing w:line="0" w:lineRule="atLeast"/>
              <w:jc w:val="center"/>
              <w:rPr>
                <w:rFonts w:cs="Times New Roman"/>
              </w:rPr>
            </w:pPr>
            <w:r w:rsidRPr="1AF91A83">
              <w:rPr>
                <w:rFonts w:cs="Times New Roman"/>
              </w:rPr>
              <w:t>17</w:t>
            </w:r>
          </w:p>
        </w:tc>
      </w:tr>
      <w:tr w:rsidR="00440C0E" w:rsidRPr="00421448" w14:paraId="7FE760AB" w14:textId="735AB943" w:rsidTr="00440C0E">
        <w:tc>
          <w:tcPr>
            <w:tcW w:w="7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157BF655" w14:textId="77777777" w:rsidR="00440C0E" w:rsidRPr="00D96222" w:rsidRDefault="00440C0E" w:rsidP="00440C0E">
            <w:pPr>
              <w:spacing w:line="0" w:lineRule="atLeast"/>
              <w:rPr>
                <w:rFonts w:cs="Times New Roman"/>
                <w:color w:val="000000" w:themeColor="text1"/>
              </w:rPr>
            </w:pPr>
            <w:r w:rsidRPr="00D96222">
              <w:rPr>
                <w:rFonts w:cs="Times New Roman"/>
                <w:color w:val="000000" w:themeColor="text1"/>
              </w:rPr>
              <w:t>Delaware</w:t>
            </w:r>
          </w:p>
        </w:tc>
        <w:tc>
          <w:tcPr>
            <w:tcW w:w="54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FA5DBC4" w14:textId="2F1BCBDB" w:rsidR="00440C0E" w:rsidRPr="00421448" w:rsidRDefault="00440C0E" w:rsidP="00440C0E">
            <w:pPr>
              <w:spacing w:line="0" w:lineRule="atLeast"/>
              <w:jc w:val="center"/>
              <w:rPr>
                <w:rFonts w:cs="Times New Roman"/>
                <w:color w:val="000000" w:themeColor="text1"/>
              </w:rPr>
            </w:pPr>
            <w:r w:rsidRPr="79DF85DE">
              <w:rPr>
                <w:rFonts w:cs="Times New Roman"/>
                <w:color w:val="000000" w:themeColor="text1"/>
              </w:rPr>
              <w:t>35</w:t>
            </w:r>
          </w:p>
        </w:tc>
        <w:tc>
          <w:tcPr>
            <w:tcW w:w="7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07DCBC1" w14:textId="39D3746D" w:rsidR="00440C0E" w:rsidRPr="00421448" w:rsidRDefault="00440C0E" w:rsidP="00440C0E">
            <w:pPr>
              <w:spacing w:line="0" w:lineRule="atLeast"/>
              <w:jc w:val="center"/>
              <w:rPr>
                <w:rFonts w:cs="Times New Roman"/>
              </w:rPr>
            </w:pPr>
            <w:r w:rsidRPr="4A2C2083">
              <w:rPr>
                <w:rFonts w:cs="Times New Roman"/>
              </w:rPr>
              <w:t>10</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4FE6FAD" w14:textId="241C40AB" w:rsidR="00440C0E" w:rsidRPr="00421448" w:rsidRDefault="00440C0E" w:rsidP="00440C0E">
            <w:pPr>
              <w:spacing w:line="0" w:lineRule="atLeast"/>
              <w:jc w:val="center"/>
              <w:rPr>
                <w:rFonts w:cs="Times New Roman"/>
              </w:rPr>
            </w:pPr>
            <w:r w:rsidRPr="4A2C2083">
              <w:rPr>
                <w:rFonts w:cs="Times New Roman"/>
              </w:rPr>
              <w:t>38</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00EFB0C" w14:textId="4FABC3B2" w:rsidR="00440C0E" w:rsidRPr="00421448" w:rsidRDefault="00440C0E" w:rsidP="00440C0E">
            <w:pPr>
              <w:spacing w:line="0" w:lineRule="atLeast"/>
              <w:jc w:val="center"/>
              <w:rPr>
                <w:rFonts w:cs="Times New Roman"/>
              </w:rPr>
            </w:pPr>
            <w:r w:rsidRPr="4A2C2083">
              <w:rPr>
                <w:rFonts w:cs="Times New Roman"/>
              </w:rPr>
              <w:t>49</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p w14:paraId="4A95947B" w14:textId="3CBEA364" w:rsidR="00440C0E" w:rsidRDefault="00440C0E" w:rsidP="00440C0E">
            <w:pPr>
              <w:spacing w:line="0" w:lineRule="atLeast"/>
              <w:jc w:val="center"/>
              <w:rPr>
                <w:rFonts w:cs="Times New Roman"/>
              </w:rPr>
            </w:pPr>
            <w:r w:rsidRPr="4A2C2083">
              <w:rPr>
                <w:rFonts w:cs="Times New Roman"/>
              </w:rPr>
              <w:t>25</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9C19B81" w14:textId="77777777" w:rsidR="00440C0E" w:rsidRPr="00421448" w:rsidRDefault="00440C0E" w:rsidP="00440C0E">
            <w:pPr>
              <w:spacing w:line="0" w:lineRule="atLeast"/>
              <w:jc w:val="center"/>
              <w:rPr>
                <w:rFonts w:cs="Times New Roman"/>
              </w:rPr>
            </w:pPr>
            <w:r w:rsidRPr="652361BB">
              <w:rPr>
                <w:rFonts w:cs="Times New Roman"/>
              </w:rPr>
              <w:t>NA</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3777AC7" w14:textId="00428AC6" w:rsidR="00440C0E" w:rsidRPr="00421448" w:rsidRDefault="00440C0E" w:rsidP="00440C0E">
            <w:pPr>
              <w:spacing w:line="0" w:lineRule="atLeast"/>
              <w:jc w:val="center"/>
              <w:rPr>
                <w:rFonts w:cs="Times New Roman"/>
              </w:rPr>
            </w:pPr>
            <w:r w:rsidRPr="652361BB">
              <w:rPr>
                <w:rFonts w:cs="Times New Roman"/>
              </w:rPr>
              <w:t>44</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9AE26BE" w14:textId="5110527B" w:rsidR="00440C0E" w:rsidRPr="00421448" w:rsidRDefault="00440C0E" w:rsidP="00440C0E">
            <w:pPr>
              <w:spacing w:line="0" w:lineRule="atLeast"/>
              <w:jc w:val="center"/>
              <w:rPr>
                <w:rFonts w:cs="Times New Roman"/>
              </w:rPr>
            </w:pPr>
            <w:r w:rsidRPr="652361BB">
              <w:rPr>
                <w:rFonts w:cs="Times New Roman"/>
              </w:rPr>
              <w:t>16</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9112A01" w14:textId="3B3CCBD6" w:rsidR="00440C0E" w:rsidRPr="00421448" w:rsidRDefault="00440C0E" w:rsidP="00440C0E">
            <w:pPr>
              <w:spacing w:line="0" w:lineRule="atLeast"/>
              <w:jc w:val="center"/>
              <w:rPr>
                <w:rFonts w:cs="Times New Roman"/>
              </w:rPr>
            </w:pPr>
            <w:r w:rsidRPr="652361BB">
              <w:rPr>
                <w:rFonts w:cs="Times New Roman"/>
              </w:rPr>
              <w:t>11</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D0836BC" w14:textId="6B740F10" w:rsidR="00440C0E" w:rsidRDefault="00440C0E" w:rsidP="00440C0E">
            <w:pPr>
              <w:spacing w:line="0" w:lineRule="atLeast"/>
              <w:jc w:val="center"/>
              <w:rPr>
                <w:rFonts w:cs="Times New Roman"/>
              </w:rPr>
            </w:pPr>
            <w:r w:rsidRPr="1AF91A83">
              <w:rPr>
                <w:rFonts w:cs="Times New Roman"/>
              </w:rPr>
              <w:t>43</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F88516B" w14:textId="77777777" w:rsidR="00440C0E" w:rsidRPr="00421448" w:rsidRDefault="00440C0E" w:rsidP="00440C0E">
            <w:pPr>
              <w:spacing w:line="0" w:lineRule="atLeast"/>
              <w:jc w:val="center"/>
              <w:rPr>
                <w:rFonts w:cs="Times New Roman"/>
              </w:rPr>
            </w:pPr>
          </w:p>
          <w:p w14:paraId="54D2B619" w14:textId="77777777" w:rsidR="00440C0E" w:rsidRPr="00421448" w:rsidRDefault="00440C0E" w:rsidP="00440C0E">
            <w:pPr>
              <w:spacing w:line="0" w:lineRule="atLeast"/>
              <w:jc w:val="center"/>
              <w:rPr>
                <w:rFonts w:cs="Times New Roman"/>
              </w:rPr>
            </w:pPr>
          </w:p>
          <w:p w14:paraId="2CFBFA0E" w14:textId="65523750" w:rsidR="00440C0E" w:rsidRPr="00421448" w:rsidRDefault="00440C0E" w:rsidP="00440C0E">
            <w:pPr>
              <w:spacing w:line="0" w:lineRule="atLeast"/>
              <w:jc w:val="center"/>
              <w:rPr>
                <w:rFonts w:cs="Times New Roman"/>
              </w:rPr>
            </w:pPr>
            <w:r w:rsidRPr="652361BB">
              <w:rPr>
                <w:rFonts w:cs="Times New Roman"/>
              </w:rPr>
              <w:t>4</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9711A99" w14:textId="77777777" w:rsidR="00440C0E" w:rsidRPr="00421448" w:rsidRDefault="00440C0E" w:rsidP="00440C0E">
            <w:pPr>
              <w:spacing w:line="0" w:lineRule="atLeast"/>
              <w:jc w:val="center"/>
              <w:rPr>
                <w:rFonts w:cs="Times New Roman"/>
              </w:rPr>
            </w:pPr>
          </w:p>
          <w:p w14:paraId="66553986" w14:textId="77777777" w:rsidR="00440C0E" w:rsidRPr="00421448" w:rsidRDefault="00440C0E" w:rsidP="00440C0E">
            <w:pPr>
              <w:spacing w:line="0" w:lineRule="atLeast"/>
              <w:jc w:val="center"/>
              <w:rPr>
                <w:rFonts w:cs="Times New Roman"/>
              </w:rPr>
            </w:pPr>
          </w:p>
          <w:p w14:paraId="064FB125" w14:textId="63ACA344" w:rsidR="00440C0E" w:rsidRPr="00421448" w:rsidRDefault="00440C0E" w:rsidP="00440C0E">
            <w:pPr>
              <w:spacing w:line="0" w:lineRule="atLeast"/>
              <w:jc w:val="center"/>
              <w:rPr>
                <w:rFonts w:cs="Times New Roman"/>
              </w:rPr>
            </w:pPr>
            <w:r w:rsidRPr="652361BB">
              <w:rPr>
                <w:rFonts w:cs="Times New Roman"/>
              </w:rPr>
              <w:t>38</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A23F509" w14:textId="77777777" w:rsidR="00440C0E" w:rsidRPr="00421448" w:rsidRDefault="00440C0E" w:rsidP="00440C0E">
            <w:pPr>
              <w:spacing w:line="0" w:lineRule="atLeast"/>
              <w:jc w:val="center"/>
              <w:rPr>
                <w:rFonts w:cs="Times New Roman"/>
              </w:rPr>
            </w:pPr>
          </w:p>
          <w:p w14:paraId="73531C9B" w14:textId="77777777" w:rsidR="00440C0E" w:rsidRPr="00421448" w:rsidRDefault="00440C0E" w:rsidP="00440C0E">
            <w:pPr>
              <w:spacing w:line="0" w:lineRule="atLeast"/>
              <w:jc w:val="center"/>
              <w:rPr>
                <w:rFonts w:cs="Times New Roman"/>
              </w:rPr>
            </w:pPr>
          </w:p>
          <w:p w14:paraId="3A4B9030" w14:textId="6464E4C2" w:rsidR="00440C0E" w:rsidRPr="00421448" w:rsidRDefault="00440C0E" w:rsidP="00440C0E">
            <w:pPr>
              <w:spacing w:line="0" w:lineRule="atLeast"/>
              <w:jc w:val="center"/>
              <w:rPr>
                <w:rFonts w:cs="Times New Roman"/>
              </w:rPr>
            </w:pPr>
            <w:r w:rsidRPr="652361BB">
              <w:rPr>
                <w:rFonts w:cs="Times New Roman"/>
              </w:rPr>
              <w:t>43</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6CD3C8E" w14:textId="40E61F26" w:rsidR="00440C0E" w:rsidRPr="00421448" w:rsidRDefault="00440C0E" w:rsidP="00440C0E">
            <w:pPr>
              <w:spacing w:line="0" w:lineRule="atLeast"/>
              <w:jc w:val="center"/>
              <w:rPr>
                <w:rFonts w:cs="Times New Roman"/>
              </w:rPr>
            </w:pPr>
            <w:r w:rsidRPr="1AF91A83">
              <w:rPr>
                <w:rFonts w:cs="Times New Roman"/>
              </w:rPr>
              <w:t>25</w:t>
            </w:r>
          </w:p>
        </w:tc>
      </w:tr>
      <w:tr w:rsidR="00440C0E" w:rsidRPr="00421448" w14:paraId="64320A73" w14:textId="727061CB" w:rsidTr="00440C0E">
        <w:tc>
          <w:tcPr>
            <w:tcW w:w="7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A747B27" w14:textId="77777777" w:rsidR="00440C0E" w:rsidRPr="00D96222" w:rsidRDefault="00440C0E" w:rsidP="00440C0E">
            <w:pPr>
              <w:spacing w:line="0" w:lineRule="atLeast"/>
              <w:rPr>
                <w:rFonts w:cs="Times New Roman"/>
                <w:color w:val="000000" w:themeColor="text1"/>
              </w:rPr>
            </w:pPr>
            <w:r w:rsidRPr="00D96222">
              <w:rPr>
                <w:rFonts w:cs="Times New Roman"/>
                <w:color w:val="000000" w:themeColor="text1"/>
              </w:rPr>
              <w:t>Florida </w:t>
            </w:r>
          </w:p>
        </w:tc>
        <w:tc>
          <w:tcPr>
            <w:tcW w:w="54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1A56AE7" w14:textId="2942A3D5" w:rsidR="00440C0E" w:rsidRPr="00421448" w:rsidRDefault="00440C0E" w:rsidP="00440C0E">
            <w:pPr>
              <w:spacing w:line="0" w:lineRule="atLeast"/>
              <w:jc w:val="center"/>
              <w:rPr>
                <w:rFonts w:cs="Times New Roman"/>
                <w:color w:val="000000" w:themeColor="text1"/>
              </w:rPr>
            </w:pPr>
            <w:r w:rsidRPr="79DF85DE">
              <w:rPr>
                <w:rFonts w:cs="Times New Roman"/>
                <w:color w:val="000000" w:themeColor="text1"/>
              </w:rPr>
              <w:t>8</w:t>
            </w:r>
          </w:p>
        </w:tc>
        <w:tc>
          <w:tcPr>
            <w:tcW w:w="7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018CB04" w14:textId="6F852255" w:rsidR="00440C0E" w:rsidRPr="00421448" w:rsidRDefault="00440C0E" w:rsidP="00440C0E">
            <w:pPr>
              <w:spacing w:line="0" w:lineRule="atLeast"/>
              <w:jc w:val="center"/>
              <w:rPr>
                <w:rFonts w:cs="Times New Roman"/>
              </w:rPr>
            </w:pPr>
            <w:r w:rsidRPr="4A2C2083">
              <w:rPr>
                <w:rFonts w:cs="Times New Roman"/>
              </w:rPr>
              <w:t>43</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2310B68" w14:textId="45C41181" w:rsidR="00440C0E" w:rsidRPr="00421448" w:rsidRDefault="00440C0E" w:rsidP="00440C0E">
            <w:pPr>
              <w:spacing w:line="0" w:lineRule="atLeast"/>
              <w:jc w:val="center"/>
              <w:rPr>
                <w:rFonts w:cs="Times New Roman"/>
              </w:rPr>
            </w:pPr>
            <w:r w:rsidRPr="4A2C2083">
              <w:rPr>
                <w:rFonts w:cs="Times New Roman"/>
              </w:rPr>
              <w:t>29</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E8F5C0A" w14:textId="2571721C" w:rsidR="00440C0E" w:rsidRPr="00421448" w:rsidRDefault="00440C0E" w:rsidP="00440C0E">
            <w:pPr>
              <w:spacing w:line="0" w:lineRule="atLeast"/>
              <w:jc w:val="center"/>
              <w:rPr>
                <w:rFonts w:cs="Times New Roman"/>
              </w:rPr>
            </w:pPr>
            <w:r w:rsidRPr="4A2C2083">
              <w:rPr>
                <w:rFonts w:cs="Times New Roman"/>
              </w:rPr>
              <w:t>28</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p w14:paraId="621684B2" w14:textId="5C701893" w:rsidR="00440C0E" w:rsidRDefault="00440C0E" w:rsidP="00440C0E">
            <w:pPr>
              <w:spacing w:line="0" w:lineRule="atLeast"/>
              <w:jc w:val="center"/>
              <w:rPr>
                <w:rFonts w:cs="Times New Roman"/>
              </w:rPr>
            </w:pPr>
            <w:r w:rsidRPr="4A2C2083">
              <w:rPr>
                <w:rFonts w:cs="Times New Roman"/>
              </w:rPr>
              <w:t>20</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CCABB81" w14:textId="40599DA5" w:rsidR="00440C0E" w:rsidRPr="00421448" w:rsidRDefault="00440C0E" w:rsidP="00440C0E">
            <w:pPr>
              <w:spacing w:line="0" w:lineRule="atLeast"/>
              <w:jc w:val="center"/>
              <w:rPr>
                <w:rFonts w:cs="Times New Roman"/>
              </w:rPr>
            </w:pPr>
            <w:r w:rsidRPr="652361BB">
              <w:rPr>
                <w:rFonts w:cs="Times New Roman"/>
              </w:rPr>
              <w:t>1</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88835D4" w14:textId="4FBDC43E" w:rsidR="00440C0E" w:rsidRPr="00421448" w:rsidRDefault="00440C0E" w:rsidP="00440C0E">
            <w:pPr>
              <w:spacing w:line="0" w:lineRule="atLeast"/>
              <w:jc w:val="center"/>
              <w:rPr>
                <w:rFonts w:cs="Times New Roman"/>
              </w:rPr>
            </w:pPr>
            <w:r w:rsidRPr="652361BB">
              <w:rPr>
                <w:rFonts w:cs="Times New Roman"/>
              </w:rPr>
              <w:t>9</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C85EA7E" w14:textId="7EE009DD" w:rsidR="00440C0E" w:rsidRPr="00421448" w:rsidRDefault="00440C0E" w:rsidP="00440C0E">
            <w:pPr>
              <w:spacing w:line="0" w:lineRule="atLeast"/>
              <w:jc w:val="center"/>
              <w:rPr>
                <w:rFonts w:cs="Times New Roman"/>
              </w:rPr>
            </w:pPr>
            <w:r w:rsidRPr="652361BB">
              <w:rPr>
                <w:rFonts w:cs="Times New Roman"/>
              </w:rPr>
              <w:t>2</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881D3DE" w14:textId="63F7A4E0" w:rsidR="00440C0E" w:rsidRPr="00421448" w:rsidRDefault="00440C0E" w:rsidP="00440C0E">
            <w:pPr>
              <w:spacing w:line="0" w:lineRule="atLeast"/>
              <w:jc w:val="center"/>
              <w:rPr>
                <w:rFonts w:cs="Times New Roman"/>
              </w:rPr>
            </w:pPr>
            <w:r w:rsidRPr="652361BB">
              <w:rPr>
                <w:rFonts w:cs="Times New Roman"/>
              </w:rPr>
              <w:t>4</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56C2E3F" w14:textId="79A83B2D" w:rsidR="00440C0E" w:rsidRDefault="00440C0E" w:rsidP="00440C0E">
            <w:pPr>
              <w:spacing w:line="0" w:lineRule="atLeast"/>
              <w:jc w:val="center"/>
              <w:rPr>
                <w:rFonts w:cs="Times New Roman"/>
              </w:rPr>
            </w:pPr>
            <w:r w:rsidRPr="1AF91A83">
              <w:rPr>
                <w:rFonts w:cs="Times New Roman"/>
              </w:rPr>
              <w:t>18</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3BF8A5C" w14:textId="77777777" w:rsidR="00440C0E" w:rsidRPr="00421448" w:rsidRDefault="00440C0E" w:rsidP="00440C0E">
            <w:pPr>
              <w:spacing w:line="0" w:lineRule="atLeast"/>
              <w:jc w:val="center"/>
              <w:rPr>
                <w:rFonts w:cs="Times New Roman"/>
              </w:rPr>
            </w:pPr>
          </w:p>
          <w:p w14:paraId="55832FAB" w14:textId="1D1C523C" w:rsidR="00440C0E" w:rsidRPr="00421448" w:rsidRDefault="00440C0E" w:rsidP="00440C0E">
            <w:pPr>
              <w:spacing w:line="0" w:lineRule="atLeast"/>
              <w:jc w:val="center"/>
              <w:rPr>
                <w:rFonts w:cs="Times New Roman"/>
              </w:rPr>
            </w:pPr>
            <w:r w:rsidRPr="652361BB">
              <w:rPr>
                <w:rFonts w:cs="Times New Roman"/>
              </w:rPr>
              <w:t>8</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727796E" w14:textId="77777777" w:rsidR="00440C0E" w:rsidRPr="00421448" w:rsidRDefault="00440C0E" w:rsidP="00440C0E">
            <w:pPr>
              <w:spacing w:line="0" w:lineRule="atLeast"/>
              <w:jc w:val="center"/>
              <w:rPr>
                <w:rFonts w:cs="Times New Roman"/>
              </w:rPr>
            </w:pPr>
          </w:p>
          <w:p w14:paraId="40442377" w14:textId="7272C952" w:rsidR="00440C0E" w:rsidRPr="00421448" w:rsidRDefault="00440C0E" w:rsidP="00440C0E">
            <w:pPr>
              <w:spacing w:line="0" w:lineRule="atLeast"/>
              <w:jc w:val="center"/>
              <w:rPr>
                <w:rFonts w:cs="Times New Roman"/>
              </w:rPr>
            </w:pPr>
            <w:r w:rsidRPr="652361BB">
              <w:rPr>
                <w:rFonts w:cs="Times New Roman"/>
              </w:rPr>
              <w:t>45</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4C51A2F" w14:textId="77777777" w:rsidR="00440C0E" w:rsidRPr="00421448" w:rsidRDefault="00440C0E" w:rsidP="00440C0E">
            <w:pPr>
              <w:spacing w:line="0" w:lineRule="atLeast"/>
              <w:jc w:val="center"/>
              <w:rPr>
                <w:rFonts w:cs="Times New Roman"/>
              </w:rPr>
            </w:pPr>
          </w:p>
          <w:p w14:paraId="11116A92" w14:textId="339F1395" w:rsidR="00440C0E" w:rsidRPr="00421448" w:rsidRDefault="00440C0E" w:rsidP="00440C0E">
            <w:pPr>
              <w:spacing w:line="0" w:lineRule="atLeast"/>
              <w:jc w:val="center"/>
              <w:rPr>
                <w:rFonts w:cs="Times New Roman"/>
              </w:rPr>
            </w:pPr>
            <w:r w:rsidRPr="652361BB">
              <w:rPr>
                <w:rFonts w:cs="Times New Roman"/>
              </w:rPr>
              <w:t>49</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98E2C9C" w14:textId="5745DCF4" w:rsidR="00440C0E" w:rsidRPr="00421448" w:rsidRDefault="00440C0E" w:rsidP="00440C0E">
            <w:pPr>
              <w:spacing w:line="0" w:lineRule="atLeast"/>
              <w:jc w:val="center"/>
              <w:rPr>
                <w:rFonts w:cs="Times New Roman"/>
              </w:rPr>
            </w:pPr>
            <w:r w:rsidRPr="1AF91A83">
              <w:rPr>
                <w:rFonts w:cs="Times New Roman"/>
              </w:rPr>
              <w:t>15</w:t>
            </w:r>
          </w:p>
        </w:tc>
      </w:tr>
      <w:tr w:rsidR="00440C0E" w:rsidRPr="00421448" w14:paraId="0492EEBD" w14:textId="1BEECCD2" w:rsidTr="00440C0E">
        <w:tc>
          <w:tcPr>
            <w:tcW w:w="7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EC7CC72" w14:textId="77777777" w:rsidR="00440C0E" w:rsidRPr="00D96222" w:rsidRDefault="00440C0E" w:rsidP="00440C0E">
            <w:pPr>
              <w:spacing w:line="0" w:lineRule="atLeast"/>
              <w:rPr>
                <w:rFonts w:cs="Times New Roman"/>
                <w:color w:val="000000" w:themeColor="text1"/>
              </w:rPr>
            </w:pPr>
            <w:r w:rsidRPr="00D96222">
              <w:rPr>
                <w:rFonts w:cs="Times New Roman"/>
                <w:color w:val="000000" w:themeColor="text1"/>
              </w:rPr>
              <w:t>Georgia</w:t>
            </w:r>
          </w:p>
        </w:tc>
        <w:tc>
          <w:tcPr>
            <w:tcW w:w="54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1FB161F" w14:textId="7F9D2312" w:rsidR="00440C0E" w:rsidRPr="00421448" w:rsidRDefault="00440C0E" w:rsidP="00440C0E">
            <w:pPr>
              <w:spacing w:line="0" w:lineRule="atLeast"/>
              <w:jc w:val="center"/>
              <w:rPr>
                <w:rFonts w:cs="Times New Roman"/>
                <w:color w:val="000000" w:themeColor="text1"/>
              </w:rPr>
            </w:pPr>
            <w:r w:rsidRPr="79DF85DE">
              <w:rPr>
                <w:rFonts w:cs="Times New Roman"/>
                <w:color w:val="000000" w:themeColor="text1"/>
              </w:rPr>
              <w:t>4</w:t>
            </w:r>
          </w:p>
        </w:tc>
        <w:tc>
          <w:tcPr>
            <w:tcW w:w="7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BA05A0E" w14:textId="1E48517C" w:rsidR="00440C0E" w:rsidRPr="00421448" w:rsidRDefault="00440C0E" w:rsidP="00440C0E">
            <w:pPr>
              <w:spacing w:line="0" w:lineRule="atLeast"/>
              <w:jc w:val="center"/>
              <w:rPr>
                <w:rFonts w:cs="Times New Roman"/>
              </w:rPr>
            </w:pPr>
            <w:r w:rsidRPr="4A2C2083">
              <w:rPr>
                <w:rFonts w:cs="Times New Roman"/>
              </w:rPr>
              <w:t>8</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1ABC046" w14:textId="6578EEEA" w:rsidR="00440C0E" w:rsidRPr="00421448" w:rsidRDefault="00440C0E" w:rsidP="00440C0E">
            <w:pPr>
              <w:spacing w:line="0" w:lineRule="atLeast"/>
              <w:jc w:val="center"/>
              <w:rPr>
                <w:rFonts w:cs="Times New Roman"/>
              </w:rPr>
            </w:pPr>
            <w:r w:rsidRPr="4A2C2083">
              <w:rPr>
                <w:rFonts w:cs="Times New Roman"/>
              </w:rPr>
              <w:t>13</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4FC1A91" w14:textId="5EBB803D" w:rsidR="00440C0E" w:rsidRPr="00421448" w:rsidRDefault="00440C0E" w:rsidP="00440C0E">
            <w:pPr>
              <w:spacing w:line="0" w:lineRule="atLeast"/>
              <w:jc w:val="center"/>
              <w:rPr>
                <w:rFonts w:cs="Times New Roman"/>
              </w:rPr>
            </w:pPr>
            <w:r w:rsidRPr="79DF85DE">
              <w:rPr>
                <w:rFonts w:cs="Times New Roman"/>
              </w:rPr>
              <w:t>34</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p w14:paraId="7A350180" w14:textId="212A8969" w:rsidR="00440C0E" w:rsidRDefault="00440C0E" w:rsidP="00440C0E">
            <w:pPr>
              <w:spacing w:line="0" w:lineRule="atLeast"/>
              <w:jc w:val="center"/>
              <w:rPr>
                <w:rFonts w:cs="Times New Roman"/>
              </w:rPr>
            </w:pPr>
            <w:r w:rsidRPr="4A2C2083">
              <w:rPr>
                <w:rFonts w:cs="Times New Roman"/>
              </w:rPr>
              <w:t>7</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693FE0B" w14:textId="71E75759" w:rsidR="00440C0E" w:rsidRPr="00421448" w:rsidRDefault="00440C0E" w:rsidP="00440C0E">
            <w:pPr>
              <w:spacing w:line="0" w:lineRule="atLeast"/>
              <w:jc w:val="center"/>
              <w:rPr>
                <w:rFonts w:cs="Times New Roman"/>
              </w:rPr>
            </w:pPr>
            <w:r w:rsidRPr="652361BB">
              <w:rPr>
                <w:rFonts w:cs="Times New Roman"/>
              </w:rPr>
              <w:t>18</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685F63E" w14:textId="1AECF534" w:rsidR="00440C0E" w:rsidRPr="00421448" w:rsidRDefault="00440C0E" w:rsidP="00440C0E">
            <w:pPr>
              <w:spacing w:line="0" w:lineRule="atLeast"/>
              <w:jc w:val="center"/>
              <w:rPr>
                <w:rFonts w:cs="Times New Roman"/>
              </w:rPr>
            </w:pPr>
            <w:r w:rsidRPr="652361BB">
              <w:rPr>
                <w:rFonts w:cs="Times New Roman"/>
              </w:rPr>
              <w:t>5</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C4460F1" w14:textId="43E5143A" w:rsidR="00440C0E" w:rsidRPr="00421448" w:rsidRDefault="00440C0E" w:rsidP="00440C0E">
            <w:pPr>
              <w:spacing w:line="0" w:lineRule="atLeast"/>
              <w:jc w:val="center"/>
              <w:rPr>
                <w:rFonts w:cs="Times New Roman"/>
              </w:rPr>
            </w:pPr>
            <w:r w:rsidRPr="652361BB">
              <w:rPr>
                <w:rFonts w:cs="Times New Roman"/>
              </w:rPr>
              <w:t>8</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647F522" w14:textId="60FD76C2" w:rsidR="00440C0E" w:rsidRPr="00421448" w:rsidRDefault="00440C0E" w:rsidP="00440C0E">
            <w:pPr>
              <w:spacing w:line="0" w:lineRule="atLeast"/>
              <w:jc w:val="center"/>
              <w:rPr>
                <w:rFonts w:cs="Times New Roman"/>
              </w:rPr>
            </w:pPr>
            <w:r w:rsidRPr="652361BB">
              <w:rPr>
                <w:rFonts w:cs="Times New Roman"/>
              </w:rPr>
              <w:t>3</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B0B871D" w14:textId="7D507EB6" w:rsidR="00440C0E" w:rsidRDefault="00440C0E" w:rsidP="00440C0E">
            <w:pPr>
              <w:spacing w:line="0" w:lineRule="atLeast"/>
              <w:jc w:val="center"/>
              <w:rPr>
                <w:rFonts w:cs="Times New Roman"/>
              </w:rPr>
            </w:pPr>
            <w:r w:rsidRPr="1AF91A83">
              <w:rPr>
                <w:rFonts w:cs="Times New Roman"/>
              </w:rPr>
              <w:t>40</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11F449CE" w14:textId="77777777" w:rsidR="00440C0E" w:rsidRPr="00421448" w:rsidRDefault="00440C0E" w:rsidP="00440C0E">
            <w:pPr>
              <w:spacing w:line="0" w:lineRule="atLeast"/>
              <w:jc w:val="center"/>
              <w:rPr>
                <w:rFonts w:cs="Times New Roman"/>
              </w:rPr>
            </w:pPr>
          </w:p>
          <w:p w14:paraId="590FB4FB" w14:textId="791112FE" w:rsidR="00440C0E" w:rsidRPr="00421448" w:rsidRDefault="00440C0E" w:rsidP="00440C0E">
            <w:pPr>
              <w:spacing w:line="0" w:lineRule="atLeast"/>
              <w:jc w:val="center"/>
              <w:rPr>
                <w:rFonts w:cs="Times New Roman"/>
              </w:rPr>
            </w:pPr>
            <w:r w:rsidRPr="652361BB">
              <w:rPr>
                <w:rFonts w:cs="Times New Roman"/>
              </w:rPr>
              <w:t>6</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A0EF7F5" w14:textId="77777777" w:rsidR="00440C0E" w:rsidRPr="00421448" w:rsidRDefault="00440C0E" w:rsidP="00440C0E">
            <w:pPr>
              <w:spacing w:line="0" w:lineRule="atLeast"/>
              <w:jc w:val="center"/>
              <w:rPr>
                <w:rFonts w:cs="Times New Roman"/>
              </w:rPr>
            </w:pPr>
          </w:p>
          <w:p w14:paraId="4E982092" w14:textId="7BB90879" w:rsidR="00440C0E" w:rsidRPr="00421448" w:rsidRDefault="00440C0E" w:rsidP="00440C0E">
            <w:pPr>
              <w:spacing w:line="0" w:lineRule="atLeast"/>
              <w:jc w:val="center"/>
              <w:rPr>
                <w:rFonts w:cs="Times New Roman"/>
              </w:rPr>
            </w:pPr>
            <w:r w:rsidRPr="652361BB">
              <w:rPr>
                <w:rFonts w:cs="Times New Roman"/>
              </w:rPr>
              <w:t>35</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749B9DB" w14:textId="77777777" w:rsidR="00440C0E" w:rsidRPr="00421448" w:rsidRDefault="00440C0E" w:rsidP="00440C0E">
            <w:pPr>
              <w:spacing w:line="0" w:lineRule="atLeast"/>
              <w:jc w:val="center"/>
              <w:rPr>
                <w:rFonts w:cs="Times New Roman"/>
              </w:rPr>
            </w:pPr>
          </w:p>
          <w:p w14:paraId="3D266239" w14:textId="2C82F3A8" w:rsidR="00440C0E" w:rsidRPr="00421448" w:rsidRDefault="00440C0E" w:rsidP="00440C0E">
            <w:pPr>
              <w:spacing w:line="0" w:lineRule="atLeast"/>
              <w:jc w:val="center"/>
              <w:rPr>
                <w:rFonts w:cs="Times New Roman"/>
              </w:rPr>
            </w:pPr>
            <w:r w:rsidRPr="652361BB">
              <w:rPr>
                <w:rFonts w:cs="Times New Roman"/>
              </w:rPr>
              <w:t>37</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6CDA5A1" w14:textId="2E3A68EA" w:rsidR="00440C0E" w:rsidRPr="00421448" w:rsidRDefault="00440C0E" w:rsidP="00440C0E">
            <w:pPr>
              <w:spacing w:line="0" w:lineRule="atLeast"/>
              <w:jc w:val="center"/>
              <w:rPr>
                <w:rFonts w:cs="Times New Roman"/>
              </w:rPr>
            </w:pPr>
            <w:r w:rsidRPr="652361BB">
              <w:rPr>
                <w:rFonts w:cs="Times New Roman"/>
              </w:rPr>
              <w:t>33</w:t>
            </w:r>
          </w:p>
        </w:tc>
      </w:tr>
      <w:tr w:rsidR="00440C0E" w:rsidRPr="00421448" w14:paraId="52147DBF" w14:textId="7A6C7C72" w:rsidTr="00440C0E">
        <w:tc>
          <w:tcPr>
            <w:tcW w:w="7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13DD8DD2" w14:textId="77777777" w:rsidR="00440C0E" w:rsidRPr="00D96222" w:rsidRDefault="00440C0E" w:rsidP="00440C0E">
            <w:pPr>
              <w:spacing w:line="0" w:lineRule="atLeast"/>
              <w:rPr>
                <w:rFonts w:cs="Times New Roman"/>
                <w:color w:val="000000" w:themeColor="text1"/>
              </w:rPr>
            </w:pPr>
            <w:r w:rsidRPr="00D96222">
              <w:rPr>
                <w:rFonts w:cs="Times New Roman"/>
                <w:color w:val="000000" w:themeColor="text1"/>
              </w:rPr>
              <w:t>Hawaii </w:t>
            </w:r>
          </w:p>
        </w:tc>
        <w:tc>
          <w:tcPr>
            <w:tcW w:w="54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5967DDE" w14:textId="2A3FDB33" w:rsidR="00440C0E" w:rsidRPr="00421448" w:rsidRDefault="00440C0E" w:rsidP="00440C0E">
            <w:pPr>
              <w:spacing w:line="0" w:lineRule="atLeast"/>
              <w:jc w:val="center"/>
              <w:rPr>
                <w:rFonts w:cs="Times New Roman"/>
                <w:color w:val="000000" w:themeColor="text1"/>
              </w:rPr>
            </w:pPr>
            <w:r w:rsidRPr="79DF85DE">
              <w:rPr>
                <w:rFonts w:cs="Times New Roman"/>
                <w:color w:val="000000" w:themeColor="text1"/>
              </w:rPr>
              <w:t>48</w:t>
            </w:r>
          </w:p>
        </w:tc>
        <w:tc>
          <w:tcPr>
            <w:tcW w:w="7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1AEF023" w14:textId="4A90B7FA" w:rsidR="00440C0E" w:rsidRPr="00421448" w:rsidRDefault="00440C0E" w:rsidP="00440C0E">
            <w:pPr>
              <w:spacing w:line="0" w:lineRule="atLeast"/>
              <w:jc w:val="center"/>
              <w:rPr>
                <w:rFonts w:cs="Times New Roman"/>
              </w:rPr>
            </w:pPr>
            <w:r w:rsidRPr="4A2C2083">
              <w:rPr>
                <w:rFonts w:cs="Times New Roman"/>
              </w:rPr>
              <w:t>25</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F3F475A" w14:textId="5884CD82" w:rsidR="00440C0E" w:rsidRPr="00421448" w:rsidRDefault="00440C0E" w:rsidP="00440C0E">
            <w:pPr>
              <w:spacing w:line="0" w:lineRule="atLeast"/>
              <w:jc w:val="center"/>
              <w:rPr>
                <w:rFonts w:cs="Times New Roman"/>
              </w:rPr>
            </w:pPr>
            <w:r w:rsidRPr="4A2C2083">
              <w:rPr>
                <w:rFonts w:cs="Times New Roman"/>
              </w:rPr>
              <w:t>20</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9A14353" w14:textId="71EEB4FC" w:rsidR="00440C0E" w:rsidRPr="00421448" w:rsidRDefault="00440C0E" w:rsidP="00440C0E">
            <w:pPr>
              <w:spacing w:line="0" w:lineRule="atLeast"/>
              <w:jc w:val="center"/>
              <w:rPr>
                <w:rFonts w:cs="Times New Roman"/>
              </w:rPr>
            </w:pPr>
            <w:r w:rsidRPr="4A2C2083">
              <w:rPr>
                <w:rFonts w:cs="Times New Roman"/>
              </w:rPr>
              <w:t>21</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p w14:paraId="03B11C3F" w14:textId="799D17B7" w:rsidR="00440C0E" w:rsidRDefault="00440C0E" w:rsidP="00440C0E">
            <w:pPr>
              <w:spacing w:line="0" w:lineRule="atLeast"/>
              <w:jc w:val="center"/>
              <w:rPr>
                <w:rFonts w:cs="Times New Roman"/>
              </w:rPr>
            </w:pPr>
            <w:r w:rsidRPr="4A2C2083">
              <w:rPr>
                <w:rFonts w:cs="Times New Roman"/>
              </w:rPr>
              <w:t>8</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AA0BC43" w14:textId="77777777" w:rsidR="00440C0E" w:rsidRPr="00421448" w:rsidRDefault="00440C0E" w:rsidP="00440C0E">
            <w:pPr>
              <w:spacing w:line="0" w:lineRule="atLeast"/>
              <w:jc w:val="center"/>
              <w:rPr>
                <w:rFonts w:cs="Times New Roman"/>
              </w:rPr>
            </w:pPr>
            <w:r w:rsidRPr="652361BB">
              <w:rPr>
                <w:rFonts w:cs="Times New Roman"/>
              </w:rPr>
              <w:t>NA</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36352DF" w14:textId="2048E9DC" w:rsidR="00440C0E" w:rsidRPr="00421448" w:rsidRDefault="00440C0E" w:rsidP="00440C0E">
            <w:pPr>
              <w:spacing w:line="0" w:lineRule="atLeast"/>
              <w:jc w:val="center"/>
              <w:rPr>
                <w:rFonts w:cs="Times New Roman"/>
              </w:rPr>
            </w:pPr>
            <w:r w:rsidRPr="652361BB">
              <w:rPr>
                <w:rFonts w:cs="Times New Roman"/>
              </w:rPr>
              <w:t>50</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46F0A82" w14:textId="3433E34F" w:rsidR="00440C0E" w:rsidRPr="00421448" w:rsidRDefault="00440C0E" w:rsidP="00440C0E">
            <w:pPr>
              <w:spacing w:line="0" w:lineRule="atLeast"/>
              <w:jc w:val="center"/>
              <w:rPr>
                <w:rFonts w:cs="Times New Roman"/>
              </w:rPr>
            </w:pPr>
            <w:r w:rsidRPr="652361BB">
              <w:rPr>
                <w:rFonts w:cs="Times New Roman"/>
              </w:rPr>
              <w:t>48</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2F2DA5F" w14:textId="6EACFE2F" w:rsidR="00440C0E" w:rsidRPr="00421448" w:rsidRDefault="00440C0E" w:rsidP="00440C0E">
            <w:pPr>
              <w:spacing w:line="0" w:lineRule="atLeast"/>
              <w:jc w:val="center"/>
              <w:rPr>
                <w:rFonts w:cs="Times New Roman"/>
              </w:rPr>
            </w:pPr>
            <w:r w:rsidRPr="652361BB">
              <w:rPr>
                <w:rFonts w:cs="Times New Roman"/>
              </w:rPr>
              <w:t>33</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58B8DBE" w14:textId="606664F5" w:rsidR="00440C0E" w:rsidRDefault="00440C0E" w:rsidP="00440C0E">
            <w:pPr>
              <w:spacing w:line="0" w:lineRule="atLeast"/>
              <w:jc w:val="center"/>
              <w:rPr>
                <w:rFonts w:cs="Times New Roman"/>
              </w:rPr>
            </w:pPr>
            <w:r w:rsidRPr="1AF91A83">
              <w:rPr>
                <w:rFonts w:cs="Times New Roman"/>
              </w:rPr>
              <w:t>26</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1D20FF11" w14:textId="77777777" w:rsidR="00440C0E" w:rsidRPr="00421448" w:rsidRDefault="00440C0E" w:rsidP="00440C0E">
            <w:pPr>
              <w:spacing w:line="0" w:lineRule="atLeast"/>
              <w:jc w:val="center"/>
              <w:rPr>
                <w:rFonts w:cs="Times New Roman"/>
              </w:rPr>
            </w:pPr>
          </w:p>
          <w:p w14:paraId="6656AA18" w14:textId="7676C1E9" w:rsidR="00440C0E" w:rsidRPr="00421448" w:rsidRDefault="00440C0E" w:rsidP="00440C0E">
            <w:pPr>
              <w:spacing w:line="0" w:lineRule="atLeast"/>
              <w:jc w:val="center"/>
              <w:rPr>
                <w:rFonts w:cs="Times New Roman"/>
              </w:rPr>
            </w:pPr>
            <w:r w:rsidRPr="652361BB">
              <w:rPr>
                <w:rFonts w:cs="Times New Roman"/>
              </w:rPr>
              <w:t>33</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306465F" w14:textId="77777777" w:rsidR="00440C0E" w:rsidRPr="00421448" w:rsidRDefault="00440C0E" w:rsidP="00440C0E">
            <w:pPr>
              <w:spacing w:line="0" w:lineRule="atLeast"/>
              <w:jc w:val="center"/>
              <w:rPr>
                <w:rFonts w:cs="Times New Roman"/>
              </w:rPr>
            </w:pPr>
          </w:p>
          <w:p w14:paraId="1215A441" w14:textId="11DF304D" w:rsidR="00440C0E" w:rsidRPr="00421448" w:rsidRDefault="00440C0E" w:rsidP="00440C0E">
            <w:pPr>
              <w:spacing w:line="0" w:lineRule="atLeast"/>
              <w:jc w:val="center"/>
              <w:rPr>
                <w:rFonts w:cs="Times New Roman"/>
              </w:rPr>
            </w:pPr>
            <w:r w:rsidRPr="652361BB">
              <w:rPr>
                <w:rFonts w:cs="Times New Roman"/>
              </w:rPr>
              <w:t>49</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1BCA5CD" w14:textId="77777777" w:rsidR="00440C0E" w:rsidRPr="00421448" w:rsidRDefault="00440C0E" w:rsidP="00440C0E">
            <w:pPr>
              <w:spacing w:line="0" w:lineRule="atLeast"/>
              <w:jc w:val="center"/>
              <w:rPr>
                <w:rFonts w:cs="Times New Roman"/>
              </w:rPr>
            </w:pPr>
          </w:p>
          <w:p w14:paraId="634B1293" w14:textId="1E34F155" w:rsidR="00440C0E" w:rsidRPr="00421448" w:rsidRDefault="00440C0E" w:rsidP="00440C0E">
            <w:pPr>
              <w:spacing w:line="0" w:lineRule="atLeast"/>
              <w:jc w:val="center"/>
              <w:rPr>
                <w:rFonts w:cs="Times New Roman"/>
              </w:rPr>
            </w:pPr>
            <w:r w:rsidRPr="652361BB">
              <w:rPr>
                <w:rFonts w:cs="Times New Roman"/>
              </w:rPr>
              <w:t>39</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35FF296" w14:textId="11D79E8B" w:rsidR="00440C0E" w:rsidRPr="00421448" w:rsidRDefault="00440C0E" w:rsidP="00440C0E">
            <w:pPr>
              <w:spacing w:line="0" w:lineRule="atLeast"/>
              <w:jc w:val="center"/>
              <w:rPr>
                <w:rFonts w:cs="Times New Roman"/>
              </w:rPr>
            </w:pPr>
            <w:r w:rsidRPr="1AF91A83">
              <w:rPr>
                <w:rFonts w:cs="Times New Roman"/>
              </w:rPr>
              <w:t>1</w:t>
            </w:r>
          </w:p>
        </w:tc>
      </w:tr>
      <w:tr w:rsidR="00440C0E" w:rsidRPr="00421448" w14:paraId="2224FDFD" w14:textId="263FE3B4" w:rsidTr="00440C0E">
        <w:tc>
          <w:tcPr>
            <w:tcW w:w="7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728FB40" w14:textId="77777777" w:rsidR="00440C0E" w:rsidRPr="00D96222" w:rsidRDefault="00440C0E" w:rsidP="00440C0E">
            <w:pPr>
              <w:spacing w:line="0" w:lineRule="atLeast"/>
              <w:rPr>
                <w:rFonts w:cs="Times New Roman"/>
                <w:color w:val="000000" w:themeColor="text1"/>
              </w:rPr>
            </w:pPr>
            <w:r w:rsidRPr="00D96222">
              <w:rPr>
                <w:rFonts w:cs="Times New Roman"/>
                <w:color w:val="000000" w:themeColor="text1"/>
              </w:rPr>
              <w:t>Idaho </w:t>
            </w:r>
          </w:p>
        </w:tc>
        <w:tc>
          <w:tcPr>
            <w:tcW w:w="54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A3BB18B" w14:textId="41EFD2F3" w:rsidR="00440C0E" w:rsidRPr="00421448" w:rsidRDefault="00440C0E" w:rsidP="00440C0E">
            <w:pPr>
              <w:spacing w:line="0" w:lineRule="atLeast"/>
              <w:jc w:val="center"/>
              <w:rPr>
                <w:rFonts w:cs="Times New Roman"/>
                <w:color w:val="000000" w:themeColor="text1"/>
              </w:rPr>
            </w:pPr>
            <w:r w:rsidRPr="79DF85DE">
              <w:rPr>
                <w:rFonts w:cs="Times New Roman"/>
                <w:color w:val="000000" w:themeColor="text1"/>
              </w:rPr>
              <w:t>34</w:t>
            </w:r>
          </w:p>
        </w:tc>
        <w:tc>
          <w:tcPr>
            <w:tcW w:w="7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6159A89" w14:textId="63374B30" w:rsidR="00440C0E" w:rsidRPr="00421448" w:rsidRDefault="00440C0E" w:rsidP="00440C0E">
            <w:pPr>
              <w:spacing w:line="0" w:lineRule="atLeast"/>
              <w:jc w:val="center"/>
              <w:rPr>
                <w:rFonts w:cs="Times New Roman"/>
              </w:rPr>
            </w:pPr>
            <w:r w:rsidRPr="4A2C2083">
              <w:rPr>
                <w:rFonts w:cs="Times New Roman"/>
              </w:rPr>
              <w:t>48</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5D6332A" w14:textId="17452430" w:rsidR="00440C0E" w:rsidRPr="00421448" w:rsidRDefault="00440C0E" w:rsidP="00440C0E">
            <w:pPr>
              <w:spacing w:line="0" w:lineRule="atLeast"/>
              <w:jc w:val="center"/>
              <w:rPr>
                <w:rFonts w:cs="Times New Roman"/>
              </w:rPr>
            </w:pPr>
            <w:r w:rsidRPr="4A2C2083">
              <w:rPr>
                <w:rFonts w:cs="Times New Roman"/>
              </w:rPr>
              <w:t>33</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575B158" w14:textId="6BC51A42" w:rsidR="00440C0E" w:rsidRPr="00421448" w:rsidRDefault="00440C0E" w:rsidP="00440C0E">
            <w:pPr>
              <w:spacing w:line="0" w:lineRule="atLeast"/>
              <w:jc w:val="center"/>
              <w:rPr>
                <w:rFonts w:cs="Times New Roman"/>
              </w:rPr>
            </w:pPr>
            <w:r w:rsidRPr="4A2C2083">
              <w:rPr>
                <w:rFonts w:cs="Times New Roman"/>
              </w:rPr>
              <w:t>22</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p w14:paraId="6B7DA559" w14:textId="2DAC4B66" w:rsidR="00440C0E" w:rsidRDefault="00440C0E" w:rsidP="00440C0E">
            <w:pPr>
              <w:spacing w:line="0" w:lineRule="atLeast"/>
              <w:jc w:val="center"/>
              <w:rPr>
                <w:rFonts w:cs="Times New Roman"/>
              </w:rPr>
            </w:pPr>
            <w:r w:rsidRPr="4A2C2083">
              <w:rPr>
                <w:rFonts w:cs="Times New Roman"/>
              </w:rPr>
              <w:t>32</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F2143B3" w14:textId="030B688E" w:rsidR="00440C0E" w:rsidRPr="00421448" w:rsidRDefault="00440C0E" w:rsidP="00440C0E">
            <w:pPr>
              <w:spacing w:line="0" w:lineRule="atLeast"/>
              <w:jc w:val="center"/>
              <w:rPr>
                <w:rFonts w:cs="Times New Roman"/>
              </w:rPr>
            </w:pPr>
            <w:r w:rsidRPr="652361BB">
              <w:rPr>
                <w:rFonts w:cs="Times New Roman"/>
              </w:rPr>
              <w:t>32</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A2F15DA" w14:textId="21E6D8E6" w:rsidR="00440C0E" w:rsidRPr="00421448" w:rsidRDefault="00440C0E" w:rsidP="00440C0E">
            <w:pPr>
              <w:spacing w:line="0" w:lineRule="atLeast"/>
              <w:jc w:val="center"/>
              <w:rPr>
                <w:rFonts w:cs="Times New Roman"/>
              </w:rPr>
            </w:pPr>
            <w:r w:rsidRPr="652361BB">
              <w:rPr>
                <w:rFonts w:cs="Times New Roman"/>
              </w:rPr>
              <w:t>11</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B660E49" w14:textId="1DE0AF33" w:rsidR="00440C0E" w:rsidRPr="00421448" w:rsidRDefault="00440C0E" w:rsidP="00440C0E">
            <w:pPr>
              <w:spacing w:line="0" w:lineRule="atLeast"/>
              <w:jc w:val="center"/>
              <w:rPr>
                <w:rFonts w:cs="Times New Roman"/>
              </w:rPr>
            </w:pPr>
            <w:r w:rsidRPr="652361BB">
              <w:rPr>
                <w:rFonts w:cs="Times New Roman"/>
              </w:rPr>
              <w:t>46</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53EC1F0" w14:textId="1643F13F" w:rsidR="00440C0E" w:rsidRPr="00421448" w:rsidRDefault="00440C0E" w:rsidP="00440C0E">
            <w:pPr>
              <w:spacing w:line="0" w:lineRule="atLeast"/>
              <w:jc w:val="center"/>
              <w:rPr>
                <w:rFonts w:cs="Times New Roman"/>
              </w:rPr>
            </w:pPr>
            <w:r w:rsidRPr="652361BB">
              <w:rPr>
                <w:rFonts w:cs="Times New Roman"/>
              </w:rPr>
              <w:t>34</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E336D69" w14:textId="3E1F3C24" w:rsidR="00440C0E" w:rsidRDefault="00440C0E" w:rsidP="00440C0E">
            <w:pPr>
              <w:spacing w:line="0" w:lineRule="atLeast"/>
              <w:jc w:val="center"/>
              <w:rPr>
                <w:rFonts w:cs="Times New Roman"/>
              </w:rPr>
            </w:pPr>
            <w:r w:rsidRPr="1AF91A83">
              <w:rPr>
                <w:rFonts w:cs="Times New Roman"/>
              </w:rPr>
              <w:t>7</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100DA21F" w14:textId="77777777" w:rsidR="00440C0E" w:rsidRPr="00421448" w:rsidRDefault="00440C0E" w:rsidP="00440C0E">
            <w:pPr>
              <w:spacing w:line="0" w:lineRule="atLeast"/>
              <w:jc w:val="center"/>
              <w:rPr>
                <w:rFonts w:cs="Times New Roman"/>
              </w:rPr>
            </w:pPr>
          </w:p>
          <w:p w14:paraId="5CCEB17F" w14:textId="4403281D" w:rsidR="00440C0E" w:rsidRPr="00421448" w:rsidRDefault="00440C0E" w:rsidP="00440C0E">
            <w:pPr>
              <w:spacing w:line="0" w:lineRule="atLeast"/>
              <w:jc w:val="center"/>
              <w:rPr>
                <w:rFonts w:cs="Times New Roman"/>
              </w:rPr>
            </w:pPr>
            <w:r w:rsidRPr="652361BB">
              <w:rPr>
                <w:rFonts w:cs="Times New Roman"/>
              </w:rPr>
              <w:t>19</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ED3F751" w14:textId="77777777" w:rsidR="00440C0E" w:rsidRPr="00421448" w:rsidRDefault="00440C0E" w:rsidP="00440C0E">
            <w:pPr>
              <w:spacing w:line="0" w:lineRule="atLeast"/>
              <w:jc w:val="center"/>
              <w:rPr>
                <w:rFonts w:cs="Times New Roman"/>
              </w:rPr>
            </w:pPr>
          </w:p>
          <w:p w14:paraId="3B58EDFF" w14:textId="184875B2" w:rsidR="00440C0E" w:rsidRPr="00421448" w:rsidRDefault="00440C0E" w:rsidP="00440C0E">
            <w:pPr>
              <w:spacing w:line="0" w:lineRule="atLeast"/>
              <w:jc w:val="center"/>
              <w:rPr>
                <w:rFonts w:cs="Times New Roman"/>
              </w:rPr>
            </w:pPr>
            <w:r w:rsidRPr="652361BB">
              <w:rPr>
                <w:rFonts w:cs="Times New Roman"/>
              </w:rPr>
              <w:t>43</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CFDA563" w14:textId="77777777" w:rsidR="00440C0E" w:rsidRPr="00421448" w:rsidRDefault="00440C0E" w:rsidP="00440C0E">
            <w:pPr>
              <w:spacing w:line="0" w:lineRule="atLeast"/>
              <w:jc w:val="center"/>
              <w:rPr>
                <w:rFonts w:cs="Times New Roman"/>
              </w:rPr>
            </w:pPr>
          </w:p>
          <w:p w14:paraId="5DAF1E29" w14:textId="09E53232" w:rsidR="00440C0E" w:rsidRPr="00421448" w:rsidRDefault="00440C0E" w:rsidP="00440C0E">
            <w:pPr>
              <w:spacing w:line="0" w:lineRule="atLeast"/>
              <w:jc w:val="center"/>
              <w:rPr>
                <w:rFonts w:cs="Times New Roman"/>
              </w:rPr>
            </w:pPr>
            <w:r w:rsidRPr="652361BB">
              <w:rPr>
                <w:rFonts w:cs="Times New Roman"/>
              </w:rPr>
              <w:t>3</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D2FCE06" w14:textId="17EA038E" w:rsidR="00440C0E" w:rsidRPr="00421448" w:rsidRDefault="00440C0E" w:rsidP="00440C0E">
            <w:pPr>
              <w:spacing w:line="0" w:lineRule="atLeast"/>
              <w:jc w:val="center"/>
              <w:rPr>
                <w:rFonts w:cs="Times New Roman"/>
              </w:rPr>
            </w:pPr>
            <w:r w:rsidRPr="1AF91A83">
              <w:rPr>
                <w:rFonts w:cs="Times New Roman"/>
              </w:rPr>
              <w:t>16</w:t>
            </w:r>
          </w:p>
        </w:tc>
      </w:tr>
      <w:tr w:rsidR="00440C0E" w:rsidRPr="00421448" w14:paraId="1A66F0AE" w14:textId="6DBFD7B8" w:rsidTr="00440C0E">
        <w:tc>
          <w:tcPr>
            <w:tcW w:w="7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0308664" w14:textId="77777777" w:rsidR="00440C0E" w:rsidRPr="00D96222" w:rsidRDefault="00440C0E" w:rsidP="00440C0E">
            <w:pPr>
              <w:spacing w:line="0" w:lineRule="atLeast"/>
              <w:rPr>
                <w:rFonts w:cs="Times New Roman"/>
                <w:color w:val="000000" w:themeColor="text1"/>
              </w:rPr>
            </w:pPr>
            <w:r w:rsidRPr="00D96222">
              <w:rPr>
                <w:rFonts w:cs="Times New Roman"/>
                <w:color w:val="000000" w:themeColor="text1"/>
              </w:rPr>
              <w:t>Illinois </w:t>
            </w:r>
          </w:p>
        </w:tc>
        <w:tc>
          <w:tcPr>
            <w:tcW w:w="54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0A055A3" w14:textId="092CA5B4" w:rsidR="00440C0E" w:rsidRPr="00421448" w:rsidRDefault="00440C0E" w:rsidP="00440C0E">
            <w:pPr>
              <w:spacing w:line="0" w:lineRule="atLeast"/>
              <w:jc w:val="center"/>
              <w:rPr>
                <w:rFonts w:cs="Times New Roman"/>
                <w:color w:val="000000" w:themeColor="text1"/>
              </w:rPr>
            </w:pPr>
            <w:r w:rsidRPr="79DF85DE">
              <w:rPr>
                <w:rFonts w:cs="Times New Roman"/>
                <w:color w:val="000000" w:themeColor="text1"/>
              </w:rPr>
              <w:t>29</w:t>
            </w:r>
          </w:p>
        </w:tc>
        <w:tc>
          <w:tcPr>
            <w:tcW w:w="7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7B641EC" w14:textId="081AEA65" w:rsidR="00440C0E" w:rsidRPr="00421448" w:rsidRDefault="00440C0E" w:rsidP="00440C0E">
            <w:pPr>
              <w:spacing w:line="0" w:lineRule="atLeast"/>
              <w:jc w:val="center"/>
              <w:rPr>
                <w:rFonts w:cs="Times New Roman"/>
              </w:rPr>
            </w:pPr>
            <w:r w:rsidRPr="4A2C2083">
              <w:rPr>
                <w:rFonts w:cs="Times New Roman"/>
              </w:rPr>
              <w:t>34</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60BC1B2" w14:textId="47B306E3" w:rsidR="00440C0E" w:rsidRPr="00421448" w:rsidRDefault="00440C0E" w:rsidP="00440C0E">
            <w:pPr>
              <w:spacing w:line="0" w:lineRule="atLeast"/>
              <w:jc w:val="center"/>
              <w:rPr>
                <w:rFonts w:cs="Times New Roman"/>
              </w:rPr>
            </w:pPr>
            <w:r w:rsidRPr="4A2C2083">
              <w:rPr>
                <w:rFonts w:cs="Times New Roman"/>
              </w:rPr>
              <w:t>27</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C1294AA" w14:textId="238BB2DC" w:rsidR="00440C0E" w:rsidRPr="00421448" w:rsidRDefault="00440C0E" w:rsidP="00440C0E">
            <w:pPr>
              <w:spacing w:line="0" w:lineRule="atLeast"/>
              <w:jc w:val="center"/>
              <w:rPr>
                <w:rFonts w:cs="Times New Roman"/>
              </w:rPr>
            </w:pPr>
            <w:r w:rsidRPr="79DF85DE">
              <w:rPr>
                <w:rFonts w:cs="Times New Roman"/>
              </w:rPr>
              <w:t>11</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p w14:paraId="1445A744" w14:textId="68364D26" w:rsidR="00440C0E" w:rsidRDefault="00440C0E" w:rsidP="00440C0E">
            <w:pPr>
              <w:spacing w:line="0" w:lineRule="atLeast"/>
              <w:jc w:val="center"/>
              <w:rPr>
                <w:rFonts w:cs="Times New Roman"/>
              </w:rPr>
            </w:pPr>
            <w:r w:rsidRPr="4A2C2083">
              <w:rPr>
                <w:rFonts w:cs="Times New Roman"/>
              </w:rPr>
              <w:t>19</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FDE3724" w14:textId="1F429E2E" w:rsidR="00440C0E" w:rsidRPr="00421448" w:rsidRDefault="00440C0E" w:rsidP="00440C0E">
            <w:pPr>
              <w:spacing w:line="0" w:lineRule="atLeast"/>
              <w:jc w:val="center"/>
              <w:rPr>
                <w:rFonts w:cs="Times New Roman"/>
              </w:rPr>
            </w:pPr>
            <w:r w:rsidRPr="652361BB">
              <w:rPr>
                <w:rFonts w:cs="Times New Roman"/>
              </w:rPr>
              <w:t>26</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AF643CF" w14:textId="22DAA51C" w:rsidR="00440C0E" w:rsidRPr="00421448" w:rsidRDefault="00440C0E" w:rsidP="00440C0E">
            <w:pPr>
              <w:spacing w:line="0" w:lineRule="atLeast"/>
              <w:jc w:val="center"/>
              <w:rPr>
                <w:rFonts w:cs="Times New Roman"/>
              </w:rPr>
            </w:pPr>
            <w:r w:rsidRPr="652361BB">
              <w:rPr>
                <w:rFonts w:cs="Times New Roman"/>
              </w:rPr>
              <w:t>34</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4942CF8" w14:textId="305BAD88" w:rsidR="00440C0E" w:rsidRPr="00421448" w:rsidRDefault="00440C0E" w:rsidP="00440C0E">
            <w:pPr>
              <w:spacing w:line="0" w:lineRule="atLeast"/>
              <w:jc w:val="center"/>
              <w:rPr>
                <w:rFonts w:cs="Times New Roman"/>
              </w:rPr>
            </w:pPr>
            <w:r w:rsidRPr="652361BB">
              <w:rPr>
                <w:rFonts w:cs="Times New Roman"/>
              </w:rPr>
              <w:t>44</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38E1EF3" w14:textId="190DCDEB" w:rsidR="00440C0E" w:rsidRPr="00421448" w:rsidRDefault="00440C0E" w:rsidP="00440C0E">
            <w:pPr>
              <w:spacing w:line="0" w:lineRule="atLeast"/>
              <w:jc w:val="center"/>
              <w:rPr>
                <w:rFonts w:cs="Times New Roman"/>
              </w:rPr>
            </w:pPr>
            <w:r w:rsidRPr="652361BB">
              <w:rPr>
                <w:rFonts w:cs="Times New Roman"/>
              </w:rPr>
              <w:t>32</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A8A31AA" w14:textId="5EAB5908" w:rsidR="00440C0E" w:rsidRDefault="00440C0E" w:rsidP="00440C0E">
            <w:pPr>
              <w:spacing w:line="0" w:lineRule="atLeast"/>
              <w:jc w:val="center"/>
              <w:rPr>
                <w:rFonts w:cs="Times New Roman"/>
              </w:rPr>
            </w:pPr>
            <w:r w:rsidRPr="1AF91A83">
              <w:rPr>
                <w:rFonts w:cs="Times New Roman"/>
              </w:rPr>
              <w:t>45</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5D94C9A" w14:textId="77777777" w:rsidR="00440C0E" w:rsidRPr="00421448" w:rsidRDefault="00440C0E" w:rsidP="00440C0E">
            <w:pPr>
              <w:spacing w:line="0" w:lineRule="atLeast"/>
              <w:jc w:val="center"/>
              <w:rPr>
                <w:rFonts w:cs="Times New Roman"/>
              </w:rPr>
            </w:pPr>
          </w:p>
          <w:p w14:paraId="5A791134" w14:textId="2EC5EAC4" w:rsidR="00440C0E" w:rsidRPr="00421448" w:rsidRDefault="00440C0E" w:rsidP="00440C0E">
            <w:pPr>
              <w:spacing w:line="0" w:lineRule="atLeast"/>
              <w:jc w:val="center"/>
              <w:rPr>
                <w:rFonts w:cs="Times New Roman"/>
              </w:rPr>
            </w:pPr>
            <w:r w:rsidRPr="652361BB">
              <w:rPr>
                <w:rFonts w:cs="Times New Roman"/>
              </w:rPr>
              <w:t>38</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8D62AE2" w14:textId="77777777" w:rsidR="00440C0E" w:rsidRPr="00421448" w:rsidRDefault="00440C0E" w:rsidP="00440C0E">
            <w:pPr>
              <w:spacing w:line="0" w:lineRule="atLeast"/>
              <w:jc w:val="center"/>
              <w:rPr>
                <w:rFonts w:cs="Times New Roman"/>
              </w:rPr>
            </w:pPr>
          </w:p>
          <w:p w14:paraId="204A6EAE" w14:textId="7026C573" w:rsidR="00440C0E" w:rsidRPr="00421448" w:rsidRDefault="00440C0E" w:rsidP="00440C0E">
            <w:pPr>
              <w:spacing w:line="0" w:lineRule="atLeast"/>
              <w:jc w:val="center"/>
              <w:rPr>
                <w:rFonts w:cs="Times New Roman"/>
              </w:rPr>
            </w:pPr>
            <w:r w:rsidRPr="652361BB">
              <w:rPr>
                <w:rFonts w:cs="Times New Roman"/>
              </w:rPr>
              <w:t>14</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1FF7A7A5" w14:textId="77777777" w:rsidR="00440C0E" w:rsidRPr="00421448" w:rsidRDefault="00440C0E" w:rsidP="00440C0E">
            <w:pPr>
              <w:spacing w:line="0" w:lineRule="atLeast"/>
              <w:jc w:val="center"/>
              <w:rPr>
                <w:rFonts w:cs="Times New Roman"/>
              </w:rPr>
            </w:pPr>
          </w:p>
          <w:p w14:paraId="6284C42D" w14:textId="152F04FC" w:rsidR="00440C0E" w:rsidRPr="00421448" w:rsidRDefault="00440C0E" w:rsidP="00440C0E">
            <w:pPr>
              <w:spacing w:line="0" w:lineRule="atLeast"/>
              <w:jc w:val="center"/>
              <w:rPr>
                <w:rFonts w:cs="Times New Roman"/>
              </w:rPr>
            </w:pPr>
            <w:r w:rsidRPr="652361BB">
              <w:rPr>
                <w:rFonts w:cs="Times New Roman"/>
              </w:rPr>
              <w:t>26</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7C82351" w14:textId="079715E3" w:rsidR="00440C0E" w:rsidRPr="00421448" w:rsidRDefault="00440C0E" w:rsidP="00440C0E">
            <w:pPr>
              <w:spacing w:line="0" w:lineRule="atLeast"/>
              <w:jc w:val="center"/>
              <w:rPr>
                <w:rFonts w:cs="Times New Roman"/>
              </w:rPr>
            </w:pPr>
            <w:r w:rsidRPr="1AF91A83">
              <w:rPr>
                <w:rFonts w:cs="Times New Roman"/>
              </w:rPr>
              <w:t>28</w:t>
            </w:r>
          </w:p>
        </w:tc>
      </w:tr>
      <w:tr w:rsidR="00440C0E" w:rsidRPr="00421448" w14:paraId="2BB2712A" w14:textId="354390BF" w:rsidTr="00440C0E">
        <w:tc>
          <w:tcPr>
            <w:tcW w:w="7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A2C0020" w14:textId="77777777" w:rsidR="00440C0E" w:rsidRPr="00D96222" w:rsidRDefault="00440C0E" w:rsidP="00440C0E">
            <w:pPr>
              <w:spacing w:line="0" w:lineRule="atLeast"/>
              <w:rPr>
                <w:rFonts w:cs="Times New Roman"/>
                <w:color w:val="000000" w:themeColor="text1"/>
              </w:rPr>
            </w:pPr>
            <w:r w:rsidRPr="00D96222">
              <w:rPr>
                <w:rFonts w:cs="Times New Roman"/>
                <w:color w:val="000000" w:themeColor="text1"/>
              </w:rPr>
              <w:t>Indiana </w:t>
            </w:r>
          </w:p>
        </w:tc>
        <w:tc>
          <w:tcPr>
            <w:tcW w:w="54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50DBF51" w14:textId="7D5237C8" w:rsidR="00440C0E" w:rsidRPr="00421448" w:rsidRDefault="00440C0E" w:rsidP="00440C0E">
            <w:pPr>
              <w:spacing w:line="0" w:lineRule="atLeast"/>
              <w:jc w:val="center"/>
              <w:rPr>
                <w:rFonts w:cs="Times New Roman"/>
                <w:color w:val="000000" w:themeColor="text1"/>
              </w:rPr>
            </w:pPr>
            <w:r w:rsidRPr="79DF85DE">
              <w:rPr>
                <w:rFonts w:cs="Times New Roman"/>
                <w:color w:val="000000" w:themeColor="text1"/>
              </w:rPr>
              <w:t>23</w:t>
            </w:r>
          </w:p>
        </w:tc>
        <w:tc>
          <w:tcPr>
            <w:tcW w:w="7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4620696" w14:textId="2625BDE2" w:rsidR="00440C0E" w:rsidRPr="00421448" w:rsidRDefault="00440C0E" w:rsidP="00440C0E">
            <w:pPr>
              <w:spacing w:line="0" w:lineRule="atLeast"/>
              <w:jc w:val="center"/>
              <w:rPr>
                <w:rFonts w:cs="Times New Roman"/>
              </w:rPr>
            </w:pPr>
            <w:r w:rsidRPr="4A2C2083">
              <w:rPr>
                <w:rFonts w:cs="Times New Roman"/>
              </w:rPr>
              <w:t>42</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FA38506" w14:textId="47D36834" w:rsidR="00440C0E" w:rsidRPr="00421448" w:rsidRDefault="00440C0E" w:rsidP="00440C0E">
            <w:pPr>
              <w:spacing w:line="0" w:lineRule="atLeast"/>
              <w:jc w:val="center"/>
              <w:rPr>
                <w:rFonts w:cs="Times New Roman"/>
              </w:rPr>
            </w:pPr>
            <w:r w:rsidRPr="4A2C2083">
              <w:rPr>
                <w:rFonts w:cs="Times New Roman"/>
              </w:rPr>
              <w:t>23</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F3343E5" w14:textId="10717E57" w:rsidR="00440C0E" w:rsidRPr="00421448" w:rsidRDefault="00440C0E" w:rsidP="00440C0E">
            <w:pPr>
              <w:spacing w:line="0" w:lineRule="atLeast"/>
              <w:jc w:val="center"/>
              <w:rPr>
                <w:rFonts w:cs="Times New Roman"/>
              </w:rPr>
            </w:pPr>
            <w:r w:rsidRPr="4A2C2083">
              <w:rPr>
                <w:rFonts w:cs="Times New Roman"/>
              </w:rPr>
              <w:t>17</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p w14:paraId="2F4EEBFC" w14:textId="7D3E79D2" w:rsidR="00440C0E" w:rsidRDefault="00440C0E" w:rsidP="00440C0E">
            <w:pPr>
              <w:spacing w:line="0" w:lineRule="atLeast"/>
              <w:jc w:val="center"/>
              <w:rPr>
                <w:rFonts w:cs="Times New Roman"/>
              </w:rPr>
            </w:pPr>
            <w:r w:rsidRPr="4A2C2083">
              <w:rPr>
                <w:rFonts w:cs="Times New Roman"/>
              </w:rPr>
              <w:t>21</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CC086D4" w14:textId="54371F56" w:rsidR="00440C0E" w:rsidRPr="00421448" w:rsidRDefault="00440C0E" w:rsidP="00440C0E">
            <w:pPr>
              <w:spacing w:line="0" w:lineRule="atLeast"/>
              <w:jc w:val="center"/>
              <w:rPr>
                <w:rFonts w:cs="Times New Roman"/>
              </w:rPr>
            </w:pPr>
            <w:r w:rsidRPr="652361BB">
              <w:rPr>
                <w:rFonts w:cs="Times New Roman"/>
              </w:rPr>
              <w:t>39</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101364C" w14:textId="61C2317A" w:rsidR="00440C0E" w:rsidRPr="00421448" w:rsidRDefault="00440C0E" w:rsidP="00440C0E">
            <w:pPr>
              <w:spacing w:line="0" w:lineRule="atLeast"/>
              <w:jc w:val="center"/>
              <w:rPr>
                <w:rFonts w:cs="Times New Roman"/>
              </w:rPr>
            </w:pPr>
            <w:r w:rsidRPr="652361BB">
              <w:rPr>
                <w:rFonts w:cs="Times New Roman"/>
              </w:rPr>
              <w:t>31</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68D0628" w14:textId="54F73D45" w:rsidR="00440C0E" w:rsidRPr="00421448" w:rsidRDefault="00440C0E" w:rsidP="00440C0E">
            <w:pPr>
              <w:spacing w:line="0" w:lineRule="atLeast"/>
              <w:jc w:val="center"/>
              <w:rPr>
                <w:rFonts w:cs="Times New Roman"/>
              </w:rPr>
            </w:pPr>
            <w:r w:rsidRPr="652361BB">
              <w:rPr>
                <w:rFonts w:cs="Times New Roman"/>
              </w:rPr>
              <w:t>7</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B3212CE" w14:textId="7F74CA8A" w:rsidR="00440C0E" w:rsidRPr="00421448" w:rsidRDefault="00440C0E" w:rsidP="00440C0E">
            <w:pPr>
              <w:spacing w:line="0" w:lineRule="atLeast"/>
              <w:jc w:val="center"/>
              <w:rPr>
                <w:rFonts w:cs="Times New Roman"/>
              </w:rPr>
            </w:pPr>
            <w:r w:rsidRPr="652361BB">
              <w:rPr>
                <w:rFonts w:cs="Times New Roman"/>
              </w:rPr>
              <w:t>18</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EFA7F2C" w14:textId="5AD12741" w:rsidR="00440C0E" w:rsidRDefault="00440C0E" w:rsidP="00440C0E">
            <w:pPr>
              <w:spacing w:line="0" w:lineRule="atLeast"/>
              <w:jc w:val="center"/>
              <w:rPr>
                <w:rFonts w:cs="Times New Roman"/>
              </w:rPr>
            </w:pPr>
            <w:r w:rsidRPr="1AF91A83">
              <w:rPr>
                <w:rFonts w:cs="Times New Roman"/>
              </w:rPr>
              <w:t>22</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BF3DD8B" w14:textId="77777777" w:rsidR="00440C0E" w:rsidRPr="00421448" w:rsidRDefault="00440C0E" w:rsidP="00440C0E">
            <w:pPr>
              <w:spacing w:line="0" w:lineRule="atLeast"/>
              <w:jc w:val="center"/>
              <w:rPr>
                <w:rFonts w:cs="Times New Roman"/>
              </w:rPr>
            </w:pPr>
          </w:p>
          <w:p w14:paraId="1C595A51" w14:textId="65858ED8" w:rsidR="00440C0E" w:rsidRPr="00421448" w:rsidRDefault="00440C0E" w:rsidP="00440C0E">
            <w:pPr>
              <w:spacing w:line="0" w:lineRule="atLeast"/>
              <w:jc w:val="center"/>
              <w:rPr>
                <w:rFonts w:cs="Times New Roman"/>
              </w:rPr>
            </w:pPr>
            <w:r w:rsidRPr="652361BB">
              <w:rPr>
                <w:rFonts w:cs="Times New Roman"/>
              </w:rPr>
              <w:t>24</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B54A89F" w14:textId="77777777" w:rsidR="00440C0E" w:rsidRPr="00421448" w:rsidRDefault="00440C0E" w:rsidP="00440C0E">
            <w:pPr>
              <w:spacing w:line="0" w:lineRule="atLeast"/>
              <w:jc w:val="center"/>
              <w:rPr>
                <w:rFonts w:cs="Times New Roman"/>
              </w:rPr>
            </w:pPr>
          </w:p>
          <w:p w14:paraId="04676283" w14:textId="63E3F29D" w:rsidR="00440C0E" w:rsidRPr="00421448" w:rsidRDefault="00440C0E" w:rsidP="00440C0E">
            <w:pPr>
              <w:spacing w:line="0" w:lineRule="atLeast"/>
              <w:jc w:val="center"/>
              <w:rPr>
                <w:rFonts w:cs="Times New Roman"/>
              </w:rPr>
            </w:pPr>
            <w:r w:rsidRPr="652361BB">
              <w:rPr>
                <w:rFonts w:cs="Times New Roman"/>
              </w:rPr>
              <w:t>37</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EE0A561" w14:textId="77777777" w:rsidR="00440C0E" w:rsidRPr="00421448" w:rsidRDefault="00440C0E" w:rsidP="00440C0E">
            <w:pPr>
              <w:spacing w:line="0" w:lineRule="atLeast"/>
              <w:jc w:val="center"/>
              <w:rPr>
                <w:rFonts w:cs="Times New Roman"/>
              </w:rPr>
            </w:pPr>
          </w:p>
          <w:p w14:paraId="0D3B016D" w14:textId="7086B7DB" w:rsidR="00440C0E" w:rsidRPr="00421448" w:rsidRDefault="00440C0E" w:rsidP="00440C0E">
            <w:pPr>
              <w:spacing w:line="0" w:lineRule="atLeast"/>
              <w:jc w:val="center"/>
              <w:rPr>
                <w:rFonts w:cs="Times New Roman"/>
              </w:rPr>
            </w:pPr>
            <w:r w:rsidRPr="652361BB">
              <w:rPr>
                <w:rFonts w:cs="Times New Roman"/>
              </w:rPr>
              <w:t>24</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2129920" w14:textId="4A2F5AE3" w:rsidR="00440C0E" w:rsidRPr="00421448" w:rsidRDefault="00440C0E" w:rsidP="00440C0E">
            <w:pPr>
              <w:spacing w:line="0" w:lineRule="atLeast"/>
              <w:jc w:val="center"/>
              <w:rPr>
                <w:rFonts w:cs="Times New Roman"/>
              </w:rPr>
            </w:pPr>
            <w:r w:rsidRPr="1AF91A83">
              <w:rPr>
                <w:rFonts w:cs="Times New Roman"/>
              </w:rPr>
              <w:t>10</w:t>
            </w:r>
          </w:p>
        </w:tc>
      </w:tr>
      <w:tr w:rsidR="00440C0E" w:rsidRPr="00421448" w14:paraId="15910A21" w14:textId="40E670DE" w:rsidTr="00440C0E">
        <w:tc>
          <w:tcPr>
            <w:tcW w:w="7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7AC256E" w14:textId="77777777" w:rsidR="00440C0E" w:rsidRPr="00D96222" w:rsidRDefault="00440C0E" w:rsidP="00440C0E">
            <w:pPr>
              <w:spacing w:line="0" w:lineRule="atLeast"/>
              <w:rPr>
                <w:rFonts w:cs="Times New Roman"/>
                <w:color w:val="000000" w:themeColor="text1"/>
              </w:rPr>
            </w:pPr>
            <w:r w:rsidRPr="00D96222">
              <w:rPr>
                <w:rFonts w:cs="Times New Roman"/>
                <w:color w:val="000000" w:themeColor="text1"/>
              </w:rPr>
              <w:t>Iowa </w:t>
            </w:r>
          </w:p>
        </w:tc>
        <w:tc>
          <w:tcPr>
            <w:tcW w:w="54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224F09D" w14:textId="4E666E13" w:rsidR="00440C0E" w:rsidRPr="00421448" w:rsidRDefault="00440C0E" w:rsidP="00440C0E">
            <w:pPr>
              <w:spacing w:line="0" w:lineRule="atLeast"/>
              <w:jc w:val="center"/>
              <w:rPr>
                <w:rFonts w:cs="Times New Roman"/>
                <w:color w:val="000000" w:themeColor="text1"/>
              </w:rPr>
            </w:pPr>
            <w:r w:rsidRPr="79DF85DE">
              <w:rPr>
                <w:rFonts w:cs="Times New Roman"/>
                <w:color w:val="000000" w:themeColor="text1"/>
              </w:rPr>
              <w:t>31</w:t>
            </w:r>
          </w:p>
        </w:tc>
        <w:tc>
          <w:tcPr>
            <w:tcW w:w="7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CEAABB0" w14:textId="0D9ACB8C" w:rsidR="00440C0E" w:rsidRPr="00421448" w:rsidRDefault="00440C0E" w:rsidP="00440C0E">
            <w:pPr>
              <w:spacing w:line="0" w:lineRule="atLeast"/>
              <w:jc w:val="center"/>
              <w:rPr>
                <w:rFonts w:cs="Times New Roman"/>
              </w:rPr>
            </w:pPr>
            <w:r w:rsidRPr="4A2C2083">
              <w:rPr>
                <w:rFonts w:cs="Times New Roman"/>
              </w:rPr>
              <w:t>13</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1C980A3" w14:textId="72A3F0D3" w:rsidR="00440C0E" w:rsidRPr="00421448" w:rsidRDefault="00440C0E" w:rsidP="00440C0E">
            <w:pPr>
              <w:spacing w:line="0" w:lineRule="atLeast"/>
              <w:jc w:val="center"/>
              <w:rPr>
                <w:rFonts w:cs="Times New Roman"/>
              </w:rPr>
            </w:pPr>
            <w:r w:rsidRPr="4A2C2083">
              <w:rPr>
                <w:rFonts w:cs="Times New Roman"/>
              </w:rPr>
              <w:t>22</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A58D73D" w14:textId="083DF6B3" w:rsidR="00440C0E" w:rsidRPr="00421448" w:rsidRDefault="00440C0E" w:rsidP="00440C0E">
            <w:pPr>
              <w:spacing w:line="0" w:lineRule="atLeast"/>
              <w:jc w:val="center"/>
              <w:rPr>
                <w:rFonts w:cs="Times New Roman"/>
              </w:rPr>
            </w:pPr>
            <w:r w:rsidRPr="4A2C2083">
              <w:rPr>
                <w:rFonts w:cs="Times New Roman"/>
              </w:rPr>
              <w:t>25</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p w14:paraId="3C0366B0" w14:textId="6138FB76" w:rsidR="00440C0E" w:rsidRDefault="00440C0E" w:rsidP="00440C0E">
            <w:pPr>
              <w:spacing w:line="0" w:lineRule="atLeast"/>
              <w:jc w:val="center"/>
              <w:rPr>
                <w:rFonts w:cs="Times New Roman"/>
              </w:rPr>
            </w:pPr>
            <w:r w:rsidRPr="4A2C2083">
              <w:rPr>
                <w:rFonts w:cs="Times New Roman"/>
              </w:rPr>
              <w:t>48</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D4619D2" w14:textId="19E7BAB7" w:rsidR="00440C0E" w:rsidRPr="00421448" w:rsidRDefault="00440C0E" w:rsidP="00440C0E">
            <w:pPr>
              <w:spacing w:line="0" w:lineRule="atLeast"/>
              <w:jc w:val="center"/>
              <w:rPr>
                <w:rFonts w:cs="Times New Roman"/>
              </w:rPr>
            </w:pPr>
            <w:r w:rsidRPr="652361BB">
              <w:rPr>
                <w:rFonts w:cs="Times New Roman"/>
              </w:rPr>
              <w:t>30</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5598541" w14:textId="42D39ACC" w:rsidR="00440C0E" w:rsidRPr="00421448" w:rsidRDefault="00440C0E" w:rsidP="00440C0E">
            <w:pPr>
              <w:spacing w:line="0" w:lineRule="atLeast"/>
              <w:jc w:val="center"/>
              <w:rPr>
                <w:rFonts w:cs="Times New Roman"/>
                <w:highlight w:val="yellow"/>
              </w:rPr>
            </w:pPr>
            <w:r w:rsidRPr="1AF91A83">
              <w:rPr>
                <w:rFonts w:cs="Times New Roman"/>
              </w:rPr>
              <w:t>33</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659BABF" w14:textId="4C6A11E8" w:rsidR="00440C0E" w:rsidRPr="00421448" w:rsidRDefault="00440C0E" w:rsidP="00440C0E">
            <w:pPr>
              <w:spacing w:line="0" w:lineRule="atLeast"/>
              <w:jc w:val="center"/>
              <w:rPr>
                <w:rFonts w:cs="Times New Roman"/>
              </w:rPr>
            </w:pPr>
            <w:r w:rsidRPr="652361BB">
              <w:rPr>
                <w:rFonts w:cs="Times New Roman"/>
              </w:rPr>
              <w:t>39</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B5E0AB3" w14:textId="792A7E54" w:rsidR="00440C0E" w:rsidRPr="00421448" w:rsidRDefault="00440C0E" w:rsidP="00440C0E">
            <w:pPr>
              <w:spacing w:line="0" w:lineRule="atLeast"/>
              <w:jc w:val="center"/>
              <w:rPr>
                <w:rFonts w:cs="Times New Roman"/>
              </w:rPr>
            </w:pPr>
            <w:r w:rsidRPr="652361BB">
              <w:rPr>
                <w:rFonts w:cs="Times New Roman"/>
              </w:rPr>
              <w:t>29</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F808467" w14:textId="476FBCE6" w:rsidR="00440C0E" w:rsidRDefault="00440C0E" w:rsidP="00440C0E">
            <w:pPr>
              <w:spacing w:line="0" w:lineRule="atLeast"/>
              <w:jc w:val="center"/>
              <w:rPr>
                <w:rFonts w:cs="Times New Roman"/>
              </w:rPr>
            </w:pPr>
            <w:r w:rsidRPr="1AF91A83">
              <w:rPr>
                <w:rFonts w:cs="Times New Roman"/>
              </w:rPr>
              <w:t>2</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4E30E45" w14:textId="77777777" w:rsidR="00440C0E" w:rsidRPr="00421448" w:rsidRDefault="00440C0E" w:rsidP="00440C0E">
            <w:pPr>
              <w:spacing w:line="0" w:lineRule="atLeast"/>
              <w:jc w:val="center"/>
              <w:rPr>
                <w:rFonts w:cs="Times New Roman"/>
              </w:rPr>
            </w:pPr>
          </w:p>
          <w:p w14:paraId="6F4E4A2D" w14:textId="440F9CBF" w:rsidR="00440C0E" w:rsidRPr="00421448" w:rsidRDefault="00440C0E" w:rsidP="00440C0E">
            <w:pPr>
              <w:spacing w:line="0" w:lineRule="atLeast"/>
              <w:jc w:val="center"/>
              <w:rPr>
                <w:rFonts w:cs="Times New Roman"/>
              </w:rPr>
            </w:pPr>
            <w:r w:rsidRPr="652361BB">
              <w:rPr>
                <w:rFonts w:cs="Times New Roman"/>
              </w:rPr>
              <w:t>49</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9C5ED14" w14:textId="77777777" w:rsidR="00440C0E" w:rsidRPr="00421448" w:rsidRDefault="00440C0E" w:rsidP="00440C0E">
            <w:pPr>
              <w:spacing w:line="0" w:lineRule="atLeast"/>
              <w:jc w:val="center"/>
              <w:rPr>
                <w:rFonts w:cs="Times New Roman"/>
              </w:rPr>
            </w:pPr>
          </w:p>
          <w:p w14:paraId="447FAB48" w14:textId="7881A208" w:rsidR="00440C0E" w:rsidRPr="00421448" w:rsidRDefault="00440C0E" w:rsidP="00440C0E">
            <w:pPr>
              <w:spacing w:line="0" w:lineRule="atLeast"/>
              <w:jc w:val="center"/>
              <w:rPr>
                <w:rFonts w:cs="Times New Roman"/>
              </w:rPr>
            </w:pPr>
            <w:r w:rsidRPr="652361BB">
              <w:rPr>
                <w:rFonts w:cs="Times New Roman"/>
              </w:rPr>
              <w:t>10</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A433DA7" w14:textId="77777777" w:rsidR="00440C0E" w:rsidRPr="00421448" w:rsidRDefault="00440C0E" w:rsidP="00440C0E">
            <w:pPr>
              <w:spacing w:line="0" w:lineRule="atLeast"/>
              <w:jc w:val="center"/>
              <w:rPr>
                <w:rFonts w:cs="Times New Roman"/>
              </w:rPr>
            </w:pPr>
          </w:p>
          <w:p w14:paraId="70DAD101" w14:textId="698500A6" w:rsidR="00440C0E" w:rsidRPr="00421448" w:rsidRDefault="00440C0E" w:rsidP="00440C0E">
            <w:pPr>
              <w:spacing w:line="0" w:lineRule="atLeast"/>
              <w:jc w:val="center"/>
              <w:rPr>
                <w:rFonts w:cs="Times New Roman"/>
              </w:rPr>
            </w:pPr>
            <w:r w:rsidRPr="652361BB">
              <w:rPr>
                <w:rFonts w:cs="Times New Roman"/>
              </w:rPr>
              <w:t>22</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4D37386" w14:textId="15BEA3DD" w:rsidR="00440C0E" w:rsidRPr="00421448" w:rsidRDefault="00440C0E" w:rsidP="00440C0E">
            <w:pPr>
              <w:spacing w:line="0" w:lineRule="atLeast"/>
              <w:jc w:val="center"/>
              <w:rPr>
                <w:rFonts w:cs="Times New Roman"/>
              </w:rPr>
            </w:pPr>
            <w:r w:rsidRPr="1AF91A83">
              <w:rPr>
                <w:rFonts w:cs="Times New Roman"/>
              </w:rPr>
              <w:t>26</w:t>
            </w:r>
          </w:p>
        </w:tc>
      </w:tr>
      <w:tr w:rsidR="00440C0E" w:rsidRPr="00421448" w14:paraId="71A705D0" w14:textId="79CCD940" w:rsidTr="00440C0E">
        <w:tc>
          <w:tcPr>
            <w:tcW w:w="7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83E43B7" w14:textId="77777777" w:rsidR="00440C0E" w:rsidRPr="00D96222" w:rsidRDefault="00440C0E" w:rsidP="00440C0E">
            <w:pPr>
              <w:spacing w:line="0" w:lineRule="atLeast"/>
              <w:rPr>
                <w:rFonts w:cs="Times New Roman"/>
                <w:color w:val="000000" w:themeColor="text1"/>
              </w:rPr>
            </w:pPr>
            <w:r w:rsidRPr="00D96222">
              <w:rPr>
                <w:rFonts w:cs="Times New Roman"/>
                <w:color w:val="000000" w:themeColor="text1"/>
              </w:rPr>
              <w:t>Kansas</w:t>
            </w:r>
          </w:p>
        </w:tc>
        <w:tc>
          <w:tcPr>
            <w:tcW w:w="54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7B8B85F" w14:textId="778A6D88" w:rsidR="00440C0E" w:rsidRPr="00421448" w:rsidRDefault="00440C0E" w:rsidP="00440C0E">
            <w:pPr>
              <w:spacing w:line="0" w:lineRule="atLeast"/>
              <w:jc w:val="center"/>
              <w:rPr>
                <w:rFonts w:cs="Times New Roman"/>
                <w:color w:val="000000" w:themeColor="text1"/>
              </w:rPr>
            </w:pPr>
            <w:r w:rsidRPr="79DF85DE">
              <w:rPr>
                <w:rFonts w:cs="Times New Roman"/>
                <w:color w:val="000000" w:themeColor="text1"/>
              </w:rPr>
              <w:t>22</w:t>
            </w:r>
          </w:p>
        </w:tc>
        <w:tc>
          <w:tcPr>
            <w:tcW w:w="7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D66EECA" w14:textId="609F2160" w:rsidR="00440C0E" w:rsidRPr="00421448" w:rsidRDefault="00440C0E" w:rsidP="00440C0E">
            <w:pPr>
              <w:spacing w:line="0" w:lineRule="atLeast"/>
              <w:jc w:val="center"/>
              <w:rPr>
                <w:rFonts w:cs="Times New Roman"/>
              </w:rPr>
            </w:pPr>
            <w:r w:rsidRPr="4A2C2083">
              <w:rPr>
                <w:rFonts w:cs="Times New Roman"/>
              </w:rPr>
              <w:t>14</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0E37766" w14:textId="2453F062" w:rsidR="00440C0E" w:rsidRPr="00421448" w:rsidRDefault="00440C0E" w:rsidP="00440C0E">
            <w:pPr>
              <w:spacing w:line="0" w:lineRule="atLeast"/>
              <w:jc w:val="center"/>
              <w:rPr>
                <w:rFonts w:cs="Times New Roman"/>
              </w:rPr>
            </w:pPr>
            <w:r w:rsidRPr="4A2C2083">
              <w:rPr>
                <w:rFonts w:cs="Times New Roman"/>
              </w:rPr>
              <w:t>19</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16870DB" w14:textId="4E34EC28" w:rsidR="00440C0E" w:rsidRPr="00421448" w:rsidRDefault="00440C0E" w:rsidP="00440C0E">
            <w:pPr>
              <w:spacing w:line="0" w:lineRule="atLeast"/>
              <w:jc w:val="center"/>
              <w:rPr>
                <w:rFonts w:cs="Times New Roman"/>
              </w:rPr>
            </w:pPr>
            <w:r w:rsidRPr="4A2C2083">
              <w:rPr>
                <w:rFonts w:cs="Times New Roman"/>
              </w:rPr>
              <w:t>1</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p w14:paraId="36FA248F" w14:textId="0E51968A" w:rsidR="00440C0E" w:rsidRDefault="00440C0E" w:rsidP="00440C0E">
            <w:pPr>
              <w:spacing w:line="0" w:lineRule="atLeast"/>
              <w:jc w:val="center"/>
              <w:rPr>
                <w:rFonts w:cs="Times New Roman"/>
              </w:rPr>
            </w:pPr>
            <w:r w:rsidRPr="4A2C2083">
              <w:rPr>
                <w:rFonts w:cs="Times New Roman"/>
              </w:rPr>
              <w:t>26</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EBE2B24" w14:textId="7E556E03" w:rsidR="00440C0E" w:rsidRPr="00421448" w:rsidRDefault="00440C0E" w:rsidP="00440C0E">
            <w:pPr>
              <w:spacing w:line="0" w:lineRule="atLeast"/>
              <w:jc w:val="center"/>
              <w:rPr>
                <w:rFonts w:cs="Times New Roman"/>
              </w:rPr>
            </w:pPr>
            <w:r w:rsidRPr="652361BB">
              <w:rPr>
                <w:rFonts w:cs="Times New Roman"/>
              </w:rPr>
              <w:t>14</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089FD04" w14:textId="1B7151E3" w:rsidR="00440C0E" w:rsidRPr="00421448" w:rsidRDefault="00440C0E" w:rsidP="00440C0E">
            <w:pPr>
              <w:spacing w:line="0" w:lineRule="atLeast"/>
              <w:jc w:val="center"/>
              <w:rPr>
                <w:rFonts w:cs="Times New Roman"/>
              </w:rPr>
            </w:pPr>
            <w:r w:rsidRPr="652361BB">
              <w:rPr>
                <w:rFonts w:cs="Times New Roman"/>
              </w:rPr>
              <w:t>25</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8BC3C86" w14:textId="0C6EB6C7" w:rsidR="00440C0E" w:rsidRPr="00421448" w:rsidRDefault="00440C0E" w:rsidP="00440C0E">
            <w:pPr>
              <w:spacing w:line="0" w:lineRule="atLeast"/>
              <w:jc w:val="center"/>
              <w:rPr>
                <w:rFonts w:cs="Times New Roman"/>
              </w:rPr>
            </w:pPr>
            <w:r w:rsidRPr="652361BB">
              <w:rPr>
                <w:rFonts w:cs="Times New Roman"/>
              </w:rPr>
              <w:t>5</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86AB1C1" w14:textId="5BFB7C9F" w:rsidR="00440C0E" w:rsidRPr="00421448" w:rsidRDefault="00440C0E" w:rsidP="00440C0E">
            <w:pPr>
              <w:spacing w:line="0" w:lineRule="atLeast"/>
              <w:jc w:val="center"/>
              <w:rPr>
                <w:rFonts w:cs="Times New Roman"/>
              </w:rPr>
            </w:pPr>
            <w:r w:rsidRPr="652361BB">
              <w:rPr>
                <w:rFonts w:cs="Times New Roman"/>
              </w:rPr>
              <w:t>20</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4B0B283" w14:textId="692EC706" w:rsidR="00440C0E" w:rsidRDefault="00440C0E" w:rsidP="00440C0E">
            <w:pPr>
              <w:spacing w:line="0" w:lineRule="atLeast"/>
              <w:jc w:val="center"/>
              <w:rPr>
                <w:rFonts w:cs="Times New Roman"/>
              </w:rPr>
            </w:pPr>
            <w:r w:rsidRPr="1AF91A83">
              <w:rPr>
                <w:rFonts w:cs="Times New Roman"/>
              </w:rPr>
              <w:t>37</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13075F4" w14:textId="77777777" w:rsidR="00440C0E" w:rsidRPr="00421448" w:rsidRDefault="00440C0E" w:rsidP="00440C0E">
            <w:pPr>
              <w:spacing w:line="0" w:lineRule="atLeast"/>
              <w:jc w:val="center"/>
              <w:rPr>
                <w:rFonts w:cs="Times New Roman"/>
              </w:rPr>
            </w:pPr>
          </w:p>
          <w:p w14:paraId="1961CB18" w14:textId="13D50D48" w:rsidR="00440C0E" w:rsidRPr="00421448" w:rsidRDefault="00440C0E" w:rsidP="00440C0E">
            <w:pPr>
              <w:spacing w:line="0" w:lineRule="atLeast"/>
              <w:jc w:val="center"/>
              <w:rPr>
                <w:rFonts w:cs="Times New Roman"/>
              </w:rPr>
            </w:pPr>
            <w:r w:rsidRPr="652361BB">
              <w:rPr>
                <w:rFonts w:cs="Times New Roman"/>
              </w:rPr>
              <w:t>17</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B1B656E" w14:textId="77777777" w:rsidR="00440C0E" w:rsidRPr="00421448" w:rsidRDefault="00440C0E" w:rsidP="00440C0E">
            <w:pPr>
              <w:spacing w:line="0" w:lineRule="atLeast"/>
              <w:jc w:val="center"/>
              <w:rPr>
                <w:rFonts w:cs="Times New Roman"/>
              </w:rPr>
            </w:pPr>
          </w:p>
          <w:p w14:paraId="741FB879" w14:textId="2CDF2AF6" w:rsidR="00440C0E" w:rsidRPr="00421448" w:rsidRDefault="00440C0E" w:rsidP="00440C0E">
            <w:pPr>
              <w:spacing w:line="0" w:lineRule="atLeast"/>
              <w:jc w:val="center"/>
              <w:rPr>
                <w:rFonts w:cs="Times New Roman"/>
              </w:rPr>
            </w:pPr>
            <w:r w:rsidRPr="652361BB">
              <w:rPr>
                <w:rFonts w:cs="Times New Roman"/>
              </w:rPr>
              <w:t>30</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D033274" w14:textId="77777777" w:rsidR="00440C0E" w:rsidRPr="00421448" w:rsidRDefault="00440C0E" w:rsidP="00440C0E">
            <w:pPr>
              <w:spacing w:line="0" w:lineRule="atLeast"/>
              <w:jc w:val="center"/>
              <w:rPr>
                <w:rFonts w:cs="Times New Roman"/>
              </w:rPr>
            </w:pPr>
          </w:p>
          <w:p w14:paraId="7FF4E94C" w14:textId="3186B2AB" w:rsidR="00440C0E" w:rsidRPr="00421448" w:rsidRDefault="00440C0E" w:rsidP="00440C0E">
            <w:pPr>
              <w:spacing w:line="0" w:lineRule="atLeast"/>
              <w:jc w:val="center"/>
              <w:rPr>
                <w:rFonts w:cs="Times New Roman"/>
              </w:rPr>
            </w:pPr>
            <w:r w:rsidRPr="652361BB">
              <w:rPr>
                <w:rFonts w:cs="Times New Roman"/>
              </w:rPr>
              <w:t>27</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1C6C279" w14:textId="4DA11041" w:rsidR="00440C0E" w:rsidRPr="00421448" w:rsidRDefault="00440C0E" w:rsidP="00440C0E">
            <w:pPr>
              <w:spacing w:line="0" w:lineRule="atLeast"/>
              <w:jc w:val="center"/>
              <w:rPr>
                <w:rFonts w:cs="Times New Roman"/>
              </w:rPr>
            </w:pPr>
            <w:r w:rsidRPr="1AF91A83">
              <w:rPr>
                <w:rFonts w:cs="Times New Roman"/>
              </w:rPr>
              <w:t>41</w:t>
            </w:r>
          </w:p>
        </w:tc>
      </w:tr>
      <w:tr w:rsidR="00440C0E" w:rsidRPr="00421448" w14:paraId="22AE5DA4" w14:textId="10C5BB88" w:rsidTr="00440C0E">
        <w:tc>
          <w:tcPr>
            <w:tcW w:w="7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F96EA7C" w14:textId="77777777" w:rsidR="00440C0E" w:rsidRPr="00D96222" w:rsidRDefault="00440C0E" w:rsidP="00440C0E">
            <w:pPr>
              <w:spacing w:line="0" w:lineRule="atLeast"/>
              <w:rPr>
                <w:rFonts w:cs="Times New Roman"/>
                <w:color w:val="000000" w:themeColor="text1"/>
              </w:rPr>
            </w:pPr>
            <w:r w:rsidRPr="00D96222">
              <w:rPr>
                <w:rFonts w:cs="Times New Roman"/>
                <w:color w:val="000000" w:themeColor="text1"/>
              </w:rPr>
              <w:t>Kentucky</w:t>
            </w:r>
          </w:p>
        </w:tc>
        <w:tc>
          <w:tcPr>
            <w:tcW w:w="54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BAE5C81" w14:textId="080B23FF" w:rsidR="00440C0E" w:rsidRPr="00421448" w:rsidRDefault="00440C0E" w:rsidP="00440C0E">
            <w:pPr>
              <w:spacing w:line="0" w:lineRule="atLeast"/>
              <w:jc w:val="center"/>
              <w:rPr>
                <w:rFonts w:cs="Times New Roman"/>
                <w:color w:val="000000" w:themeColor="text1"/>
              </w:rPr>
            </w:pPr>
            <w:r w:rsidRPr="1AF91A83">
              <w:rPr>
                <w:rFonts w:cs="Times New Roman"/>
                <w:color w:val="000000" w:themeColor="text1"/>
              </w:rPr>
              <w:t>7</w:t>
            </w:r>
          </w:p>
        </w:tc>
        <w:tc>
          <w:tcPr>
            <w:tcW w:w="7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8AF43D9" w14:textId="2D29109C" w:rsidR="00440C0E" w:rsidRPr="00421448" w:rsidRDefault="00440C0E" w:rsidP="00440C0E">
            <w:pPr>
              <w:spacing w:line="0" w:lineRule="atLeast"/>
              <w:jc w:val="center"/>
              <w:rPr>
                <w:rFonts w:cs="Times New Roman"/>
              </w:rPr>
            </w:pPr>
            <w:r w:rsidRPr="4A2C2083">
              <w:rPr>
                <w:rFonts w:cs="Times New Roman"/>
              </w:rPr>
              <w:t>6</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6CA90F5" w14:textId="67885C07" w:rsidR="00440C0E" w:rsidRPr="00421448" w:rsidRDefault="00440C0E" w:rsidP="00440C0E">
            <w:pPr>
              <w:spacing w:line="0" w:lineRule="atLeast"/>
              <w:jc w:val="center"/>
              <w:rPr>
                <w:rFonts w:cs="Times New Roman"/>
              </w:rPr>
            </w:pPr>
            <w:r w:rsidRPr="4A2C2083">
              <w:rPr>
                <w:rFonts w:cs="Times New Roman"/>
              </w:rPr>
              <w:t>18</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427D886" w14:textId="2210283D" w:rsidR="00440C0E" w:rsidRPr="00421448" w:rsidRDefault="00440C0E" w:rsidP="00440C0E">
            <w:pPr>
              <w:spacing w:line="0" w:lineRule="atLeast"/>
              <w:jc w:val="center"/>
              <w:rPr>
                <w:rFonts w:cs="Times New Roman"/>
              </w:rPr>
            </w:pPr>
            <w:r w:rsidRPr="4A2C2083">
              <w:rPr>
                <w:rFonts w:cs="Times New Roman"/>
              </w:rPr>
              <w:t>4</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p w14:paraId="05FC43B9" w14:textId="5CAF1F26" w:rsidR="00440C0E" w:rsidRDefault="00440C0E" w:rsidP="00440C0E">
            <w:pPr>
              <w:spacing w:line="0" w:lineRule="atLeast"/>
              <w:jc w:val="center"/>
              <w:rPr>
                <w:rFonts w:cs="Times New Roman"/>
              </w:rPr>
            </w:pPr>
            <w:r w:rsidRPr="4A2C2083">
              <w:rPr>
                <w:rFonts w:cs="Times New Roman"/>
              </w:rPr>
              <w:t>17</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7AA7E7E" w14:textId="342D2766" w:rsidR="00440C0E" w:rsidRPr="00421448" w:rsidRDefault="00440C0E" w:rsidP="00440C0E">
            <w:pPr>
              <w:spacing w:line="0" w:lineRule="atLeast"/>
              <w:jc w:val="center"/>
              <w:rPr>
                <w:rFonts w:cs="Times New Roman"/>
              </w:rPr>
            </w:pPr>
            <w:r w:rsidRPr="652361BB">
              <w:rPr>
                <w:rFonts w:cs="Times New Roman"/>
              </w:rPr>
              <w:t>16</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2C3A49B" w14:textId="1D7E964A" w:rsidR="00440C0E" w:rsidRPr="00421448" w:rsidRDefault="00440C0E" w:rsidP="00440C0E">
            <w:pPr>
              <w:spacing w:line="0" w:lineRule="atLeast"/>
              <w:jc w:val="center"/>
              <w:rPr>
                <w:rFonts w:cs="Times New Roman"/>
              </w:rPr>
            </w:pPr>
            <w:r w:rsidRPr="652361BB">
              <w:rPr>
                <w:rFonts w:cs="Times New Roman"/>
              </w:rPr>
              <w:t>16</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68E994F" w14:textId="06B183DE" w:rsidR="00440C0E" w:rsidRPr="00421448" w:rsidRDefault="00440C0E" w:rsidP="00440C0E">
            <w:pPr>
              <w:spacing w:line="0" w:lineRule="atLeast"/>
              <w:jc w:val="center"/>
              <w:rPr>
                <w:rFonts w:cs="Times New Roman"/>
              </w:rPr>
            </w:pPr>
            <w:r w:rsidRPr="652361BB">
              <w:rPr>
                <w:rFonts w:cs="Times New Roman"/>
              </w:rPr>
              <w:t>14</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79C6515" w14:textId="340B9DF5" w:rsidR="00440C0E" w:rsidRPr="00421448" w:rsidRDefault="00440C0E" w:rsidP="00440C0E">
            <w:pPr>
              <w:spacing w:line="0" w:lineRule="atLeast"/>
              <w:jc w:val="center"/>
              <w:rPr>
                <w:rFonts w:cs="Times New Roman"/>
              </w:rPr>
            </w:pPr>
            <w:r w:rsidRPr="652361BB">
              <w:rPr>
                <w:rFonts w:cs="Times New Roman"/>
              </w:rPr>
              <w:t>6</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777CEED" w14:textId="20F65AB3" w:rsidR="00440C0E" w:rsidRDefault="00440C0E" w:rsidP="00440C0E">
            <w:pPr>
              <w:spacing w:line="0" w:lineRule="atLeast"/>
              <w:jc w:val="center"/>
              <w:rPr>
                <w:rFonts w:cs="Times New Roman"/>
              </w:rPr>
            </w:pPr>
            <w:r w:rsidRPr="1AF91A83">
              <w:rPr>
                <w:rFonts w:cs="Times New Roman"/>
              </w:rPr>
              <w:t>19</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7F9CEB4" w14:textId="77777777" w:rsidR="00440C0E" w:rsidRPr="00421448" w:rsidRDefault="00440C0E" w:rsidP="00440C0E">
            <w:pPr>
              <w:spacing w:line="0" w:lineRule="atLeast"/>
              <w:jc w:val="center"/>
              <w:rPr>
                <w:rFonts w:cs="Times New Roman"/>
              </w:rPr>
            </w:pPr>
          </w:p>
          <w:p w14:paraId="5EAE8C70" w14:textId="77777777" w:rsidR="00440C0E" w:rsidRPr="00421448" w:rsidRDefault="00440C0E" w:rsidP="00440C0E">
            <w:pPr>
              <w:spacing w:line="0" w:lineRule="atLeast"/>
              <w:jc w:val="center"/>
              <w:rPr>
                <w:rFonts w:cs="Times New Roman"/>
              </w:rPr>
            </w:pPr>
          </w:p>
          <w:p w14:paraId="6CA02C31" w14:textId="54E7989B" w:rsidR="00440C0E" w:rsidRPr="00421448" w:rsidRDefault="00440C0E" w:rsidP="00440C0E">
            <w:pPr>
              <w:spacing w:line="0" w:lineRule="atLeast"/>
              <w:jc w:val="center"/>
              <w:rPr>
                <w:rFonts w:cs="Times New Roman"/>
              </w:rPr>
            </w:pPr>
            <w:r w:rsidRPr="652361BB">
              <w:rPr>
                <w:rFonts w:cs="Times New Roman"/>
              </w:rPr>
              <w:t>26</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7BFA006" w14:textId="77777777" w:rsidR="00440C0E" w:rsidRPr="00421448" w:rsidRDefault="00440C0E" w:rsidP="00440C0E">
            <w:pPr>
              <w:spacing w:line="0" w:lineRule="atLeast"/>
              <w:jc w:val="center"/>
              <w:rPr>
                <w:rFonts w:cs="Times New Roman"/>
              </w:rPr>
            </w:pPr>
          </w:p>
          <w:p w14:paraId="61AEFBB8" w14:textId="77777777" w:rsidR="00440C0E" w:rsidRPr="00421448" w:rsidRDefault="00440C0E" w:rsidP="00440C0E">
            <w:pPr>
              <w:spacing w:line="0" w:lineRule="atLeast"/>
              <w:jc w:val="center"/>
              <w:rPr>
                <w:rFonts w:cs="Times New Roman"/>
              </w:rPr>
            </w:pPr>
          </w:p>
          <w:p w14:paraId="53A5C8C8" w14:textId="76499902" w:rsidR="00440C0E" w:rsidRPr="00421448" w:rsidRDefault="00440C0E" w:rsidP="00440C0E">
            <w:pPr>
              <w:spacing w:line="0" w:lineRule="atLeast"/>
              <w:jc w:val="center"/>
              <w:rPr>
                <w:rFonts w:cs="Times New Roman"/>
              </w:rPr>
            </w:pPr>
            <w:r w:rsidRPr="652361BB">
              <w:rPr>
                <w:rFonts w:cs="Times New Roman"/>
              </w:rPr>
              <w:t>24</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34AAF50" w14:textId="77777777" w:rsidR="00440C0E" w:rsidRPr="00421448" w:rsidRDefault="00440C0E" w:rsidP="00440C0E">
            <w:pPr>
              <w:spacing w:line="0" w:lineRule="atLeast"/>
              <w:jc w:val="center"/>
              <w:rPr>
                <w:rFonts w:cs="Times New Roman"/>
              </w:rPr>
            </w:pPr>
          </w:p>
          <w:p w14:paraId="08ED0157" w14:textId="77777777" w:rsidR="00440C0E" w:rsidRPr="00421448" w:rsidRDefault="00440C0E" w:rsidP="00440C0E">
            <w:pPr>
              <w:spacing w:line="0" w:lineRule="atLeast"/>
              <w:jc w:val="center"/>
              <w:rPr>
                <w:rFonts w:cs="Times New Roman"/>
              </w:rPr>
            </w:pPr>
          </w:p>
          <w:p w14:paraId="1A14953F" w14:textId="7A124ACF" w:rsidR="00440C0E" w:rsidRPr="00421448" w:rsidRDefault="00440C0E" w:rsidP="00440C0E">
            <w:pPr>
              <w:spacing w:line="0" w:lineRule="atLeast"/>
              <w:jc w:val="center"/>
              <w:rPr>
                <w:rFonts w:cs="Times New Roman"/>
              </w:rPr>
            </w:pPr>
            <w:r w:rsidRPr="652361BB">
              <w:rPr>
                <w:rFonts w:cs="Times New Roman"/>
              </w:rPr>
              <w:t>40</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A3F9B19" w14:textId="36F96594" w:rsidR="00440C0E" w:rsidRPr="00421448" w:rsidRDefault="00440C0E" w:rsidP="00440C0E">
            <w:pPr>
              <w:spacing w:line="0" w:lineRule="atLeast"/>
              <w:jc w:val="center"/>
              <w:rPr>
                <w:rFonts w:cs="Times New Roman"/>
              </w:rPr>
            </w:pPr>
            <w:r w:rsidRPr="1AF91A83">
              <w:rPr>
                <w:rFonts w:cs="Times New Roman"/>
              </w:rPr>
              <w:t>48</w:t>
            </w:r>
          </w:p>
        </w:tc>
      </w:tr>
      <w:tr w:rsidR="00440C0E" w:rsidRPr="00421448" w14:paraId="23CBBF8A" w14:textId="098B3183" w:rsidTr="00440C0E">
        <w:tc>
          <w:tcPr>
            <w:tcW w:w="7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164B288F" w14:textId="77777777" w:rsidR="00440C0E" w:rsidRPr="00D96222" w:rsidRDefault="00440C0E" w:rsidP="00440C0E">
            <w:pPr>
              <w:spacing w:line="0" w:lineRule="atLeast"/>
              <w:rPr>
                <w:rFonts w:cs="Times New Roman"/>
                <w:color w:val="000000" w:themeColor="text1"/>
              </w:rPr>
            </w:pPr>
            <w:r w:rsidRPr="00D96222">
              <w:rPr>
                <w:rFonts w:cs="Times New Roman"/>
                <w:color w:val="000000" w:themeColor="text1"/>
              </w:rPr>
              <w:t>Louisiana</w:t>
            </w:r>
          </w:p>
        </w:tc>
        <w:tc>
          <w:tcPr>
            <w:tcW w:w="54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C5FB078" w14:textId="4622F085" w:rsidR="00440C0E" w:rsidRPr="00421448" w:rsidRDefault="00440C0E" w:rsidP="00440C0E">
            <w:pPr>
              <w:spacing w:line="0" w:lineRule="atLeast"/>
              <w:jc w:val="center"/>
              <w:rPr>
                <w:rFonts w:cs="Times New Roman"/>
                <w:color w:val="000000" w:themeColor="text1"/>
              </w:rPr>
            </w:pPr>
            <w:r w:rsidRPr="1AF91A83">
              <w:rPr>
                <w:rFonts w:cs="Times New Roman"/>
                <w:color w:val="000000" w:themeColor="text1"/>
              </w:rPr>
              <w:t>36</w:t>
            </w:r>
          </w:p>
        </w:tc>
        <w:tc>
          <w:tcPr>
            <w:tcW w:w="7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433EE2F" w14:textId="2ADB041D" w:rsidR="00440C0E" w:rsidRPr="00421448" w:rsidRDefault="00440C0E" w:rsidP="00440C0E">
            <w:pPr>
              <w:spacing w:line="0" w:lineRule="atLeast"/>
              <w:jc w:val="center"/>
              <w:rPr>
                <w:rFonts w:cs="Times New Roman"/>
              </w:rPr>
            </w:pPr>
            <w:r w:rsidRPr="4A2C2083">
              <w:rPr>
                <w:rFonts w:cs="Times New Roman"/>
              </w:rPr>
              <w:t>6</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74525CA" w14:textId="5BCAAB23" w:rsidR="00440C0E" w:rsidRPr="00421448" w:rsidRDefault="00440C0E" w:rsidP="00440C0E">
            <w:pPr>
              <w:spacing w:line="0" w:lineRule="atLeast"/>
              <w:jc w:val="center"/>
              <w:rPr>
                <w:rFonts w:cs="Times New Roman"/>
              </w:rPr>
            </w:pPr>
            <w:r w:rsidRPr="4A2C2083">
              <w:rPr>
                <w:rFonts w:cs="Times New Roman"/>
              </w:rPr>
              <w:t>18</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2C79060" w14:textId="09629AAA" w:rsidR="00440C0E" w:rsidRPr="00421448" w:rsidRDefault="00440C0E" w:rsidP="00440C0E">
            <w:pPr>
              <w:spacing w:line="0" w:lineRule="atLeast"/>
              <w:jc w:val="center"/>
              <w:rPr>
                <w:rFonts w:cs="Times New Roman"/>
              </w:rPr>
            </w:pPr>
            <w:r w:rsidRPr="4A2C2083">
              <w:rPr>
                <w:rFonts w:cs="Times New Roman"/>
              </w:rPr>
              <w:t>4</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p w14:paraId="4C796436" w14:textId="211AECBC" w:rsidR="00440C0E" w:rsidRDefault="00440C0E" w:rsidP="00440C0E">
            <w:pPr>
              <w:spacing w:line="0" w:lineRule="atLeast"/>
              <w:jc w:val="center"/>
              <w:rPr>
                <w:rFonts w:cs="Times New Roman"/>
              </w:rPr>
            </w:pPr>
            <w:r w:rsidRPr="4A2C2083">
              <w:rPr>
                <w:rFonts w:cs="Times New Roman"/>
              </w:rPr>
              <w:t>17</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CFA6C20" w14:textId="77777777" w:rsidR="00440C0E" w:rsidRPr="00421448" w:rsidRDefault="00440C0E" w:rsidP="00440C0E">
            <w:pPr>
              <w:spacing w:line="0" w:lineRule="atLeast"/>
              <w:jc w:val="center"/>
              <w:rPr>
                <w:rFonts w:cs="Times New Roman"/>
              </w:rPr>
            </w:pPr>
            <w:r w:rsidRPr="652361BB">
              <w:rPr>
                <w:rFonts w:cs="Times New Roman"/>
              </w:rPr>
              <w:t>43</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E12B268" w14:textId="4CAEF86C" w:rsidR="00440C0E" w:rsidRPr="00421448" w:rsidRDefault="00440C0E" w:rsidP="00440C0E">
            <w:pPr>
              <w:spacing w:line="0" w:lineRule="atLeast"/>
              <w:jc w:val="center"/>
              <w:rPr>
                <w:rFonts w:cs="Times New Roman"/>
              </w:rPr>
            </w:pPr>
            <w:r w:rsidRPr="652361BB">
              <w:rPr>
                <w:rFonts w:cs="Times New Roman"/>
              </w:rPr>
              <w:t>49</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E53351F" w14:textId="746039B5" w:rsidR="00440C0E" w:rsidRPr="00421448" w:rsidRDefault="00440C0E" w:rsidP="00440C0E">
            <w:pPr>
              <w:spacing w:line="0" w:lineRule="atLeast"/>
              <w:jc w:val="center"/>
              <w:rPr>
                <w:rFonts w:cs="Times New Roman"/>
              </w:rPr>
            </w:pPr>
            <w:r w:rsidRPr="652361BB">
              <w:rPr>
                <w:rFonts w:cs="Times New Roman"/>
              </w:rPr>
              <w:t>43</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929AB1F" w14:textId="6E6083F4" w:rsidR="00440C0E" w:rsidRPr="00421448" w:rsidRDefault="00440C0E" w:rsidP="00440C0E">
            <w:pPr>
              <w:spacing w:line="0" w:lineRule="atLeast"/>
              <w:jc w:val="center"/>
              <w:rPr>
                <w:rFonts w:cs="Times New Roman"/>
              </w:rPr>
            </w:pPr>
            <w:r w:rsidRPr="652361BB">
              <w:rPr>
                <w:rFonts w:cs="Times New Roman"/>
              </w:rPr>
              <w:t>40</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9DCA115" w14:textId="72DC29F6" w:rsidR="00440C0E" w:rsidRDefault="00440C0E" w:rsidP="00440C0E">
            <w:pPr>
              <w:spacing w:line="0" w:lineRule="atLeast"/>
              <w:jc w:val="center"/>
              <w:rPr>
                <w:rFonts w:cs="Times New Roman"/>
              </w:rPr>
            </w:pPr>
            <w:r w:rsidRPr="1AF91A83">
              <w:rPr>
                <w:rFonts w:cs="Times New Roman"/>
              </w:rPr>
              <w:t>23</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DBEB97F" w14:textId="77777777" w:rsidR="00440C0E" w:rsidRPr="00421448" w:rsidRDefault="00440C0E" w:rsidP="00440C0E">
            <w:pPr>
              <w:spacing w:line="0" w:lineRule="atLeast"/>
              <w:jc w:val="center"/>
              <w:rPr>
                <w:rFonts w:cs="Times New Roman"/>
              </w:rPr>
            </w:pPr>
          </w:p>
          <w:p w14:paraId="028F7A57" w14:textId="77777777" w:rsidR="00440C0E" w:rsidRPr="00421448" w:rsidRDefault="00440C0E" w:rsidP="00440C0E">
            <w:pPr>
              <w:spacing w:line="0" w:lineRule="atLeast"/>
              <w:jc w:val="center"/>
              <w:rPr>
                <w:rFonts w:cs="Times New Roman"/>
              </w:rPr>
            </w:pPr>
          </w:p>
          <w:p w14:paraId="52D1C1E7" w14:textId="58DF1E05" w:rsidR="00440C0E" w:rsidRPr="00421448" w:rsidRDefault="00440C0E" w:rsidP="00440C0E">
            <w:pPr>
              <w:spacing w:line="0" w:lineRule="atLeast"/>
              <w:jc w:val="center"/>
              <w:rPr>
                <w:rFonts w:cs="Times New Roman"/>
              </w:rPr>
            </w:pPr>
            <w:r w:rsidRPr="652361BB">
              <w:rPr>
                <w:rFonts w:cs="Times New Roman"/>
              </w:rPr>
              <w:t>45</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A8F718C" w14:textId="77777777" w:rsidR="00440C0E" w:rsidRPr="00421448" w:rsidRDefault="00440C0E" w:rsidP="00440C0E">
            <w:pPr>
              <w:spacing w:line="0" w:lineRule="atLeast"/>
              <w:jc w:val="center"/>
              <w:rPr>
                <w:rFonts w:cs="Times New Roman"/>
              </w:rPr>
            </w:pPr>
          </w:p>
          <w:p w14:paraId="29AEDBF4" w14:textId="77777777" w:rsidR="00440C0E" w:rsidRPr="00421448" w:rsidRDefault="00440C0E" w:rsidP="00440C0E">
            <w:pPr>
              <w:spacing w:line="0" w:lineRule="atLeast"/>
              <w:jc w:val="center"/>
              <w:rPr>
                <w:rFonts w:cs="Times New Roman"/>
              </w:rPr>
            </w:pPr>
          </w:p>
          <w:p w14:paraId="68090A9A" w14:textId="5DA2436A" w:rsidR="00440C0E" w:rsidRPr="00421448" w:rsidRDefault="00440C0E" w:rsidP="00440C0E">
            <w:pPr>
              <w:spacing w:line="0" w:lineRule="atLeast"/>
              <w:jc w:val="center"/>
              <w:rPr>
                <w:rFonts w:cs="Times New Roman"/>
              </w:rPr>
            </w:pPr>
            <w:r w:rsidRPr="652361BB">
              <w:rPr>
                <w:rFonts w:cs="Times New Roman"/>
              </w:rPr>
              <w:t>20</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799E2F0" w14:textId="77777777" w:rsidR="00440C0E" w:rsidRPr="00421448" w:rsidRDefault="00440C0E" w:rsidP="00440C0E">
            <w:pPr>
              <w:spacing w:line="0" w:lineRule="atLeast"/>
              <w:jc w:val="center"/>
              <w:rPr>
                <w:rFonts w:cs="Times New Roman"/>
              </w:rPr>
            </w:pPr>
          </w:p>
          <w:p w14:paraId="68464DB6" w14:textId="77777777" w:rsidR="00440C0E" w:rsidRPr="00421448" w:rsidRDefault="00440C0E" w:rsidP="00440C0E">
            <w:pPr>
              <w:spacing w:line="0" w:lineRule="atLeast"/>
              <w:jc w:val="center"/>
              <w:rPr>
                <w:rFonts w:cs="Times New Roman"/>
              </w:rPr>
            </w:pPr>
          </w:p>
          <w:p w14:paraId="3DE8B746" w14:textId="11F4D9A3" w:rsidR="00440C0E" w:rsidRPr="00421448" w:rsidRDefault="00440C0E" w:rsidP="00440C0E">
            <w:pPr>
              <w:spacing w:line="0" w:lineRule="atLeast"/>
              <w:jc w:val="center"/>
              <w:rPr>
                <w:rFonts w:cs="Times New Roman"/>
              </w:rPr>
            </w:pPr>
            <w:r w:rsidRPr="652361BB">
              <w:rPr>
                <w:rFonts w:cs="Times New Roman"/>
              </w:rPr>
              <w:t>46</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134CBB8" w14:textId="18BAC20C" w:rsidR="00440C0E" w:rsidRPr="00421448" w:rsidRDefault="00440C0E" w:rsidP="00440C0E">
            <w:pPr>
              <w:spacing w:line="0" w:lineRule="atLeast"/>
              <w:jc w:val="center"/>
              <w:rPr>
                <w:rFonts w:cs="Times New Roman"/>
              </w:rPr>
            </w:pPr>
            <w:r w:rsidRPr="1AF91A83">
              <w:rPr>
                <w:rFonts w:cs="Times New Roman"/>
              </w:rPr>
              <w:t>47</w:t>
            </w:r>
          </w:p>
        </w:tc>
      </w:tr>
      <w:tr w:rsidR="00440C0E" w:rsidRPr="00421448" w14:paraId="75607515" w14:textId="1255DE30" w:rsidTr="00440C0E">
        <w:tc>
          <w:tcPr>
            <w:tcW w:w="7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A7FD312" w14:textId="77777777" w:rsidR="00440C0E" w:rsidRPr="00D96222" w:rsidRDefault="00440C0E" w:rsidP="00440C0E">
            <w:pPr>
              <w:spacing w:line="0" w:lineRule="atLeast"/>
              <w:rPr>
                <w:rFonts w:cs="Times New Roman"/>
                <w:color w:val="000000" w:themeColor="text1"/>
              </w:rPr>
            </w:pPr>
            <w:r w:rsidRPr="00D96222">
              <w:rPr>
                <w:rFonts w:cs="Times New Roman"/>
                <w:color w:val="000000" w:themeColor="text1"/>
              </w:rPr>
              <w:t>Maine </w:t>
            </w:r>
          </w:p>
        </w:tc>
        <w:tc>
          <w:tcPr>
            <w:tcW w:w="54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4D12D62" w14:textId="387DD11F" w:rsidR="00440C0E" w:rsidRPr="00421448" w:rsidRDefault="00440C0E" w:rsidP="00440C0E">
            <w:pPr>
              <w:spacing w:line="0" w:lineRule="atLeast"/>
              <w:jc w:val="center"/>
              <w:rPr>
                <w:rFonts w:cs="Times New Roman"/>
                <w:color w:val="000000" w:themeColor="text1"/>
              </w:rPr>
            </w:pPr>
            <w:r w:rsidRPr="1AF91A83">
              <w:rPr>
                <w:rFonts w:cs="Times New Roman"/>
                <w:color w:val="000000" w:themeColor="text1"/>
              </w:rPr>
              <w:t>30</w:t>
            </w:r>
          </w:p>
        </w:tc>
        <w:tc>
          <w:tcPr>
            <w:tcW w:w="7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56269EE" w14:textId="34D0B5B2" w:rsidR="00440C0E" w:rsidRPr="00421448" w:rsidRDefault="00440C0E" w:rsidP="00440C0E">
            <w:pPr>
              <w:spacing w:line="0" w:lineRule="atLeast"/>
              <w:jc w:val="center"/>
              <w:rPr>
                <w:rFonts w:cs="Times New Roman"/>
              </w:rPr>
            </w:pPr>
            <w:r w:rsidRPr="4A2C2083">
              <w:rPr>
                <w:rFonts w:cs="Times New Roman"/>
              </w:rPr>
              <w:t>23</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B86B403" w14:textId="0EF39B16" w:rsidR="00440C0E" w:rsidRPr="00421448" w:rsidRDefault="00440C0E" w:rsidP="00440C0E">
            <w:pPr>
              <w:spacing w:line="0" w:lineRule="atLeast"/>
              <w:jc w:val="center"/>
              <w:rPr>
                <w:rFonts w:cs="Times New Roman"/>
              </w:rPr>
            </w:pPr>
            <w:r w:rsidRPr="4A2C2083">
              <w:rPr>
                <w:rFonts w:cs="Times New Roman"/>
              </w:rPr>
              <w:t>39</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9B4CE27" w14:textId="24F8F91C" w:rsidR="00440C0E" w:rsidRPr="00421448" w:rsidRDefault="00440C0E" w:rsidP="00440C0E">
            <w:pPr>
              <w:spacing w:line="0" w:lineRule="atLeast"/>
              <w:jc w:val="center"/>
              <w:rPr>
                <w:rFonts w:cs="Times New Roman"/>
              </w:rPr>
            </w:pPr>
            <w:r w:rsidRPr="4A2C2083">
              <w:rPr>
                <w:rFonts w:cs="Times New Roman"/>
              </w:rPr>
              <w:t>7</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p w14:paraId="34635659" w14:textId="3E03B030" w:rsidR="00440C0E" w:rsidRDefault="00440C0E" w:rsidP="00440C0E">
            <w:pPr>
              <w:spacing w:line="0" w:lineRule="atLeast"/>
              <w:jc w:val="center"/>
              <w:rPr>
                <w:rFonts w:cs="Times New Roman"/>
              </w:rPr>
            </w:pPr>
            <w:r w:rsidRPr="4A2C2083">
              <w:rPr>
                <w:rFonts w:cs="Times New Roman"/>
              </w:rPr>
              <w:t>23</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85579C6" w14:textId="061705AF" w:rsidR="00440C0E" w:rsidRPr="00421448" w:rsidRDefault="00440C0E" w:rsidP="00440C0E">
            <w:pPr>
              <w:spacing w:line="0" w:lineRule="atLeast"/>
              <w:jc w:val="center"/>
              <w:rPr>
                <w:rFonts w:cs="Times New Roman"/>
              </w:rPr>
            </w:pPr>
            <w:r w:rsidRPr="652361BB">
              <w:rPr>
                <w:rFonts w:cs="Times New Roman"/>
              </w:rPr>
              <w:t>27</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22D5EF9" w14:textId="6BCD9B54" w:rsidR="00440C0E" w:rsidRPr="00421448" w:rsidRDefault="00440C0E" w:rsidP="00440C0E">
            <w:pPr>
              <w:spacing w:line="0" w:lineRule="atLeast"/>
              <w:jc w:val="center"/>
              <w:rPr>
                <w:rFonts w:cs="Times New Roman"/>
              </w:rPr>
            </w:pPr>
            <w:r w:rsidRPr="652361BB">
              <w:rPr>
                <w:rFonts w:cs="Times New Roman"/>
              </w:rPr>
              <w:t>7</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1A13938" w14:textId="12668FA6" w:rsidR="00440C0E" w:rsidRPr="00421448" w:rsidRDefault="00440C0E" w:rsidP="00440C0E">
            <w:pPr>
              <w:spacing w:line="0" w:lineRule="atLeast"/>
              <w:jc w:val="center"/>
              <w:rPr>
                <w:rFonts w:cs="Times New Roman"/>
              </w:rPr>
            </w:pPr>
            <w:r w:rsidRPr="652361BB">
              <w:rPr>
                <w:rFonts w:cs="Times New Roman"/>
              </w:rPr>
              <w:t>47</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11CED1D" w14:textId="694556E2" w:rsidR="00440C0E" w:rsidRPr="00421448" w:rsidRDefault="00440C0E" w:rsidP="00440C0E">
            <w:pPr>
              <w:spacing w:line="0" w:lineRule="atLeast"/>
              <w:jc w:val="center"/>
              <w:rPr>
                <w:rFonts w:cs="Times New Roman"/>
              </w:rPr>
            </w:pPr>
            <w:r w:rsidRPr="652361BB">
              <w:rPr>
                <w:rFonts w:cs="Times New Roman"/>
              </w:rPr>
              <w:t>30</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3FDFDFC" w14:textId="35767614" w:rsidR="00440C0E" w:rsidRDefault="00440C0E" w:rsidP="00440C0E">
            <w:pPr>
              <w:spacing w:line="0" w:lineRule="atLeast"/>
              <w:jc w:val="center"/>
              <w:rPr>
                <w:rFonts w:cs="Times New Roman"/>
              </w:rPr>
            </w:pPr>
            <w:r w:rsidRPr="1AF91A83">
              <w:rPr>
                <w:rFonts w:cs="Times New Roman"/>
              </w:rPr>
              <w:t>8</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02C4A6B" w14:textId="77777777" w:rsidR="00440C0E" w:rsidRPr="00421448" w:rsidRDefault="00440C0E" w:rsidP="00440C0E">
            <w:pPr>
              <w:spacing w:line="0" w:lineRule="atLeast"/>
              <w:jc w:val="center"/>
              <w:rPr>
                <w:rFonts w:cs="Times New Roman"/>
              </w:rPr>
            </w:pPr>
          </w:p>
          <w:p w14:paraId="6BE2AEA1" w14:textId="62361764" w:rsidR="00440C0E" w:rsidRPr="00421448" w:rsidRDefault="00440C0E" w:rsidP="00440C0E">
            <w:pPr>
              <w:spacing w:line="0" w:lineRule="atLeast"/>
              <w:jc w:val="center"/>
              <w:rPr>
                <w:rFonts w:cs="Times New Roman"/>
              </w:rPr>
            </w:pPr>
            <w:r w:rsidRPr="652361BB">
              <w:rPr>
                <w:rFonts w:cs="Times New Roman"/>
              </w:rPr>
              <w:t>44</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199A4BCB" w14:textId="77777777" w:rsidR="00440C0E" w:rsidRPr="00421448" w:rsidRDefault="00440C0E" w:rsidP="00440C0E">
            <w:pPr>
              <w:spacing w:line="0" w:lineRule="atLeast"/>
              <w:jc w:val="center"/>
              <w:rPr>
                <w:rFonts w:cs="Times New Roman"/>
              </w:rPr>
            </w:pPr>
          </w:p>
          <w:p w14:paraId="5B4A9C41" w14:textId="5A1580DD" w:rsidR="00440C0E" w:rsidRPr="00421448" w:rsidRDefault="00440C0E" w:rsidP="00440C0E">
            <w:pPr>
              <w:spacing w:line="0" w:lineRule="atLeast"/>
              <w:jc w:val="center"/>
              <w:rPr>
                <w:rFonts w:cs="Times New Roman"/>
              </w:rPr>
            </w:pPr>
            <w:r w:rsidRPr="652361BB">
              <w:rPr>
                <w:rFonts w:cs="Times New Roman"/>
              </w:rPr>
              <w:t>8</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8CC4327" w14:textId="77777777" w:rsidR="00440C0E" w:rsidRPr="00421448" w:rsidRDefault="00440C0E" w:rsidP="00440C0E">
            <w:pPr>
              <w:spacing w:line="0" w:lineRule="atLeast"/>
              <w:jc w:val="center"/>
              <w:rPr>
                <w:rFonts w:cs="Times New Roman"/>
              </w:rPr>
            </w:pPr>
          </w:p>
          <w:p w14:paraId="5859500A" w14:textId="22828FBC" w:rsidR="00440C0E" w:rsidRPr="00421448" w:rsidRDefault="00440C0E" w:rsidP="00440C0E">
            <w:pPr>
              <w:spacing w:line="0" w:lineRule="atLeast"/>
              <w:jc w:val="center"/>
              <w:rPr>
                <w:rFonts w:cs="Times New Roman"/>
              </w:rPr>
            </w:pPr>
            <w:r w:rsidRPr="652361BB">
              <w:rPr>
                <w:rFonts w:cs="Times New Roman"/>
              </w:rPr>
              <w:t>4</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B643C8F" w14:textId="4FB313AF" w:rsidR="00440C0E" w:rsidRPr="00421448" w:rsidRDefault="00440C0E" w:rsidP="00440C0E">
            <w:pPr>
              <w:spacing w:line="0" w:lineRule="atLeast"/>
              <w:jc w:val="center"/>
              <w:rPr>
                <w:rFonts w:cs="Times New Roman"/>
              </w:rPr>
            </w:pPr>
            <w:r w:rsidRPr="1AF91A83">
              <w:rPr>
                <w:rFonts w:cs="Times New Roman"/>
              </w:rPr>
              <w:t>32</w:t>
            </w:r>
          </w:p>
        </w:tc>
      </w:tr>
      <w:tr w:rsidR="00440C0E" w:rsidRPr="00421448" w14:paraId="563B98DD" w14:textId="5305D3FF" w:rsidTr="00440C0E">
        <w:tc>
          <w:tcPr>
            <w:tcW w:w="7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1078A496" w14:textId="77777777" w:rsidR="00440C0E" w:rsidRPr="00D96222" w:rsidRDefault="00440C0E" w:rsidP="00440C0E">
            <w:pPr>
              <w:spacing w:line="0" w:lineRule="atLeast"/>
              <w:rPr>
                <w:rFonts w:cs="Times New Roman"/>
                <w:color w:val="000000" w:themeColor="text1"/>
              </w:rPr>
            </w:pPr>
            <w:r w:rsidRPr="00D96222">
              <w:rPr>
                <w:rFonts w:cs="Times New Roman"/>
                <w:color w:val="000000" w:themeColor="text1"/>
              </w:rPr>
              <w:t>Maryland </w:t>
            </w:r>
          </w:p>
        </w:tc>
        <w:tc>
          <w:tcPr>
            <w:tcW w:w="54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F4ECF00" w14:textId="391B0A94" w:rsidR="00440C0E" w:rsidRPr="00421448" w:rsidRDefault="00440C0E" w:rsidP="00440C0E">
            <w:pPr>
              <w:spacing w:line="0" w:lineRule="atLeast"/>
              <w:jc w:val="center"/>
              <w:rPr>
                <w:rFonts w:cs="Times New Roman"/>
                <w:color w:val="000000" w:themeColor="text1"/>
              </w:rPr>
            </w:pPr>
            <w:r w:rsidRPr="1AF91A83">
              <w:rPr>
                <w:rFonts w:cs="Times New Roman"/>
                <w:color w:val="000000" w:themeColor="text1"/>
              </w:rPr>
              <w:t>23</w:t>
            </w:r>
          </w:p>
        </w:tc>
        <w:tc>
          <w:tcPr>
            <w:tcW w:w="7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3C2E991" w14:textId="57E45B99" w:rsidR="00440C0E" w:rsidRPr="00421448" w:rsidRDefault="00440C0E" w:rsidP="00440C0E">
            <w:pPr>
              <w:spacing w:line="0" w:lineRule="atLeast"/>
              <w:jc w:val="center"/>
              <w:rPr>
                <w:rFonts w:cs="Times New Roman"/>
              </w:rPr>
            </w:pPr>
            <w:r w:rsidRPr="4A2C2083">
              <w:rPr>
                <w:rFonts w:cs="Times New Roman"/>
              </w:rPr>
              <w:t>30</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78748BA" w14:textId="2D65C4F7" w:rsidR="00440C0E" w:rsidRPr="00421448" w:rsidRDefault="00440C0E" w:rsidP="00440C0E">
            <w:pPr>
              <w:spacing w:line="0" w:lineRule="atLeast"/>
              <w:jc w:val="center"/>
              <w:rPr>
                <w:rFonts w:cs="Times New Roman"/>
              </w:rPr>
            </w:pPr>
            <w:r w:rsidRPr="4A2C2083">
              <w:rPr>
                <w:rFonts w:cs="Times New Roman"/>
              </w:rPr>
              <w:t>26</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BFDD486" w14:textId="70DD389F" w:rsidR="00440C0E" w:rsidRPr="00421448" w:rsidRDefault="00440C0E" w:rsidP="00440C0E">
            <w:pPr>
              <w:spacing w:line="0" w:lineRule="atLeast"/>
              <w:jc w:val="center"/>
              <w:rPr>
                <w:rFonts w:cs="Times New Roman"/>
              </w:rPr>
            </w:pPr>
            <w:r w:rsidRPr="4A2C2083">
              <w:rPr>
                <w:rFonts w:cs="Times New Roman"/>
              </w:rPr>
              <w:t>23</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p w14:paraId="2DF7F37A" w14:textId="5C390212" w:rsidR="00440C0E" w:rsidRDefault="00440C0E" w:rsidP="00440C0E">
            <w:pPr>
              <w:spacing w:line="0" w:lineRule="atLeast"/>
              <w:jc w:val="center"/>
              <w:rPr>
                <w:rFonts w:cs="Times New Roman"/>
              </w:rPr>
            </w:pPr>
            <w:r w:rsidRPr="4A2C2083">
              <w:rPr>
                <w:rFonts w:cs="Times New Roman"/>
              </w:rPr>
              <w:t>39</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3CEE110" w14:textId="2E8558A7" w:rsidR="00440C0E" w:rsidRPr="00421448" w:rsidRDefault="00440C0E" w:rsidP="00440C0E">
            <w:pPr>
              <w:spacing w:line="0" w:lineRule="atLeast"/>
              <w:jc w:val="center"/>
              <w:rPr>
                <w:rFonts w:cs="Times New Roman"/>
              </w:rPr>
            </w:pPr>
            <w:r w:rsidRPr="652361BB">
              <w:rPr>
                <w:rFonts w:cs="Times New Roman"/>
              </w:rPr>
              <w:t>23</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29CE820" w14:textId="2D8A71AA" w:rsidR="00440C0E" w:rsidRPr="00421448" w:rsidRDefault="00440C0E" w:rsidP="00440C0E">
            <w:pPr>
              <w:spacing w:line="0" w:lineRule="atLeast"/>
              <w:jc w:val="center"/>
              <w:rPr>
                <w:rFonts w:cs="Times New Roman"/>
              </w:rPr>
            </w:pPr>
            <w:r w:rsidRPr="652361BB">
              <w:rPr>
                <w:rFonts w:cs="Times New Roman"/>
              </w:rPr>
              <w:t>42</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881C7C6" w14:textId="60940516" w:rsidR="00440C0E" w:rsidRPr="00421448" w:rsidRDefault="00440C0E" w:rsidP="00440C0E">
            <w:pPr>
              <w:spacing w:line="0" w:lineRule="atLeast"/>
              <w:jc w:val="center"/>
              <w:rPr>
                <w:rFonts w:cs="Times New Roman"/>
              </w:rPr>
            </w:pPr>
            <w:r w:rsidRPr="652361BB">
              <w:rPr>
                <w:rFonts w:cs="Times New Roman"/>
              </w:rPr>
              <w:t>25</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5D9E0F6" w14:textId="2557C894" w:rsidR="00440C0E" w:rsidRPr="00421448" w:rsidRDefault="00440C0E" w:rsidP="00440C0E">
            <w:pPr>
              <w:spacing w:line="0" w:lineRule="atLeast"/>
              <w:jc w:val="center"/>
              <w:rPr>
                <w:rFonts w:cs="Times New Roman"/>
              </w:rPr>
            </w:pPr>
            <w:r w:rsidRPr="652361BB">
              <w:rPr>
                <w:rFonts w:cs="Times New Roman"/>
              </w:rPr>
              <w:t>41</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1AC6DDD" w14:textId="3029FEAE" w:rsidR="00440C0E" w:rsidRDefault="00440C0E" w:rsidP="00440C0E">
            <w:pPr>
              <w:spacing w:line="0" w:lineRule="atLeast"/>
              <w:jc w:val="center"/>
              <w:rPr>
                <w:rFonts w:cs="Times New Roman"/>
              </w:rPr>
            </w:pPr>
            <w:r w:rsidRPr="1AF91A83">
              <w:rPr>
                <w:rFonts w:cs="Times New Roman"/>
              </w:rPr>
              <w:t>34</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5532701" w14:textId="77777777" w:rsidR="00440C0E" w:rsidRPr="00421448" w:rsidRDefault="00440C0E" w:rsidP="00440C0E">
            <w:pPr>
              <w:spacing w:line="0" w:lineRule="atLeast"/>
              <w:jc w:val="center"/>
              <w:rPr>
                <w:rFonts w:cs="Times New Roman"/>
              </w:rPr>
            </w:pPr>
          </w:p>
          <w:p w14:paraId="57528D7E" w14:textId="77777777" w:rsidR="00440C0E" w:rsidRPr="00421448" w:rsidRDefault="00440C0E" w:rsidP="00440C0E">
            <w:pPr>
              <w:spacing w:line="0" w:lineRule="atLeast"/>
              <w:jc w:val="center"/>
              <w:rPr>
                <w:rFonts w:cs="Times New Roman"/>
              </w:rPr>
            </w:pPr>
          </w:p>
          <w:p w14:paraId="67D1B93A" w14:textId="190626AA" w:rsidR="00440C0E" w:rsidRPr="00421448" w:rsidRDefault="00440C0E" w:rsidP="00440C0E">
            <w:pPr>
              <w:spacing w:line="0" w:lineRule="atLeast"/>
              <w:jc w:val="center"/>
              <w:rPr>
                <w:rFonts w:cs="Times New Roman"/>
              </w:rPr>
            </w:pPr>
            <w:r w:rsidRPr="652361BB">
              <w:rPr>
                <w:rFonts w:cs="Times New Roman"/>
              </w:rPr>
              <w:t>14</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137329E" w14:textId="77777777" w:rsidR="00440C0E" w:rsidRPr="00421448" w:rsidRDefault="00440C0E" w:rsidP="00440C0E">
            <w:pPr>
              <w:spacing w:line="0" w:lineRule="atLeast"/>
              <w:jc w:val="center"/>
              <w:rPr>
                <w:rFonts w:cs="Times New Roman"/>
              </w:rPr>
            </w:pPr>
          </w:p>
          <w:p w14:paraId="49261A7B" w14:textId="77777777" w:rsidR="00440C0E" w:rsidRPr="00421448" w:rsidRDefault="00440C0E" w:rsidP="00440C0E">
            <w:pPr>
              <w:spacing w:line="0" w:lineRule="atLeast"/>
              <w:jc w:val="center"/>
              <w:rPr>
                <w:rFonts w:cs="Times New Roman"/>
              </w:rPr>
            </w:pPr>
          </w:p>
          <w:p w14:paraId="0980E87C" w14:textId="7FAEBC69" w:rsidR="00440C0E" w:rsidRPr="00421448" w:rsidRDefault="00440C0E" w:rsidP="00440C0E">
            <w:pPr>
              <w:spacing w:line="0" w:lineRule="atLeast"/>
              <w:jc w:val="center"/>
              <w:rPr>
                <w:rFonts w:cs="Times New Roman"/>
              </w:rPr>
            </w:pPr>
            <w:r w:rsidRPr="652361BB">
              <w:rPr>
                <w:rFonts w:cs="Times New Roman"/>
              </w:rPr>
              <w:t>1</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1302190F" w14:textId="77777777" w:rsidR="00440C0E" w:rsidRPr="00421448" w:rsidRDefault="00440C0E" w:rsidP="00440C0E">
            <w:pPr>
              <w:spacing w:line="0" w:lineRule="atLeast"/>
              <w:jc w:val="center"/>
              <w:rPr>
                <w:rFonts w:cs="Times New Roman"/>
              </w:rPr>
            </w:pPr>
          </w:p>
          <w:p w14:paraId="47996149" w14:textId="77777777" w:rsidR="00440C0E" w:rsidRPr="00421448" w:rsidRDefault="00440C0E" w:rsidP="00440C0E">
            <w:pPr>
              <w:spacing w:line="0" w:lineRule="atLeast"/>
              <w:jc w:val="center"/>
              <w:rPr>
                <w:rFonts w:cs="Times New Roman"/>
              </w:rPr>
            </w:pPr>
          </w:p>
          <w:p w14:paraId="3163A19C" w14:textId="0D3D478F" w:rsidR="00440C0E" w:rsidRPr="00421448" w:rsidRDefault="00440C0E" w:rsidP="00440C0E">
            <w:pPr>
              <w:spacing w:line="0" w:lineRule="atLeast"/>
              <w:jc w:val="center"/>
              <w:rPr>
                <w:rFonts w:cs="Times New Roman"/>
              </w:rPr>
            </w:pPr>
            <w:r w:rsidRPr="652361BB">
              <w:rPr>
                <w:rFonts w:cs="Times New Roman"/>
              </w:rPr>
              <w:t>25</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2562780" w14:textId="24070BCC" w:rsidR="00440C0E" w:rsidRPr="00421448" w:rsidRDefault="00440C0E" w:rsidP="00440C0E">
            <w:pPr>
              <w:spacing w:line="0" w:lineRule="atLeast"/>
              <w:jc w:val="center"/>
              <w:rPr>
                <w:rFonts w:cs="Times New Roman"/>
              </w:rPr>
            </w:pPr>
            <w:r w:rsidRPr="1AF91A83">
              <w:rPr>
                <w:rFonts w:cs="Times New Roman"/>
              </w:rPr>
              <w:t>22</w:t>
            </w:r>
          </w:p>
        </w:tc>
      </w:tr>
      <w:tr w:rsidR="00440C0E" w:rsidRPr="00421448" w14:paraId="3470144F" w14:textId="7B264354" w:rsidTr="00440C0E">
        <w:tc>
          <w:tcPr>
            <w:tcW w:w="7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7644328" w14:textId="77777777" w:rsidR="00440C0E" w:rsidRPr="00D96222" w:rsidRDefault="00440C0E" w:rsidP="00440C0E">
            <w:pPr>
              <w:spacing w:line="0" w:lineRule="atLeast"/>
              <w:rPr>
                <w:rFonts w:cs="Times New Roman"/>
                <w:color w:val="000000" w:themeColor="text1"/>
              </w:rPr>
            </w:pPr>
            <w:r w:rsidRPr="00D96222">
              <w:rPr>
                <w:rFonts w:cs="Times New Roman"/>
                <w:color w:val="000000" w:themeColor="text1"/>
              </w:rPr>
              <w:t>Massachusetts</w:t>
            </w:r>
            <w:r w:rsidRPr="00D96222">
              <w:rPr>
                <w:rFonts w:cs="Times New Roman"/>
                <w:color w:val="000000" w:themeColor="text1"/>
              </w:rPr>
              <w:lastRenderedPageBreak/>
              <w:t> </w:t>
            </w:r>
          </w:p>
        </w:tc>
        <w:tc>
          <w:tcPr>
            <w:tcW w:w="54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C712C72" w14:textId="675B2D99" w:rsidR="00440C0E" w:rsidRPr="00421448" w:rsidRDefault="00440C0E" w:rsidP="00440C0E">
            <w:pPr>
              <w:spacing w:line="0" w:lineRule="atLeast"/>
              <w:jc w:val="center"/>
              <w:rPr>
                <w:rFonts w:cs="Times New Roman"/>
                <w:color w:val="000000" w:themeColor="text1"/>
              </w:rPr>
            </w:pPr>
            <w:r w:rsidRPr="1AF91A83">
              <w:rPr>
                <w:rFonts w:cs="Times New Roman"/>
                <w:color w:val="000000" w:themeColor="text1"/>
              </w:rPr>
              <w:lastRenderedPageBreak/>
              <w:t>34</w:t>
            </w:r>
          </w:p>
        </w:tc>
        <w:tc>
          <w:tcPr>
            <w:tcW w:w="7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0D2BFCD" w14:textId="0C1586BA" w:rsidR="00440C0E" w:rsidRPr="00421448" w:rsidRDefault="00440C0E" w:rsidP="00440C0E">
            <w:pPr>
              <w:spacing w:line="0" w:lineRule="atLeast"/>
              <w:jc w:val="center"/>
              <w:rPr>
                <w:rFonts w:cs="Times New Roman"/>
              </w:rPr>
            </w:pPr>
            <w:r w:rsidRPr="4A2C2083">
              <w:rPr>
                <w:rFonts w:cs="Times New Roman"/>
              </w:rPr>
              <w:t>3</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015086B" w14:textId="420ECBBC" w:rsidR="00440C0E" w:rsidRPr="00421448" w:rsidRDefault="00440C0E" w:rsidP="00440C0E">
            <w:pPr>
              <w:spacing w:line="0" w:lineRule="atLeast"/>
              <w:jc w:val="center"/>
              <w:rPr>
                <w:rFonts w:cs="Times New Roman"/>
              </w:rPr>
            </w:pPr>
            <w:r w:rsidRPr="4A2C2083">
              <w:rPr>
                <w:rFonts w:cs="Times New Roman"/>
              </w:rPr>
              <w:t>14</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1F0CEE9" w14:textId="0DDED08E" w:rsidR="00440C0E" w:rsidRPr="00421448" w:rsidRDefault="00440C0E" w:rsidP="00440C0E">
            <w:pPr>
              <w:spacing w:line="0" w:lineRule="atLeast"/>
              <w:jc w:val="center"/>
              <w:rPr>
                <w:rFonts w:cs="Times New Roman"/>
              </w:rPr>
            </w:pPr>
            <w:r w:rsidRPr="4A2C2083">
              <w:rPr>
                <w:rFonts w:cs="Times New Roman"/>
              </w:rPr>
              <w:t>32</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p w14:paraId="5AADC0BB" w14:textId="3A6B4B11" w:rsidR="00440C0E" w:rsidRDefault="00440C0E" w:rsidP="00440C0E">
            <w:pPr>
              <w:spacing w:line="0" w:lineRule="atLeast"/>
              <w:jc w:val="center"/>
              <w:rPr>
                <w:rFonts w:cs="Times New Roman"/>
              </w:rPr>
            </w:pPr>
            <w:r w:rsidRPr="4A2C2083">
              <w:rPr>
                <w:rFonts w:cs="Times New Roman"/>
              </w:rPr>
              <w:t>18</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E3E728C" w14:textId="024F40C1" w:rsidR="00440C0E" w:rsidRPr="00421448" w:rsidRDefault="00440C0E" w:rsidP="00440C0E">
            <w:pPr>
              <w:spacing w:line="0" w:lineRule="atLeast"/>
              <w:jc w:val="center"/>
              <w:rPr>
                <w:rFonts w:cs="Times New Roman"/>
              </w:rPr>
            </w:pPr>
            <w:r w:rsidRPr="78C5546E">
              <w:rPr>
                <w:rFonts w:cs="Times New Roman"/>
              </w:rPr>
              <w:t>20</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CBD3DA7" w14:textId="6FC53D30" w:rsidR="00440C0E" w:rsidRPr="00421448" w:rsidRDefault="00440C0E" w:rsidP="00440C0E">
            <w:pPr>
              <w:spacing w:line="0" w:lineRule="atLeast"/>
              <w:jc w:val="center"/>
              <w:rPr>
                <w:rFonts w:cs="Times New Roman"/>
              </w:rPr>
            </w:pPr>
            <w:r w:rsidRPr="652361BB">
              <w:rPr>
                <w:rFonts w:cs="Times New Roman"/>
              </w:rPr>
              <w:t>23</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2F2EC82" w14:textId="37885E79" w:rsidR="00440C0E" w:rsidRPr="00421448" w:rsidRDefault="00440C0E" w:rsidP="00440C0E">
            <w:pPr>
              <w:spacing w:line="0" w:lineRule="atLeast"/>
              <w:jc w:val="center"/>
              <w:rPr>
                <w:rFonts w:cs="Times New Roman"/>
              </w:rPr>
            </w:pPr>
            <w:r w:rsidRPr="652361BB">
              <w:rPr>
                <w:rFonts w:cs="Times New Roman"/>
              </w:rPr>
              <w:t>29</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C6823F2" w14:textId="1D44A4BC" w:rsidR="00440C0E" w:rsidRPr="00421448" w:rsidRDefault="00440C0E" w:rsidP="00440C0E">
            <w:pPr>
              <w:spacing w:line="0" w:lineRule="atLeast"/>
              <w:jc w:val="center"/>
              <w:rPr>
                <w:rFonts w:cs="Times New Roman"/>
              </w:rPr>
            </w:pPr>
            <w:r w:rsidRPr="652361BB">
              <w:rPr>
                <w:rFonts w:cs="Times New Roman"/>
              </w:rPr>
              <w:t>47</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0BB1EFC" w14:textId="4B729D7C" w:rsidR="00440C0E" w:rsidRDefault="00440C0E" w:rsidP="00440C0E">
            <w:pPr>
              <w:spacing w:line="0" w:lineRule="atLeast"/>
              <w:jc w:val="center"/>
              <w:rPr>
                <w:rFonts w:cs="Times New Roman"/>
              </w:rPr>
            </w:pPr>
            <w:r w:rsidRPr="1AF91A83">
              <w:rPr>
                <w:rFonts w:cs="Times New Roman"/>
              </w:rPr>
              <w:t>48</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635A26D" w14:textId="77777777" w:rsidR="00440C0E" w:rsidRPr="00421448" w:rsidRDefault="00440C0E" w:rsidP="00440C0E">
            <w:pPr>
              <w:spacing w:line="0" w:lineRule="atLeast"/>
              <w:jc w:val="center"/>
              <w:rPr>
                <w:rFonts w:cs="Times New Roman"/>
              </w:rPr>
            </w:pPr>
          </w:p>
          <w:p w14:paraId="4039E16E" w14:textId="77777777" w:rsidR="00440C0E" w:rsidRPr="00421448" w:rsidRDefault="00440C0E" w:rsidP="00440C0E">
            <w:pPr>
              <w:spacing w:line="0" w:lineRule="atLeast"/>
              <w:jc w:val="center"/>
              <w:rPr>
                <w:rFonts w:cs="Times New Roman"/>
              </w:rPr>
            </w:pPr>
          </w:p>
          <w:p w14:paraId="5556A749" w14:textId="77777777" w:rsidR="00440C0E" w:rsidRPr="00421448" w:rsidRDefault="00440C0E" w:rsidP="00440C0E">
            <w:pPr>
              <w:spacing w:line="0" w:lineRule="atLeast"/>
              <w:jc w:val="center"/>
              <w:rPr>
                <w:rFonts w:cs="Times New Roman"/>
              </w:rPr>
            </w:pPr>
          </w:p>
          <w:p w14:paraId="66259C9D" w14:textId="3E6C4422" w:rsidR="00440C0E" w:rsidRPr="00421448" w:rsidRDefault="00440C0E" w:rsidP="00440C0E">
            <w:pPr>
              <w:spacing w:line="0" w:lineRule="atLeast"/>
              <w:jc w:val="center"/>
              <w:rPr>
                <w:rFonts w:cs="Times New Roman"/>
              </w:rPr>
            </w:pPr>
            <w:r w:rsidRPr="652361BB">
              <w:rPr>
                <w:rFonts w:cs="Times New Roman"/>
              </w:rPr>
              <w:lastRenderedPageBreak/>
              <w:t>37</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D686399" w14:textId="77777777" w:rsidR="00440C0E" w:rsidRPr="00421448" w:rsidRDefault="00440C0E" w:rsidP="00440C0E">
            <w:pPr>
              <w:spacing w:line="0" w:lineRule="atLeast"/>
              <w:jc w:val="center"/>
              <w:rPr>
                <w:rFonts w:cs="Times New Roman"/>
              </w:rPr>
            </w:pPr>
          </w:p>
          <w:p w14:paraId="37353AA3" w14:textId="77777777" w:rsidR="00440C0E" w:rsidRPr="00421448" w:rsidRDefault="00440C0E" w:rsidP="00440C0E">
            <w:pPr>
              <w:spacing w:line="0" w:lineRule="atLeast"/>
              <w:jc w:val="center"/>
              <w:rPr>
                <w:rFonts w:cs="Times New Roman"/>
              </w:rPr>
            </w:pPr>
          </w:p>
          <w:p w14:paraId="6A86C258" w14:textId="77777777" w:rsidR="00440C0E" w:rsidRPr="00421448" w:rsidRDefault="00440C0E" w:rsidP="00440C0E">
            <w:pPr>
              <w:spacing w:line="0" w:lineRule="atLeast"/>
              <w:jc w:val="center"/>
              <w:rPr>
                <w:rFonts w:cs="Times New Roman"/>
              </w:rPr>
            </w:pPr>
          </w:p>
          <w:p w14:paraId="3AB1AF87" w14:textId="50462D61" w:rsidR="00440C0E" w:rsidRPr="00421448" w:rsidRDefault="00440C0E" w:rsidP="00440C0E">
            <w:pPr>
              <w:spacing w:line="0" w:lineRule="atLeast"/>
              <w:jc w:val="center"/>
              <w:rPr>
                <w:rFonts w:cs="Times New Roman"/>
              </w:rPr>
            </w:pPr>
            <w:r w:rsidRPr="652361BB">
              <w:rPr>
                <w:rFonts w:cs="Times New Roman"/>
              </w:rPr>
              <w:lastRenderedPageBreak/>
              <w:t>15</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0C8A4D2" w14:textId="77777777" w:rsidR="00440C0E" w:rsidRPr="00421448" w:rsidRDefault="00440C0E" w:rsidP="00440C0E">
            <w:pPr>
              <w:spacing w:line="0" w:lineRule="atLeast"/>
              <w:jc w:val="center"/>
              <w:rPr>
                <w:rFonts w:cs="Times New Roman"/>
              </w:rPr>
            </w:pPr>
          </w:p>
          <w:p w14:paraId="55E674D6" w14:textId="77777777" w:rsidR="00440C0E" w:rsidRPr="00421448" w:rsidRDefault="00440C0E" w:rsidP="00440C0E">
            <w:pPr>
              <w:spacing w:line="0" w:lineRule="atLeast"/>
              <w:jc w:val="center"/>
              <w:rPr>
                <w:rFonts w:cs="Times New Roman"/>
              </w:rPr>
            </w:pPr>
          </w:p>
          <w:p w14:paraId="481C4B18" w14:textId="77777777" w:rsidR="00440C0E" w:rsidRPr="00421448" w:rsidRDefault="00440C0E" w:rsidP="00440C0E">
            <w:pPr>
              <w:spacing w:line="0" w:lineRule="atLeast"/>
              <w:jc w:val="center"/>
              <w:rPr>
                <w:rFonts w:cs="Times New Roman"/>
              </w:rPr>
            </w:pPr>
          </w:p>
          <w:p w14:paraId="4DA7ABA1" w14:textId="051D1787" w:rsidR="00440C0E" w:rsidRPr="00421448" w:rsidRDefault="00440C0E" w:rsidP="00440C0E">
            <w:pPr>
              <w:spacing w:line="0" w:lineRule="atLeast"/>
              <w:jc w:val="center"/>
              <w:rPr>
                <w:rFonts w:cs="Times New Roman"/>
              </w:rPr>
            </w:pPr>
            <w:r w:rsidRPr="652361BB">
              <w:rPr>
                <w:rFonts w:cs="Times New Roman"/>
              </w:rPr>
              <w:lastRenderedPageBreak/>
              <w:t>8</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9A28FBF" w14:textId="3D5C682D" w:rsidR="00440C0E" w:rsidRPr="00421448" w:rsidRDefault="00440C0E" w:rsidP="00440C0E">
            <w:pPr>
              <w:spacing w:line="0" w:lineRule="atLeast"/>
              <w:jc w:val="center"/>
              <w:rPr>
                <w:rFonts w:cs="Times New Roman"/>
              </w:rPr>
            </w:pPr>
            <w:r w:rsidRPr="1AF91A83">
              <w:rPr>
                <w:rFonts w:cs="Times New Roman"/>
              </w:rPr>
              <w:lastRenderedPageBreak/>
              <w:t>2</w:t>
            </w:r>
          </w:p>
        </w:tc>
      </w:tr>
      <w:tr w:rsidR="00440C0E" w:rsidRPr="00421448" w14:paraId="537B34EC" w14:textId="2AAA1B14" w:rsidTr="00440C0E">
        <w:tc>
          <w:tcPr>
            <w:tcW w:w="7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AC7E5DA" w14:textId="77777777" w:rsidR="00440C0E" w:rsidRPr="00D96222" w:rsidRDefault="00440C0E" w:rsidP="00440C0E">
            <w:pPr>
              <w:spacing w:line="0" w:lineRule="atLeast"/>
              <w:rPr>
                <w:rFonts w:cs="Times New Roman"/>
                <w:color w:val="000000" w:themeColor="text1"/>
              </w:rPr>
            </w:pPr>
            <w:r w:rsidRPr="00D96222">
              <w:rPr>
                <w:rFonts w:cs="Times New Roman"/>
                <w:color w:val="000000" w:themeColor="text1"/>
              </w:rPr>
              <w:t>Michigan </w:t>
            </w:r>
          </w:p>
        </w:tc>
        <w:tc>
          <w:tcPr>
            <w:tcW w:w="54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1C9BD26" w14:textId="3FF586D8" w:rsidR="00440C0E" w:rsidRPr="00421448" w:rsidRDefault="00440C0E" w:rsidP="00440C0E">
            <w:pPr>
              <w:spacing w:line="0" w:lineRule="atLeast"/>
              <w:jc w:val="center"/>
              <w:rPr>
                <w:rFonts w:cs="Times New Roman"/>
                <w:color w:val="000000" w:themeColor="text1"/>
              </w:rPr>
            </w:pPr>
            <w:r w:rsidRPr="1AF91A83">
              <w:rPr>
                <w:rFonts w:cs="Times New Roman"/>
                <w:color w:val="000000" w:themeColor="text1"/>
              </w:rPr>
              <w:t>25</w:t>
            </w:r>
          </w:p>
        </w:tc>
        <w:tc>
          <w:tcPr>
            <w:tcW w:w="7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2716AA2" w14:textId="69861DEA" w:rsidR="00440C0E" w:rsidRPr="00421448" w:rsidRDefault="00440C0E" w:rsidP="00440C0E">
            <w:pPr>
              <w:spacing w:line="0" w:lineRule="atLeast"/>
              <w:jc w:val="center"/>
              <w:rPr>
                <w:rFonts w:cs="Times New Roman"/>
              </w:rPr>
            </w:pPr>
            <w:r w:rsidRPr="4A2C2083">
              <w:rPr>
                <w:rFonts w:cs="Times New Roman"/>
              </w:rPr>
              <w:t>20</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41474E9" w14:textId="07DE5DFB" w:rsidR="00440C0E" w:rsidRPr="00421448" w:rsidRDefault="00440C0E" w:rsidP="00440C0E">
            <w:pPr>
              <w:spacing w:line="0" w:lineRule="atLeast"/>
              <w:jc w:val="center"/>
              <w:rPr>
                <w:rFonts w:cs="Times New Roman"/>
              </w:rPr>
            </w:pPr>
            <w:r w:rsidRPr="4A2C2083">
              <w:rPr>
                <w:rFonts w:cs="Times New Roman"/>
              </w:rPr>
              <w:t>12</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FD5E0FF" w14:textId="1E6274DD" w:rsidR="00440C0E" w:rsidRPr="00421448" w:rsidRDefault="00440C0E" w:rsidP="00440C0E">
            <w:pPr>
              <w:spacing w:line="0" w:lineRule="atLeast"/>
              <w:jc w:val="center"/>
              <w:rPr>
                <w:rFonts w:cs="Times New Roman"/>
              </w:rPr>
            </w:pPr>
            <w:r w:rsidRPr="4A2C2083">
              <w:rPr>
                <w:rFonts w:cs="Times New Roman"/>
              </w:rPr>
              <w:t>13</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p w14:paraId="4E56B7E6" w14:textId="3CA5A38E" w:rsidR="00440C0E" w:rsidRDefault="00440C0E" w:rsidP="00440C0E">
            <w:pPr>
              <w:spacing w:line="0" w:lineRule="atLeast"/>
              <w:jc w:val="center"/>
              <w:rPr>
                <w:rFonts w:cs="Times New Roman"/>
              </w:rPr>
            </w:pPr>
            <w:r w:rsidRPr="4A2C2083">
              <w:rPr>
                <w:rFonts w:cs="Times New Roman"/>
              </w:rPr>
              <w:t>15</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B2552A8" w14:textId="4FEF97B9" w:rsidR="00440C0E" w:rsidRPr="00421448" w:rsidRDefault="00440C0E" w:rsidP="00440C0E">
            <w:pPr>
              <w:spacing w:line="0" w:lineRule="atLeast"/>
              <w:jc w:val="center"/>
              <w:rPr>
                <w:rFonts w:cs="Times New Roman"/>
              </w:rPr>
            </w:pPr>
            <w:r w:rsidRPr="16D0B965">
              <w:rPr>
                <w:rFonts w:cs="Times New Roman"/>
              </w:rPr>
              <w:t>41</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1E0BD77" w14:textId="619E9A5B" w:rsidR="00440C0E" w:rsidRPr="00421448" w:rsidRDefault="00440C0E" w:rsidP="00440C0E">
            <w:pPr>
              <w:spacing w:line="0" w:lineRule="atLeast"/>
              <w:jc w:val="center"/>
              <w:rPr>
                <w:rFonts w:cs="Times New Roman"/>
              </w:rPr>
            </w:pPr>
            <w:r w:rsidRPr="652361BB">
              <w:rPr>
                <w:rFonts w:cs="Times New Roman"/>
              </w:rPr>
              <w:t>43</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5D14E2E" w14:textId="21F21400" w:rsidR="00440C0E" w:rsidRPr="00421448" w:rsidRDefault="00440C0E" w:rsidP="00440C0E">
            <w:pPr>
              <w:spacing w:line="0" w:lineRule="atLeast"/>
              <w:jc w:val="center"/>
              <w:rPr>
                <w:rFonts w:cs="Times New Roman"/>
              </w:rPr>
            </w:pPr>
            <w:r w:rsidRPr="652361BB">
              <w:rPr>
                <w:rFonts w:cs="Times New Roman"/>
              </w:rPr>
              <w:t>19</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9B10D49" w14:textId="05CFF54B" w:rsidR="00440C0E" w:rsidRPr="00421448" w:rsidRDefault="00440C0E" w:rsidP="00440C0E">
            <w:pPr>
              <w:spacing w:line="0" w:lineRule="atLeast"/>
              <w:jc w:val="center"/>
              <w:rPr>
                <w:rFonts w:cs="Times New Roman"/>
              </w:rPr>
            </w:pPr>
            <w:r w:rsidRPr="652361BB">
              <w:rPr>
                <w:rFonts w:cs="Times New Roman"/>
              </w:rPr>
              <w:t>42</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BBAA82C" w14:textId="0748B996" w:rsidR="00440C0E" w:rsidRDefault="00440C0E" w:rsidP="00440C0E">
            <w:pPr>
              <w:spacing w:line="0" w:lineRule="atLeast"/>
              <w:jc w:val="center"/>
              <w:rPr>
                <w:rFonts w:cs="Times New Roman"/>
              </w:rPr>
            </w:pPr>
            <w:r w:rsidRPr="1AF91A83">
              <w:rPr>
                <w:rFonts w:cs="Times New Roman"/>
              </w:rPr>
              <w:t>35</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9332353" w14:textId="77777777" w:rsidR="00440C0E" w:rsidRPr="00421448" w:rsidRDefault="00440C0E" w:rsidP="00440C0E">
            <w:pPr>
              <w:spacing w:line="0" w:lineRule="atLeast"/>
              <w:jc w:val="center"/>
              <w:rPr>
                <w:rFonts w:cs="Times New Roman"/>
              </w:rPr>
            </w:pPr>
          </w:p>
          <w:p w14:paraId="2F467321" w14:textId="77777777" w:rsidR="00440C0E" w:rsidRPr="00421448" w:rsidRDefault="00440C0E" w:rsidP="00440C0E">
            <w:pPr>
              <w:spacing w:line="0" w:lineRule="atLeast"/>
              <w:jc w:val="center"/>
              <w:rPr>
                <w:rFonts w:cs="Times New Roman"/>
              </w:rPr>
            </w:pPr>
          </w:p>
          <w:p w14:paraId="7B8EA92F" w14:textId="50B9C833" w:rsidR="00440C0E" w:rsidRPr="00421448" w:rsidRDefault="00440C0E" w:rsidP="00440C0E">
            <w:pPr>
              <w:spacing w:line="0" w:lineRule="atLeast"/>
              <w:jc w:val="center"/>
              <w:rPr>
                <w:rFonts w:cs="Times New Roman"/>
              </w:rPr>
            </w:pPr>
            <w:r w:rsidRPr="652361BB">
              <w:rPr>
                <w:rFonts w:cs="Times New Roman"/>
              </w:rPr>
              <w:t>42</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39219F7" w14:textId="77777777" w:rsidR="00440C0E" w:rsidRPr="00421448" w:rsidRDefault="00440C0E" w:rsidP="00440C0E">
            <w:pPr>
              <w:spacing w:line="0" w:lineRule="atLeast"/>
              <w:jc w:val="center"/>
              <w:rPr>
                <w:rFonts w:cs="Times New Roman"/>
              </w:rPr>
            </w:pPr>
          </w:p>
          <w:p w14:paraId="30C90449" w14:textId="77777777" w:rsidR="00440C0E" w:rsidRPr="00421448" w:rsidRDefault="00440C0E" w:rsidP="00440C0E">
            <w:pPr>
              <w:spacing w:line="0" w:lineRule="atLeast"/>
              <w:jc w:val="center"/>
              <w:rPr>
                <w:rFonts w:cs="Times New Roman"/>
              </w:rPr>
            </w:pPr>
          </w:p>
          <w:p w14:paraId="56593618" w14:textId="09C6AC59" w:rsidR="00440C0E" w:rsidRPr="00421448" w:rsidRDefault="00440C0E" w:rsidP="00440C0E">
            <w:pPr>
              <w:spacing w:line="0" w:lineRule="atLeast"/>
              <w:jc w:val="center"/>
              <w:rPr>
                <w:rFonts w:cs="Times New Roman"/>
              </w:rPr>
            </w:pPr>
            <w:r w:rsidRPr="652361BB">
              <w:rPr>
                <w:rFonts w:cs="Times New Roman"/>
              </w:rPr>
              <w:t>5</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23FD41D" w14:textId="77777777" w:rsidR="00440C0E" w:rsidRPr="00421448" w:rsidRDefault="00440C0E" w:rsidP="00440C0E">
            <w:pPr>
              <w:spacing w:line="0" w:lineRule="atLeast"/>
              <w:jc w:val="center"/>
              <w:rPr>
                <w:rFonts w:cs="Times New Roman"/>
              </w:rPr>
            </w:pPr>
          </w:p>
          <w:p w14:paraId="0720FAD9" w14:textId="77777777" w:rsidR="00440C0E" w:rsidRPr="00421448" w:rsidRDefault="00440C0E" w:rsidP="00440C0E">
            <w:pPr>
              <w:spacing w:line="0" w:lineRule="atLeast"/>
              <w:jc w:val="center"/>
              <w:rPr>
                <w:rFonts w:cs="Times New Roman"/>
              </w:rPr>
            </w:pPr>
          </w:p>
          <w:p w14:paraId="377D0D7D" w14:textId="5EFB210F" w:rsidR="00440C0E" w:rsidRPr="00421448" w:rsidRDefault="00440C0E" w:rsidP="00440C0E">
            <w:pPr>
              <w:spacing w:line="0" w:lineRule="atLeast"/>
              <w:jc w:val="center"/>
              <w:rPr>
                <w:rFonts w:cs="Times New Roman"/>
              </w:rPr>
            </w:pPr>
            <w:r w:rsidRPr="652361BB">
              <w:rPr>
                <w:rFonts w:cs="Times New Roman"/>
              </w:rPr>
              <w:t>28</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5F00324" w14:textId="1D1562BD" w:rsidR="00440C0E" w:rsidRPr="00421448" w:rsidRDefault="00440C0E" w:rsidP="00440C0E">
            <w:pPr>
              <w:spacing w:line="0" w:lineRule="atLeast"/>
              <w:jc w:val="center"/>
              <w:rPr>
                <w:rFonts w:cs="Times New Roman"/>
              </w:rPr>
            </w:pPr>
            <w:r w:rsidRPr="1AF91A83">
              <w:rPr>
                <w:rFonts w:cs="Times New Roman"/>
              </w:rPr>
              <w:t>31</w:t>
            </w:r>
          </w:p>
        </w:tc>
      </w:tr>
      <w:tr w:rsidR="00440C0E" w:rsidRPr="00421448" w14:paraId="1021E5A3" w14:textId="02959BDC" w:rsidTr="00440C0E">
        <w:tc>
          <w:tcPr>
            <w:tcW w:w="7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8AA2AA2" w14:textId="77777777" w:rsidR="00440C0E" w:rsidRPr="00D96222" w:rsidRDefault="00440C0E" w:rsidP="00440C0E">
            <w:pPr>
              <w:spacing w:line="0" w:lineRule="atLeast"/>
              <w:rPr>
                <w:rFonts w:cs="Times New Roman"/>
                <w:color w:val="000000" w:themeColor="text1"/>
              </w:rPr>
            </w:pPr>
            <w:r w:rsidRPr="00D96222">
              <w:rPr>
                <w:rFonts w:cs="Times New Roman"/>
                <w:color w:val="000000" w:themeColor="text1"/>
              </w:rPr>
              <w:t>Minnesota</w:t>
            </w:r>
          </w:p>
        </w:tc>
        <w:tc>
          <w:tcPr>
            <w:tcW w:w="54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3326E14" w14:textId="3A475FD5" w:rsidR="00440C0E" w:rsidRPr="00421448" w:rsidRDefault="00440C0E" w:rsidP="00440C0E">
            <w:pPr>
              <w:spacing w:line="0" w:lineRule="atLeast"/>
              <w:jc w:val="center"/>
              <w:rPr>
                <w:rFonts w:cs="Times New Roman"/>
                <w:color w:val="000000" w:themeColor="text1"/>
              </w:rPr>
            </w:pPr>
            <w:r w:rsidRPr="1AF91A83">
              <w:rPr>
                <w:rFonts w:cs="Times New Roman"/>
                <w:color w:val="000000" w:themeColor="text1"/>
              </w:rPr>
              <w:t>13</w:t>
            </w:r>
          </w:p>
        </w:tc>
        <w:tc>
          <w:tcPr>
            <w:tcW w:w="7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C1E9661" w14:textId="41067DA6" w:rsidR="00440C0E" w:rsidRPr="00421448" w:rsidRDefault="00440C0E" w:rsidP="00440C0E">
            <w:pPr>
              <w:spacing w:line="0" w:lineRule="atLeast"/>
              <w:jc w:val="center"/>
              <w:rPr>
                <w:rFonts w:cs="Times New Roman"/>
              </w:rPr>
            </w:pPr>
            <w:r w:rsidRPr="4A2C2083">
              <w:rPr>
                <w:rFonts w:cs="Times New Roman"/>
              </w:rPr>
              <w:t>33</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C7BCFB3" w14:textId="7A7AF5B6" w:rsidR="00440C0E" w:rsidRPr="00421448" w:rsidRDefault="00440C0E" w:rsidP="00440C0E">
            <w:pPr>
              <w:spacing w:line="0" w:lineRule="atLeast"/>
              <w:jc w:val="center"/>
              <w:rPr>
                <w:rFonts w:cs="Times New Roman"/>
              </w:rPr>
            </w:pPr>
            <w:r w:rsidRPr="4A2C2083">
              <w:rPr>
                <w:rFonts w:cs="Times New Roman"/>
              </w:rPr>
              <w:t>40</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4DBABF2" w14:textId="04875D20" w:rsidR="00440C0E" w:rsidRPr="00421448" w:rsidRDefault="00440C0E" w:rsidP="00440C0E">
            <w:pPr>
              <w:spacing w:line="0" w:lineRule="atLeast"/>
              <w:jc w:val="center"/>
              <w:rPr>
                <w:rFonts w:cs="Times New Roman"/>
              </w:rPr>
            </w:pPr>
            <w:r w:rsidRPr="4A2C2083">
              <w:rPr>
                <w:rFonts w:cs="Times New Roman"/>
              </w:rPr>
              <w:t>33</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p w14:paraId="67E2B19A" w14:textId="7AB05C7E" w:rsidR="00440C0E" w:rsidRDefault="00440C0E" w:rsidP="00440C0E">
            <w:pPr>
              <w:spacing w:line="0" w:lineRule="atLeast"/>
              <w:jc w:val="center"/>
              <w:rPr>
                <w:rFonts w:cs="Times New Roman"/>
              </w:rPr>
            </w:pPr>
            <w:r w:rsidRPr="4A2C2083">
              <w:rPr>
                <w:rFonts w:cs="Times New Roman"/>
              </w:rPr>
              <w:t>38</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A6012F1" w14:textId="4607AB7A" w:rsidR="00440C0E" w:rsidRPr="00421448" w:rsidRDefault="00440C0E" w:rsidP="00440C0E">
            <w:pPr>
              <w:spacing w:line="0" w:lineRule="atLeast"/>
              <w:jc w:val="center"/>
              <w:rPr>
                <w:rFonts w:cs="Times New Roman"/>
              </w:rPr>
            </w:pPr>
            <w:r w:rsidRPr="652361BB">
              <w:rPr>
                <w:rFonts w:cs="Times New Roman"/>
              </w:rPr>
              <w:t>17</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2C391F3" w14:textId="5BA2C49E" w:rsidR="00440C0E" w:rsidRPr="00421448" w:rsidRDefault="00440C0E" w:rsidP="00440C0E">
            <w:pPr>
              <w:spacing w:line="0" w:lineRule="atLeast"/>
              <w:jc w:val="center"/>
              <w:rPr>
                <w:rFonts w:cs="Times New Roman"/>
              </w:rPr>
            </w:pPr>
            <w:r w:rsidRPr="652361BB">
              <w:rPr>
                <w:rFonts w:cs="Times New Roman"/>
              </w:rPr>
              <w:t>27</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3C2EE6C" w14:textId="3DAF9B65" w:rsidR="00440C0E" w:rsidRPr="00421448" w:rsidRDefault="00440C0E" w:rsidP="00440C0E">
            <w:pPr>
              <w:spacing w:line="0" w:lineRule="atLeast"/>
              <w:jc w:val="center"/>
              <w:rPr>
                <w:rFonts w:cs="Times New Roman"/>
              </w:rPr>
            </w:pPr>
            <w:r w:rsidRPr="652361BB">
              <w:rPr>
                <w:rFonts w:cs="Times New Roman"/>
              </w:rPr>
              <w:t>15</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841623A" w14:textId="620BE906" w:rsidR="00440C0E" w:rsidRPr="00421448" w:rsidRDefault="00440C0E" w:rsidP="00440C0E">
            <w:pPr>
              <w:spacing w:line="0" w:lineRule="atLeast"/>
              <w:jc w:val="center"/>
              <w:rPr>
                <w:rFonts w:cs="Times New Roman"/>
              </w:rPr>
            </w:pPr>
            <w:r w:rsidRPr="652361BB">
              <w:rPr>
                <w:rFonts w:cs="Times New Roman"/>
              </w:rPr>
              <w:t>1</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660A71A" w14:textId="751C5885" w:rsidR="00440C0E" w:rsidRDefault="00440C0E" w:rsidP="00440C0E">
            <w:pPr>
              <w:spacing w:line="0" w:lineRule="atLeast"/>
              <w:jc w:val="center"/>
              <w:rPr>
                <w:rFonts w:cs="Times New Roman"/>
              </w:rPr>
            </w:pPr>
            <w:r w:rsidRPr="1AF91A83">
              <w:rPr>
                <w:rFonts w:cs="Times New Roman"/>
              </w:rPr>
              <w:t>39</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EB3DBC5" w14:textId="77777777" w:rsidR="00440C0E" w:rsidRPr="00421448" w:rsidRDefault="00440C0E" w:rsidP="00440C0E">
            <w:pPr>
              <w:spacing w:line="0" w:lineRule="atLeast"/>
              <w:rPr>
                <w:rFonts w:cs="Times New Roman"/>
              </w:rPr>
            </w:pPr>
          </w:p>
          <w:p w14:paraId="4FBCB835" w14:textId="77777777" w:rsidR="00440C0E" w:rsidRPr="00421448" w:rsidRDefault="00440C0E" w:rsidP="00440C0E">
            <w:pPr>
              <w:spacing w:line="0" w:lineRule="atLeast"/>
              <w:rPr>
                <w:rFonts w:cs="Times New Roman"/>
              </w:rPr>
            </w:pPr>
          </w:p>
          <w:p w14:paraId="525A19E3" w14:textId="669F088C" w:rsidR="00440C0E" w:rsidRPr="00421448" w:rsidRDefault="00440C0E" w:rsidP="00440C0E">
            <w:pPr>
              <w:spacing w:line="0" w:lineRule="atLeast"/>
              <w:rPr>
                <w:rFonts w:cs="Times New Roman"/>
              </w:rPr>
            </w:pPr>
            <w:r w:rsidRPr="652361BB">
              <w:rPr>
                <w:rFonts w:cs="Times New Roman"/>
              </w:rPr>
              <w:t>12</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F0F5E07" w14:textId="77777777" w:rsidR="00440C0E" w:rsidRPr="00421448" w:rsidRDefault="00440C0E" w:rsidP="00440C0E">
            <w:pPr>
              <w:spacing w:line="0" w:lineRule="atLeast"/>
              <w:jc w:val="center"/>
              <w:rPr>
                <w:rFonts w:cs="Times New Roman"/>
              </w:rPr>
            </w:pPr>
          </w:p>
          <w:p w14:paraId="7DE25056" w14:textId="77777777" w:rsidR="00440C0E" w:rsidRPr="00421448" w:rsidRDefault="00440C0E" w:rsidP="00440C0E">
            <w:pPr>
              <w:spacing w:line="0" w:lineRule="atLeast"/>
              <w:jc w:val="center"/>
              <w:rPr>
                <w:rFonts w:cs="Times New Roman"/>
              </w:rPr>
            </w:pPr>
          </w:p>
          <w:p w14:paraId="43E9CD25" w14:textId="579B034D" w:rsidR="00440C0E" w:rsidRPr="00421448" w:rsidRDefault="00440C0E" w:rsidP="00440C0E">
            <w:pPr>
              <w:spacing w:line="0" w:lineRule="atLeast"/>
              <w:jc w:val="center"/>
              <w:rPr>
                <w:rFonts w:cs="Times New Roman"/>
              </w:rPr>
            </w:pPr>
            <w:r w:rsidRPr="652361BB">
              <w:rPr>
                <w:rFonts w:cs="Times New Roman"/>
              </w:rPr>
              <w:t>2</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8625DDD" w14:textId="77777777" w:rsidR="00440C0E" w:rsidRPr="00421448" w:rsidRDefault="00440C0E" w:rsidP="00440C0E">
            <w:pPr>
              <w:spacing w:line="0" w:lineRule="atLeast"/>
              <w:jc w:val="center"/>
              <w:rPr>
                <w:rFonts w:cs="Times New Roman"/>
              </w:rPr>
            </w:pPr>
          </w:p>
          <w:p w14:paraId="4821D023" w14:textId="77777777" w:rsidR="00440C0E" w:rsidRPr="00421448" w:rsidRDefault="00440C0E" w:rsidP="00440C0E">
            <w:pPr>
              <w:spacing w:line="0" w:lineRule="atLeast"/>
              <w:jc w:val="center"/>
              <w:rPr>
                <w:rFonts w:cs="Times New Roman"/>
              </w:rPr>
            </w:pPr>
          </w:p>
          <w:p w14:paraId="7B6FEE9D" w14:textId="20B7D98E" w:rsidR="00440C0E" w:rsidRPr="00421448" w:rsidRDefault="00440C0E" w:rsidP="00440C0E">
            <w:pPr>
              <w:spacing w:line="0" w:lineRule="atLeast"/>
              <w:jc w:val="center"/>
              <w:rPr>
                <w:rFonts w:cs="Times New Roman"/>
              </w:rPr>
            </w:pPr>
            <w:r w:rsidRPr="652361BB">
              <w:rPr>
                <w:rFonts w:cs="Times New Roman"/>
              </w:rPr>
              <w:t>2</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C9D01D7" w14:textId="58799EB6" w:rsidR="00440C0E" w:rsidRPr="00421448" w:rsidRDefault="00440C0E" w:rsidP="00440C0E">
            <w:pPr>
              <w:spacing w:line="0" w:lineRule="atLeast"/>
              <w:jc w:val="center"/>
              <w:rPr>
                <w:rFonts w:cs="Times New Roman"/>
              </w:rPr>
            </w:pPr>
            <w:r w:rsidRPr="1AF91A83">
              <w:rPr>
                <w:rFonts w:cs="Times New Roman"/>
              </w:rPr>
              <w:t>4</w:t>
            </w:r>
          </w:p>
        </w:tc>
      </w:tr>
      <w:tr w:rsidR="00440C0E" w:rsidRPr="00421448" w14:paraId="76711B7C" w14:textId="5F85690D" w:rsidTr="00440C0E">
        <w:tc>
          <w:tcPr>
            <w:tcW w:w="7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F736791" w14:textId="77777777" w:rsidR="00440C0E" w:rsidRPr="00D96222" w:rsidRDefault="00440C0E" w:rsidP="00440C0E">
            <w:pPr>
              <w:spacing w:line="0" w:lineRule="atLeast"/>
              <w:rPr>
                <w:rFonts w:cs="Times New Roman"/>
                <w:color w:val="000000" w:themeColor="text1"/>
              </w:rPr>
            </w:pPr>
            <w:r w:rsidRPr="00D96222">
              <w:rPr>
                <w:rFonts w:cs="Times New Roman"/>
                <w:color w:val="000000" w:themeColor="text1"/>
              </w:rPr>
              <w:t>Mississippi </w:t>
            </w:r>
          </w:p>
        </w:tc>
        <w:tc>
          <w:tcPr>
            <w:tcW w:w="54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9591F37" w14:textId="1423EE8C" w:rsidR="00440C0E" w:rsidRPr="00421448" w:rsidRDefault="00440C0E" w:rsidP="00440C0E">
            <w:pPr>
              <w:spacing w:line="0" w:lineRule="atLeast"/>
              <w:jc w:val="center"/>
              <w:rPr>
                <w:rFonts w:cs="Times New Roman"/>
                <w:color w:val="000000" w:themeColor="text1"/>
              </w:rPr>
            </w:pPr>
            <w:r w:rsidRPr="1AF91A83">
              <w:rPr>
                <w:rFonts w:cs="Times New Roman"/>
                <w:color w:val="000000" w:themeColor="text1"/>
              </w:rPr>
              <w:t>18</w:t>
            </w:r>
          </w:p>
        </w:tc>
        <w:tc>
          <w:tcPr>
            <w:tcW w:w="7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F345701" w14:textId="25568BF5" w:rsidR="00440C0E" w:rsidRPr="00421448" w:rsidRDefault="00440C0E" w:rsidP="00440C0E">
            <w:pPr>
              <w:spacing w:line="0" w:lineRule="atLeast"/>
              <w:jc w:val="center"/>
              <w:rPr>
                <w:rFonts w:cs="Times New Roman"/>
              </w:rPr>
            </w:pPr>
            <w:r w:rsidRPr="4A2C2083">
              <w:rPr>
                <w:rFonts w:cs="Times New Roman"/>
              </w:rPr>
              <w:t>17</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5FAB2BB" w14:textId="07B10164" w:rsidR="00440C0E" w:rsidRPr="00421448" w:rsidRDefault="00440C0E" w:rsidP="00440C0E">
            <w:pPr>
              <w:spacing w:line="0" w:lineRule="atLeast"/>
              <w:jc w:val="center"/>
              <w:rPr>
                <w:rFonts w:cs="Times New Roman"/>
              </w:rPr>
            </w:pPr>
            <w:r w:rsidRPr="4A2C2083">
              <w:rPr>
                <w:rFonts w:cs="Times New Roman"/>
              </w:rPr>
              <w:t>3</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DA782F5" w14:textId="1056A19A" w:rsidR="00440C0E" w:rsidRPr="00421448" w:rsidRDefault="00440C0E" w:rsidP="00440C0E">
            <w:pPr>
              <w:spacing w:line="0" w:lineRule="atLeast"/>
              <w:jc w:val="center"/>
              <w:rPr>
                <w:rFonts w:cs="Times New Roman"/>
              </w:rPr>
            </w:pPr>
            <w:r w:rsidRPr="79DF85DE">
              <w:rPr>
                <w:rFonts w:cs="Times New Roman"/>
              </w:rPr>
              <w:t>10</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p w14:paraId="4343A62C" w14:textId="31A5E0DD" w:rsidR="00440C0E" w:rsidRDefault="00440C0E" w:rsidP="00440C0E">
            <w:pPr>
              <w:spacing w:line="0" w:lineRule="atLeast"/>
              <w:jc w:val="center"/>
              <w:rPr>
                <w:rFonts w:cs="Times New Roman"/>
              </w:rPr>
            </w:pPr>
            <w:r w:rsidRPr="4A2C2083">
              <w:rPr>
                <w:rFonts w:cs="Times New Roman"/>
              </w:rPr>
              <w:t>14</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E57AE5F" w14:textId="0EA2CC5E" w:rsidR="00440C0E" w:rsidRPr="00421448" w:rsidRDefault="00440C0E" w:rsidP="00440C0E">
            <w:pPr>
              <w:spacing w:line="0" w:lineRule="atLeast"/>
              <w:jc w:val="center"/>
              <w:rPr>
                <w:rFonts w:cs="Times New Roman"/>
              </w:rPr>
            </w:pPr>
            <w:r w:rsidRPr="652361BB">
              <w:rPr>
                <w:rFonts w:cs="Times New Roman"/>
              </w:rPr>
              <w:t>29</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4C94349" w14:textId="7BE09D71" w:rsidR="00440C0E" w:rsidRPr="00421448" w:rsidRDefault="00440C0E" w:rsidP="00440C0E">
            <w:pPr>
              <w:spacing w:line="0" w:lineRule="atLeast"/>
              <w:jc w:val="center"/>
              <w:rPr>
                <w:rFonts w:cs="Times New Roman"/>
              </w:rPr>
            </w:pPr>
            <w:r w:rsidRPr="652361BB">
              <w:rPr>
                <w:rFonts w:cs="Times New Roman"/>
              </w:rPr>
              <w:t>26</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8271A03" w14:textId="2D59C689" w:rsidR="00440C0E" w:rsidRPr="00421448" w:rsidRDefault="00440C0E" w:rsidP="00440C0E">
            <w:pPr>
              <w:spacing w:line="0" w:lineRule="atLeast"/>
              <w:jc w:val="center"/>
              <w:rPr>
                <w:rFonts w:cs="Times New Roman"/>
              </w:rPr>
            </w:pPr>
            <w:r w:rsidRPr="652361BB">
              <w:rPr>
                <w:rFonts w:cs="Times New Roman"/>
              </w:rPr>
              <w:t>23</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F1DE4C5" w14:textId="62C6271C" w:rsidR="00440C0E" w:rsidRPr="00421448" w:rsidRDefault="00440C0E" w:rsidP="00440C0E">
            <w:pPr>
              <w:spacing w:line="0" w:lineRule="atLeast"/>
              <w:jc w:val="center"/>
              <w:rPr>
                <w:rFonts w:cs="Times New Roman"/>
              </w:rPr>
            </w:pPr>
            <w:r w:rsidRPr="652361BB">
              <w:rPr>
                <w:rFonts w:cs="Times New Roman"/>
              </w:rPr>
              <w:t>26</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3BDC38D" w14:textId="2757502E" w:rsidR="00440C0E" w:rsidRDefault="00440C0E" w:rsidP="00440C0E">
            <w:pPr>
              <w:spacing w:line="0" w:lineRule="atLeast"/>
              <w:jc w:val="center"/>
              <w:rPr>
                <w:rFonts w:cs="Times New Roman"/>
              </w:rPr>
            </w:pPr>
            <w:r w:rsidRPr="1AF91A83">
              <w:rPr>
                <w:rFonts w:cs="Times New Roman"/>
              </w:rPr>
              <w:t>27</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2370D09" w14:textId="77777777" w:rsidR="00440C0E" w:rsidRPr="00421448" w:rsidRDefault="00440C0E" w:rsidP="00440C0E">
            <w:pPr>
              <w:spacing w:line="0" w:lineRule="atLeast"/>
              <w:jc w:val="center"/>
              <w:rPr>
                <w:rFonts w:cs="Times New Roman"/>
              </w:rPr>
            </w:pPr>
          </w:p>
          <w:p w14:paraId="6FB79EAD" w14:textId="77777777" w:rsidR="00440C0E" w:rsidRPr="00421448" w:rsidRDefault="00440C0E" w:rsidP="00440C0E">
            <w:pPr>
              <w:spacing w:line="0" w:lineRule="atLeast"/>
              <w:jc w:val="center"/>
              <w:rPr>
                <w:rFonts w:cs="Times New Roman"/>
              </w:rPr>
            </w:pPr>
          </w:p>
          <w:p w14:paraId="4C9E0E87" w14:textId="4103FDAE" w:rsidR="00440C0E" w:rsidRPr="00421448" w:rsidRDefault="00440C0E" w:rsidP="00440C0E">
            <w:pPr>
              <w:spacing w:line="0" w:lineRule="atLeast"/>
              <w:jc w:val="center"/>
              <w:rPr>
                <w:rFonts w:cs="Times New Roman"/>
              </w:rPr>
            </w:pPr>
            <w:r w:rsidRPr="652361BB">
              <w:rPr>
                <w:rFonts w:cs="Times New Roman"/>
              </w:rPr>
              <w:t>29</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8518A1F" w14:textId="77777777" w:rsidR="00440C0E" w:rsidRPr="00421448" w:rsidRDefault="00440C0E" w:rsidP="00440C0E">
            <w:pPr>
              <w:spacing w:line="0" w:lineRule="atLeast"/>
              <w:jc w:val="center"/>
              <w:rPr>
                <w:rFonts w:cs="Times New Roman"/>
              </w:rPr>
            </w:pPr>
          </w:p>
          <w:p w14:paraId="1B2A28BD" w14:textId="77777777" w:rsidR="00440C0E" w:rsidRPr="00421448" w:rsidRDefault="00440C0E" w:rsidP="00440C0E">
            <w:pPr>
              <w:spacing w:line="0" w:lineRule="atLeast"/>
              <w:jc w:val="center"/>
              <w:rPr>
                <w:rFonts w:cs="Times New Roman"/>
              </w:rPr>
            </w:pPr>
          </w:p>
          <w:p w14:paraId="2777CA59" w14:textId="799EA404" w:rsidR="00440C0E" w:rsidRPr="00421448" w:rsidRDefault="00440C0E" w:rsidP="00440C0E">
            <w:pPr>
              <w:spacing w:line="0" w:lineRule="atLeast"/>
              <w:jc w:val="center"/>
              <w:rPr>
                <w:rFonts w:cs="Times New Roman"/>
              </w:rPr>
            </w:pPr>
            <w:r w:rsidRPr="652361BB">
              <w:rPr>
                <w:rFonts w:cs="Times New Roman"/>
              </w:rPr>
              <w:t>46</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E9242F3" w14:textId="77777777" w:rsidR="00440C0E" w:rsidRPr="00421448" w:rsidRDefault="00440C0E" w:rsidP="00440C0E">
            <w:pPr>
              <w:spacing w:line="0" w:lineRule="atLeast"/>
              <w:jc w:val="center"/>
              <w:rPr>
                <w:rFonts w:cs="Times New Roman"/>
              </w:rPr>
            </w:pPr>
          </w:p>
          <w:p w14:paraId="48CF31D7" w14:textId="77777777" w:rsidR="00440C0E" w:rsidRPr="00421448" w:rsidRDefault="00440C0E" w:rsidP="00440C0E">
            <w:pPr>
              <w:spacing w:line="0" w:lineRule="atLeast"/>
              <w:jc w:val="center"/>
              <w:rPr>
                <w:rFonts w:cs="Times New Roman"/>
              </w:rPr>
            </w:pPr>
          </w:p>
          <w:p w14:paraId="399A7B18" w14:textId="66B14FA3" w:rsidR="00440C0E" w:rsidRPr="00421448" w:rsidRDefault="00440C0E" w:rsidP="00440C0E">
            <w:pPr>
              <w:spacing w:line="0" w:lineRule="atLeast"/>
              <w:jc w:val="center"/>
              <w:rPr>
                <w:rFonts w:cs="Times New Roman"/>
              </w:rPr>
            </w:pPr>
            <w:r w:rsidRPr="652361BB">
              <w:rPr>
                <w:rFonts w:cs="Times New Roman"/>
              </w:rPr>
              <w:t>45</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9AEDBE1" w14:textId="4CCA92D8" w:rsidR="00440C0E" w:rsidRPr="00421448" w:rsidRDefault="00440C0E" w:rsidP="00440C0E">
            <w:pPr>
              <w:spacing w:line="0" w:lineRule="atLeast"/>
              <w:jc w:val="center"/>
              <w:rPr>
                <w:rFonts w:cs="Times New Roman"/>
              </w:rPr>
            </w:pPr>
            <w:r w:rsidRPr="652361BB">
              <w:rPr>
                <w:rFonts w:cs="Times New Roman"/>
              </w:rPr>
              <w:t>49</w:t>
            </w:r>
          </w:p>
        </w:tc>
      </w:tr>
      <w:tr w:rsidR="00440C0E" w:rsidRPr="00421448" w14:paraId="3985D309" w14:textId="77B5AB7B" w:rsidTr="00440C0E">
        <w:tc>
          <w:tcPr>
            <w:tcW w:w="7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C386718" w14:textId="77777777" w:rsidR="00440C0E" w:rsidRPr="00D96222" w:rsidRDefault="00440C0E" w:rsidP="00440C0E">
            <w:pPr>
              <w:spacing w:line="0" w:lineRule="atLeast"/>
              <w:rPr>
                <w:rFonts w:cs="Times New Roman"/>
                <w:color w:val="000000" w:themeColor="text1"/>
              </w:rPr>
            </w:pPr>
            <w:r w:rsidRPr="00D96222">
              <w:rPr>
                <w:rFonts w:cs="Times New Roman"/>
                <w:color w:val="000000" w:themeColor="text1"/>
              </w:rPr>
              <w:t>Missouri </w:t>
            </w:r>
          </w:p>
        </w:tc>
        <w:tc>
          <w:tcPr>
            <w:tcW w:w="54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AD7F815" w14:textId="75B086D2" w:rsidR="00440C0E" w:rsidRPr="00421448" w:rsidRDefault="00440C0E" w:rsidP="00440C0E">
            <w:pPr>
              <w:spacing w:line="0" w:lineRule="atLeast"/>
              <w:jc w:val="center"/>
              <w:rPr>
                <w:rFonts w:cs="Times New Roman"/>
                <w:color w:val="000000" w:themeColor="text1"/>
              </w:rPr>
            </w:pPr>
            <w:r w:rsidRPr="1AF91A83">
              <w:rPr>
                <w:rFonts w:cs="Times New Roman"/>
                <w:color w:val="000000" w:themeColor="text1"/>
              </w:rPr>
              <w:t>12</w:t>
            </w:r>
          </w:p>
        </w:tc>
        <w:tc>
          <w:tcPr>
            <w:tcW w:w="7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DF66252" w14:textId="78A1227F" w:rsidR="00440C0E" w:rsidRPr="00421448" w:rsidRDefault="00440C0E" w:rsidP="00440C0E">
            <w:pPr>
              <w:spacing w:line="0" w:lineRule="atLeast"/>
              <w:jc w:val="center"/>
              <w:rPr>
                <w:rFonts w:cs="Times New Roman"/>
              </w:rPr>
            </w:pPr>
            <w:r w:rsidRPr="4A2C2083">
              <w:rPr>
                <w:rFonts w:cs="Times New Roman"/>
              </w:rPr>
              <w:t>2</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0269910" w14:textId="1F531D18" w:rsidR="00440C0E" w:rsidRPr="00421448" w:rsidRDefault="00440C0E" w:rsidP="00440C0E">
            <w:pPr>
              <w:spacing w:line="0" w:lineRule="atLeast"/>
              <w:jc w:val="center"/>
              <w:rPr>
                <w:rFonts w:cs="Times New Roman"/>
              </w:rPr>
            </w:pPr>
            <w:r w:rsidRPr="4A2C2083">
              <w:rPr>
                <w:rFonts w:cs="Times New Roman"/>
              </w:rPr>
              <w:t>15</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3CADA46" w14:textId="3CEDB669" w:rsidR="00440C0E" w:rsidRPr="00421448" w:rsidRDefault="00440C0E" w:rsidP="00440C0E">
            <w:pPr>
              <w:spacing w:line="0" w:lineRule="atLeast"/>
              <w:jc w:val="center"/>
              <w:rPr>
                <w:rFonts w:cs="Times New Roman"/>
              </w:rPr>
            </w:pPr>
            <w:r w:rsidRPr="4A2C2083">
              <w:rPr>
                <w:rFonts w:cs="Times New Roman"/>
              </w:rPr>
              <w:t>14</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p w14:paraId="2B4ED551" w14:textId="7ADE2F45" w:rsidR="00440C0E" w:rsidRDefault="00440C0E" w:rsidP="00440C0E">
            <w:pPr>
              <w:spacing w:line="0" w:lineRule="atLeast"/>
              <w:jc w:val="center"/>
              <w:rPr>
                <w:rFonts w:cs="Times New Roman"/>
              </w:rPr>
            </w:pPr>
            <w:r w:rsidRPr="4A2C2083">
              <w:rPr>
                <w:rFonts w:cs="Times New Roman"/>
              </w:rPr>
              <w:t>30</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82472A4" w14:textId="45FD39D4" w:rsidR="00440C0E" w:rsidRPr="00421448" w:rsidRDefault="00440C0E" w:rsidP="00440C0E">
            <w:pPr>
              <w:spacing w:line="0" w:lineRule="atLeast"/>
              <w:jc w:val="center"/>
              <w:rPr>
                <w:rFonts w:cs="Times New Roman"/>
              </w:rPr>
            </w:pPr>
            <w:r w:rsidRPr="652361BB">
              <w:rPr>
                <w:rFonts w:cs="Times New Roman"/>
              </w:rPr>
              <w:t>9</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94ED4CB" w14:textId="34ED8580" w:rsidR="00440C0E" w:rsidRPr="00421448" w:rsidRDefault="00440C0E" w:rsidP="00440C0E">
            <w:pPr>
              <w:spacing w:line="0" w:lineRule="atLeast"/>
              <w:jc w:val="center"/>
              <w:rPr>
                <w:rFonts w:cs="Times New Roman"/>
              </w:rPr>
            </w:pPr>
            <w:r w:rsidRPr="652361BB">
              <w:rPr>
                <w:rFonts w:cs="Times New Roman"/>
              </w:rPr>
              <w:t>24</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0465A13" w14:textId="77777777" w:rsidR="00440C0E" w:rsidRPr="00421448" w:rsidRDefault="00440C0E" w:rsidP="00440C0E">
            <w:pPr>
              <w:spacing w:line="0" w:lineRule="atLeast"/>
              <w:jc w:val="center"/>
              <w:rPr>
                <w:rFonts w:cs="Times New Roman"/>
              </w:rPr>
            </w:pPr>
            <w:r w:rsidRPr="652361BB">
              <w:rPr>
                <w:rFonts w:cs="Times New Roman"/>
              </w:rPr>
              <w:t>12</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5FA34B6" w14:textId="3FEB9411" w:rsidR="00440C0E" w:rsidRPr="00421448" w:rsidRDefault="00440C0E" w:rsidP="00440C0E">
            <w:pPr>
              <w:spacing w:line="0" w:lineRule="atLeast"/>
              <w:jc w:val="center"/>
              <w:rPr>
                <w:rFonts w:cs="Times New Roman"/>
              </w:rPr>
            </w:pPr>
            <w:r w:rsidRPr="652361BB">
              <w:rPr>
                <w:rFonts w:cs="Times New Roman"/>
              </w:rPr>
              <w:t>23</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0A720A4" w14:textId="14736177" w:rsidR="00440C0E" w:rsidRDefault="00440C0E" w:rsidP="00440C0E">
            <w:pPr>
              <w:spacing w:line="0" w:lineRule="atLeast"/>
              <w:jc w:val="center"/>
              <w:rPr>
                <w:rFonts w:cs="Times New Roman"/>
              </w:rPr>
            </w:pPr>
            <w:r w:rsidRPr="1AF91A83">
              <w:rPr>
                <w:rFonts w:cs="Times New Roman"/>
              </w:rPr>
              <w:t>38</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175C2183" w14:textId="77777777" w:rsidR="00440C0E" w:rsidRPr="00421448" w:rsidRDefault="00440C0E" w:rsidP="00440C0E">
            <w:pPr>
              <w:spacing w:line="0" w:lineRule="atLeast"/>
              <w:jc w:val="center"/>
              <w:rPr>
                <w:rFonts w:cs="Times New Roman"/>
              </w:rPr>
            </w:pPr>
          </w:p>
          <w:p w14:paraId="3D7B23B6" w14:textId="77777777" w:rsidR="00440C0E" w:rsidRPr="00421448" w:rsidRDefault="00440C0E" w:rsidP="00440C0E">
            <w:pPr>
              <w:spacing w:line="0" w:lineRule="atLeast"/>
              <w:jc w:val="center"/>
              <w:rPr>
                <w:rFonts w:cs="Times New Roman"/>
              </w:rPr>
            </w:pPr>
          </w:p>
          <w:p w14:paraId="1540C837" w14:textId="088F6324" w:rsidR="00440C0E" w:rsidRPr="00421448" w:rsidRDefault="00440C0E" w:rsidP="00440C0E">
            <w:pPr>
              <w:spacing w:line="0" w:lineRule="atLeast"/>
              <w:jc w:val="center"/>
              <w:rPr>
                <w:rFonts w:cs="Times New Roman"/>
              </w:rPr>
            </w:pPr>
            <w:r w:rsidRPr="652361BB">
              <w:rPr>
                <w:rFonts w:cs="Times New Roman"/>
              </w:rPr>
              <w:t>39</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64F246C" w14:textId="77777777" w:rsidR="00440C0E" w:rsidRPr="00421448" w:rsidRDefault="00440C0E" w:rsidP="00440C0E">
            <w:pPr>
              <w:spacing w:line="0" w:lineRule="atLeast"/>
              <w:jc w:val="center"/>
              <w:rPr>
                <w:rFonts w:cs="Times New Roman"/>
              </w:rPr>
            </w:pPr>
          </w:p>
          <w:p w14:paraId="2FE8C7C0" w14:textId="77777777" w:rsidR="00440C0E" w:rsidRPr="00421448" w:rsidRDefault="00440C0E" w:rsidP="00440C0E">
            <w:pPr>
              <w:spacing w:line="0" w:lineRule="atLeast"/>
              <w:jc w:val="center"/>
              <w:rPr>
                <w:rFonts w:cs="Times New Roman"/>
              </w:rPr>
            </w:pPr>
          </w:p>
          <w:p w14:paraId="4C94262E" w14:textId="1D629AFA" w:rsidR="00440C0E" w:rsidRPr="00421448" w:rsidRDefault="00440C0E" w:rsidP="00440C0E">
            <w:pPr>
              <w:spacing w:line="0" w:lineRule="atLeast"/>
              <w:jc w:val="center"/>
              <w:rPr>
                <w:rFonts w:cs="Times New Roman"/>
              </w:rPr>
            </w:pPr>
            <w:r w:rsidRPr="652361BB">
              <w:rPr>
                <w:rFonts w:cs="Times New Roman"/>
              </w:rPr>
              <w:t>17</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1715C558" w14:textId="77777777" w:rsidR="00440C0E" w:rsidRPr="00421448" w:rsidRDefault="00440C0E" w:rsidP="00440C0E">
            <w:pPr>
              <w:spacing w:line="0" w:lineRule="atLeast"/>
              <w:jc w:val="center"/>
              <w:rPr>
                <w:rFonts w:cs="Times New Roman"/>
              </w:rPr>
            </w:pPr>
          </w:p>
          <w:p w14:paraId="787B0E30" w14:textId="77777777" w:rsidR="00440C0E" w:rsidRPr="00421448" w:rsidRDefault="00440C0E" w:rsidP="00440C0E">
            <w:pPr>
              <w:spacing w:line="0" w:lineRule="atLeast"/>
              <w:jc w:val="center"/>
              <w:rPr>
                <w:rFonts w:cs="Times New Roman"/>
              </w:rPr>
            </w:pPr>
          </w:p>
          <w:p w14:paraId="6A898A26" w14:textId="51C594DC" w:rsidR="00440C0E" w:rsidRPr="00421448" w:rsidRDefault="00440C0E" w:rsidP="00440C0E">
            <w:pPr>
              <w:spacing w:line="0" w:lineRule="atLeast"/>
              <w:jc w:val="center"/>
              <w:rPr>
                <w:rFonts w:cs="Times New Roman"/>
              </w:rPr>
            </w:pPr>
            <w:r w:rsidRPr="652361BB">
              <w:rPr>
                <w:rFonts w:cs="Times New Roman"/>
              </w:rPr>
              <w:t>42</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E8EFCDA" w14:textId="1270436F" w:rsidR="00440C0E" w:rsidRPr="00421448" w:rsidRDefault="00440C0E" w:rsidP="00440C0E">
            <w:pPr>
              <w:spacing w:line="0" w:lineRule="atLeast"/>
              <w:jc w:val="center"/>
              <w:rPr>
                <w:rFonts w:cs="Times New Roman"/>
              </w:rPr>
            </w:pPr>
            <w:r w:rsidRPr="652361BB">
              <w:rPr>
                <w:rFonts w:cs="Times New Roman"/>
              </w:rPr>
              <w:t>30</w:t>
            </w:r>
          </w:p>
        </w:tc>
      </w:tr>
      <w:tr w:rsidR="00440C0E" w:rsidRPr="00421448" w14:paraId="1A6B9E3E" w14:textId="506B9F3F" w:rsidTr="00440C0E">
        <w:tc>
          <w:tcPr>
            <w:tcW w:w="7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DFDC414" w14:textId="77777777" w:rsidR="00440C0E" w:rsidRPr="00D96222" w:rsidRDefault="00440C0E" w:rsidP="00440C0E">
            <w:pPr>
              <w:spacing w:line="0" w:lineRule="atLeast"/>
              <w:rPr>
                <w:rFonts w:cs="Times New Roman"/>
                <w:color w:val="000000" w:themeColor="text1"/>
              </w:rPr>
            </w:pPr>
            <w:r w:rsidRPr="00D96222">
              <w:rPr>
                <w:rFonts w:cs="Times New Roman"/>
                <w:color w:val="000000" w:themeColor="text1"/>
              </w:rPr>
              <w:t>Montana </w:t>
            </w:r>
          </w:p>
        </w:tc>
        <w:tc>
          <w:tcPr>
            <w:tcW w:w="54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B581BDD" w14:textId="5EABE677" w:rsidR="00440C0E" w:rsidRPr="00421448" w:rsidRDefault="00440C0E" w:rsidP="00440C0E">
            <w:pPr>
              <w:spacing w:line="0" w:lineRule="atLeast"/>
              <w:jc w:val="center"/>
              <w:rPr>
                <w:rFonts w:cs="Times New Roman"/>
                <w:color w:val="000000" w:themeColor="text1"/>
              </w:rPr>
            </w:pPr>
            <w:r w:rsidRPr="1AF91A83">
              <w:rPr>
                <w:rFonts w:cs="Times New Roman"/>
                <w:color w:val="000000" w:themeColor="text1"/>
              </w:rPr>
              <w:t>31</w:t>
            </w:r>
          </w:p>
        </w:tc>
        <w:tc>
          <w:tcPr>
            <w:tcW w:w="7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9F8429C" w14:textId="0552577C" w:rsidR="00440C0E" w:rsidRPr="00421448" w:rsidRDefault="00440C0E" w:rsidP="00440C0E">
            <w:pPr>
              <w:spacing w:line="0" w:lineRule="atLeast"/>
              <w:jc w:val="center"/>
              <w:rPr>
                <w:rFonts w:cs="Times New Roman"/>
              </w:rPr>
            </w:pPr>
            <w:r w:rsidRPr="4A2C2083">
              <w:rPr>
                <w:rFonts w:cs="Times New Roman"/>
              </w:rPr>
              <w:t>32</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4202CF1" w14:textId="23AAF184" w:rsidR="00440C0E" w:rsidRPr="00421448" w:rsidRDefault="00440C0E" w:rsidP="00440C0E">
            <w:pPr>
              <w:spacing w:line="0" w:lineRule="atLeast"/>
              <w:jc w:val="center"/>
              <w:rPr>
                <w:rFonts w:cs="Times New Roman"/>
              </w:rPr>
            </w:pPr>
            <w:r w:rsidRPr="4A2C2083">
              <w:rPr>
                <w:rFonts w:cs="Times New Roman"/>
              </w:rPr>
              <w:t>34</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1690452" w14:textId="72A09CD9" w:rsidR="00440C0E" w:rsidRPr="00421448" w:rsidRDefault="00440C0E" w:rsidP="00440C0E">
            <w:pPr>
              <w:spacing w:line="0" w:lineRule="atLeast"/>
              <w:jc w:val="center"/>
              <w:rPr>
                <w:rFonts w:cs="Times New Roman"/>
              </w:rPr>
            </w:pPr>
            <w:r w:rsidRPr="4A2C2083">
              <w:rPr>
                <w:rFonts w:cs="Times New Roman"/>
              </w:rPr>
              <w:t>20</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p w14:paraId="378D5D05" w14:textId="283B498F" w:rsidR="00440C0E" w:rsidRDefault="00440C0E" w:rsidP="00440C0E">
            <w:pPr>
              <w:spacing w:line="0" w:lineRule="atLeast"/>
              <w:jc w:val="center"/>
              <w:rPr>
                <w:rFonts w:cs="Times New Roman"/>
              </w:rPr>
            </w:pPr>
            <w:r w:rsidRPr="4A2C2083">
              <w:rPr>
                <w:rFonts w:cs="Times New Roman"/>
              </w:rPr>
              <w:t>33</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4D7B7C5" w14:textId="4296193F" w:rsidR="00440C0E" w:rsidRPr="00421448" w:rsidRDefault="00440C0E" w:rsidP="00440C0E">
            <w:pPr>
              <w:spacing w:line="0" w:lineRule="atLeast"/>
              <w:jc w:val="center"/>
              <w:rPr>
                <w:rFonts w:cs="Times New Roman"/>
              </w:rPr>
            </w:pPr>
            <w:r w:rsidRPr="652361BB">
              <w:rPr>
                <w:rFonts w:cs="Times New Roman"/>
              </w:rPr>
              <w:t>25</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2B1F5AE" w14:textId="744FD3BB" w:rsidR="00440C0E" w:rsidRPr="00421448" w:rsidRDefault="00440C0E" w:rsidP="00440C0E">
            <w:pPr>
              <w:spacing w:line="0" w:lineRule="atLeast"/>
              <w:jc w:val="center"/>
              <w:rPr>
                <w:rFonts w:cs="Times New Roman"/>
              </w:rPr>
            </w:pPr>
            <w:r w:rsidRPr="652361BB">
              <w:rPr>
                <w:rFonts w:cs="Times New Roman"/>
              </w:rPr>
              <w:t>13</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02AEA61" w14:textId="50CE25E5" w:rsidR="00440C0E" w:rsidRPr="00421448" w:rsidRDefault="00440C0E" w:rsidP="00440C0E">
            <w:pPr>
              <w:spacing w:line="0" w:lineRule="atLeast"/>
              <w:jc w:val="center"/>
              <w:rPr>
                <w:rFonts w:cs="Times New Roman"/>
              </w:rPr>
            </w:pPr>
            <w:r w:rsidRPr="652361BB">
              <w:rPr>
                <w:rFonts w:cs="Times New Roman"/>
              </w:rPr>
              <w:t>36</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96E60BB" w14:textId="1685CEBC" w:rsidR="00440C0E" w:rsidRPr="00421448" w:rsidRDefault="00440C0E" w:rsidP="00440C0E">
            <w:pPr>
              <w:spacing w:line="0" w:lineRule="atLeast"/>
              <w:jc w:val="center"/>
              <w:rPr>
                <w:rFonts w:cs="Times New Roman"/>
              </w:rPr>
            </w:pPr>
            <w:r w:rsidRPr="652361BB">
              <w:rPr>
                <w:rFonts w:cs="Times New Roman"/>
              </w:rPr>
              <w:t>38</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64BF019" w14:textId="3438E1DF" w:rsidR="00440C0E" w:rsidRDefault="00440C0E" w:rsidP="00440C0E">
            <w:pPr>
              <w:spacing w:line="0" w:lineRule="atLeast"/>
              <w:jc w:val="center"/>
              <w:rPr>
                <w:rFonts w:cs="Times New Roman"/>
              </w:rPr>
            </w:pPr>
            <w:r w:rsidRPr="1AF91A83">
              <w:rPr>
                <w:rFonts w:cs="Times New Roman"/>
              </w:rPr>
              <w:t>3</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9B9D609" w14:textId="77777777" w:rsidR="00440C0E" w:rsidRPr="00421448" w:rsidRDefault="00440C0E" w:rsidP="00440C0E">
            <w:pPr>
              <w:spacing w:line="0" w:lineRule="atLeast"/>
              <w:jc w:val="center"/>
              <w:rPr>
                <w:rFonts w:cs="Times New Roman"/>
              </w:rPr>
            </w:pPr>
          </w:p>
          <w:p w14:paraId="6BE62301" w14:textId="77777777" w:rsidR="00440C0E" w:rsidRPr="00421448" w:rsidRDefault="00440C0E" w:rsidP="00440C0E">
            <w:pPr>
              <w:spacing w:line="0" w:lineRule="atLeast"/>
              <w:jc w:val="center"/>
              <w:rPr>
                <w:rFonts w:cs="Times New Roman"/>
              </w:rPr>
            </w:pPr>
          </w:p>
          <w:p w14:paraId="5019AFEB" w14:textId="3BF5C070" w:rsidR="00440C0E" w:rsidRPr="00421448" w:rsidRDefault="00440C0E" w:rsidP="00440C0E">
            <w:pPr>
              <w:spacing w:line="0" w:lineRule="atLeast"/>
              <w:jc w:val="center"/>
              <w:rPr>
                <w:rFonts w:cs="Times New Roman"/>
              </w:rPr>
            </w:pPr>
            <w:r w:rsidRPr="652361BB">
              <w:rPr>
                <w:rFonts w:cs="Times New Roman"/>
              </w:rPr>
              <w:t>28</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1C2D56D8" w14:textId="77777777" w:rsidR="00440C0E" w:rsidRPr="00421448" w:rsidRDefault="00440C0E" w:rsidP="00440C0E">
            <w:pPr>
              <w:spacing w:line="0" w:lineRule="atLeast"/>
              <w:jc w:val="center"/>
              <w:rPr>
                <w:rFonts w:cs="Times New Roman"/>
              </w:rPr>
            </w:pPr>
          </w:p>
          <w:p w14:paraId="71D892C9" w14:textId="77777777" w:rsidR="00440C0E" w:rsidRPr="00421448" w:rsidRDefault="00440C0E" w:rsidP="00440C0E">
            <w:pPr>
              <w:spacing w:line="0" w:lineRule="atLeast"/>
              <w:jc w:val="center"/>
              <w:rPr>
                <w:rFonts w:cs="Times New Roman"/>
              </w:rPr>
            </w:pPr>
          </w:p>
          <w:p w14:paraId="0A2F14A1" w14:textId="58ACC728" w:rsidR="00440C0E" w:rsidRPr="00421448" w:rsidRDefault="00440C0E" w:rsidP="00440C0E">
            <w:pPr>
              <w:spacing w:line="0" w:lineRule="atLeast"/>
              <w:jc w:val="center"/>
              <w:rPr>
                <w:rFonts w:cs="Times New Roman"/>
              </w:rPr>
            </w:pPr>
            <w:r w:rsidRPr="652361BB">
              <w:rPr>
                <w:rFonts w:cs="Times New Roman"/>
              </w:rPr>
              <w:t>47</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11292FC1" w14:textId="77777777" w:rsidR="00440C0E" w:rsidRPr="00421448" w:rsidRDefault="00440C0E" w:rsidP="00440C0E">
            <w:pPr>
              <w:spacing w:line="0" w:lineRule="atLeast"/>
              <w:jc w:val="center"/>
              <w:rPr>
                <w:rFonts w:cs="Times New Roman"/>
              </w:rPr>
            </w:pPr>
          </w:p>
          <w:p w14:paraId="1C7FD304" w14:textId="77777777" w:rsidR="00440C0E" w:rsidRPr="00421448" w:rsidRDefault="00440C0E" w:rsidP="00440C0E">
            <w:pPr>
              <w:spacing w:line="0" w:lineRule="atLeast"/>
              <w:jc w:val="center"/>
              <w:rPr>
                <w:rFonts w:cs="Times New Roman"/>
              </w:rPr>
            </w:pPr>
          </w:p>
          <w:p w14:paraId="4B370FF2" w14:textId="03C7B902" w:rsidR="00440C0E" w:rsidRPr="00421448" w:rsidRDefault="00440C0E" w:rsidP="00440C0E">
            <w:pPr>
              <w:spacing w:line="0" w:lineRule="atLeast"/>
              <w:jc w:val="center"/>
              <w:rPr>
                <w:rFonts w:cs="Times New Roman"/>
              </w:rPr>
            </w:pPr>
            <w:r w:rsidRPr="652361BB">
              <w:rPr>
                <w:rFonts w:cs="Times New Roman"/>
              </w:rPr>
              <w:t>14</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0D5DEE0" w14:textId="77D7C06E" w:rsidR="00440C0E" w:rsidRPr="00421448" w:rsidRDefault="00440C0E" w:rsidP="00440C0E">
            <w:pPr>
              <w:spacing w:line="0" w:lineRule="atLeast"/>
              <w:jc w:val="center"/>
              <w:rPr>
                <w:rFonts w:cs="Times New Roman"/>
              </w:rPr>
            </w:pPr>
            <w:r w:rsidRPr="1AF91A83">
              <w:rPr>
                <w:rFonts w:cs="Times New Roman"/>
              </w:rPr>
              <w:t>45</w:t>
            </w:r>
          </w:p>
        </w:tc>
      </w:tr>
      <w:tr w:rsidR="00440C0E" w:rsidRPr="00421448" w14:paraId="67C437FD" w14:textId="7DF1E9C7" w:rsidTr="00440C0E">
        <w:tc>
          <w:tcPr>
            <w:tcW w:w="7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DA27682" w14:textId="77777777" w:rsidR="00440C0E" w:rsidRPr="00D96222" w:rsidRDefault="00440C0E" w:rsidP="00440C0E">
            <w:pPr>
              <w:spacing w:line="0" w:lineRule="atLeast"/>
              <w:rPr>
                <w:rFonts w:cs="Times New Roman"/>
                <w:color w:val="000000" w:themeColor="text1"/>
              </w:rPr>
            </w:pPr>
            <w:r w:rsidRPr="00D96222">
              <w:rPr>
                <w:rFonts w:cs="Times New Roman"/>
                <w:color w:val="000000" w:themeColor="text1"/>
              </w:rPr>
              <w:t>Nebraska </w:t>
            </w:r>
          </w:p>
        </w:tc>
        <w:tc>
          <w:tcPr>
            <w:tcW w:w="54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CA925BA" w14:textId="3E874CC0" w:rsidR="00440C0E" w:rsidRPr="00421448" w:rsidRDefault="00440C0E" w:rsidP="00440C0E">
            <w:pPr>
              <w:spacing w:line="0" w:lineRule="atLeast"/>
              <w:jc w:val="center"/>
              <w:rPr>
                <w:rFonts w:cs="Times New Roman"/>
                <w:color w:val="000000" w:themeColor="text1"/>
              </w:rPr>
            </w:pPr>
            <w:r w:rsidRPr="1AF91A83">
              <w:rPr>
                <w:rFonts w:cs="Times New Roman"/>
                <w:color w:val="000000" w:themeColor="text1"/>
              </w:rPr>
              <w:t>29</w:t>
            </w:r>
          </w:p>
        </w:tc>
        <w:tc>
          <w:tcPr>
            <w:tcW w:w="7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31A91AF" w14:textId="07F7326C" w:rsidR="00440C0E" w:rsidRPr="00421448" w:rsidRDefault="00440C0E" w:rsidP="00440C0E">
            <w:pPr>
              <w:spacing w:line="0" w:lineRule="atLeast"/>
              <w:jc w:val="center"/>
              <w:rPr>
                <w:rFonts w:cs="Times New Roman"/>
              </w:rPr>
            </w:pPr>
            <w:r w:rsidRPr="4A2C2083">
              <w:rPr>
                <w:rFonts w:cs="Times New Roman"/>
              </w:rPr>
              <w:t>24</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D53BED8" w14:textId="19ADEB73" w:rsidR="00440C0E" w:rsidRPr="00421448" w:rsidRDefault="00440C0E" w:rsidP="00440C0E">
            <w:pPr>
              <w:spacing w:line="0" w:lineRule="atLeast"/>
              <w:jc w:val="center"/>
              <w:rPr>
                <w:rFonts w:cs="Times New Roman"/>
              </w:rPr>
            </w:pPr>
            <w:r w:rsidRPr="4A2C2083">
              <w:rPr>
                <w:rFonts w:cs="Times New Roman"/>
              </w:rPr>
              <w:t>41</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0CD16E6" w14:textId="1B1D9A20" w:rsidR="00440C0E" w:rsidRPr="00421448" w:rsidRDefault="00440C0E" w:rsidP="00440C0E">
            <w:pPr>
              <w:spacing w:line="0" w:lineRule="atLeast"/>
              <w:jc w:val="center"/>
              <w:rPr>
                <w:rFonts w:cs="Times New Roman"/>
              </w:rPr>
            </w:pPr>
            <w:r w:rsidRPr="4A2C2083">
              <w:rPr>
                <w:rFonts w:cs="Times New Roman"/>
              </w:rPr>
              <w:t>6</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p w14:paraId="55A19552" w14:textId="5D5AE751" w:rsidR="00440C0E" w:rsidRDefault="00440C0E" w:rsidP="00440C0E">
            <w:pPr>
              <w:spacing w:line="0" w:lineRule="atLeast"/>
              <w:jc w:val="center"/>
              <w:rPr>
                <w:rFonts w:cs="Times New Roman"/>
              </w:rPr>
            </w:pPr>
            <w:r w:rsidRPr="4A2C2083">
              <w:rPr>
                <w:rFonts w:cs="Times New Roman"/>
              </w:rPr>
              <w:t>28</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6F43265" w14:textId="6C08F37C" w:rsidR="00440C0E" w:rsidRPr="00421448" w:rsidRDefault="00440C0E" w:rsidP="00440C0E">
            <w:pPr>
              <w:spacing w:line="0" w:lineRule="atLeast"/>
              <w:jc w:val="center"/>
              <w:rPr>
                <w:rFonts w:cs="Times New Roman"/>
              </w:rPr>
            </w:pPr>
            <w:r w:rsidRPr="78C5546E">
              <w:rPr>
                <w:rFonts w:cs="Times New Roman"/>
              </w:rPr>
              <w:t>10</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13E396A" w14:textId="69E5B87A" w:rsidR="00440C0E" w:rsidRPr="00421448" w:rsidRDefault="00440C0E" w:rsidP="00440C0E">
            <w:pPr>
              <w:spacing w:line="0" w:lineRule="atLeast"/>
              <w:jc w:val="center"/>
              <w:rPr>
                <w:rFonts w:cs="Times New Roman"/>
              </w:rPr>
            </w:pPr>
            <w:r w:rsidRPr="652361BB">
              <w:rPr>
                <w:rFonts w:cs="Times New Roman"/>
              </w:rPr>
              <w:t>29</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B2D607C" w14:textId="48298490" w:rsidR="00440C0E" w:rsidRPr="00421448" w:rsidRDefault="00440C0E" w:rsidP="00440C0E">
            <w:pPr>
              <w:spacing w:line="0" w:lineRule="atLeast"/>
              <w:jc w:val="center"/>
              <w:rPr>
                <w:rFonts w:cs="Times New Roman"/>
              </w:rPr>
            </w:pPr>
            <w:r w:rsidRPr="652361BB">
              <w:rPr>
                <w:rFonts w:cs="Times New Roman"/>
              </w:rPr>
              <w:t>34</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6DB721A" w14:textId="3CBE6E82" w:rsidR="00440C0E" w:rsidRPr="00421448" w:rsidRDefault="00440C0E" w:rsidP="00440C0E">
            <w:pPr>
              <w:spacing w:line="0" w:lineRule="atLeast"/>
              <w:jc w:val="center"/>
              <w:rPr>
                <w:rFonts w:cs="Times New Roman"/>
              </w:rPr>
            </w:pPr>
            <w:r w:rsidRPr="652361BB">
              <w:rPr>
                <w:rFonts w:cs="Times New Roman"/>
              </w:rPr>
              <w:t>48</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AA79DBF" w14:textId="5918EEA6" w:rsidR="00440C0E" w:rsidRDefault="00440C0E" w:rsidP="00440C0E">
            <w:pPr>
              <w:spacing w:line="0" w:lineRule="atLeast"/>
              <w:jc w:val="center"/>
              <w:rPr>
                <w:rFonts w:cs="Times New Roman"/>
              </w:rPr>
            </w:pPr>
            <w:r w:rsidRPr="1AF91A83">
              <w:rPr>
                <w:rFonts w:cs="Times New Roman"/>
              </w:rPr>
              <w:t>8</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4630D26" w14:textId="77777777" w:rsidR="00440C0E" w:rsidRPr="00421448" w:rsidRDefault="00440C0E" w:rsidP="00440C0E">
            <w:pPr>
              <w:spacing w:line="0" w:lineRule="atLeast"/>
              <w:jc w:val="center"/>
              <w:rPr>
                <w:rFonts w:cs="Times New Roman"/>
              </w:rPr>
            </w:pPr>
          </w:p>
          <w:p w14:paraId="372FDC1F" w14:textId="77777777" w:rsidR="00440C0E" w:rsidRPr="00421448" w:rsidRDefault="00440C0E" w:rsidP="00440C0E">
            <w:pPr>
              <w:spacing w:line="0" w:lineRule="atLeast"/>
              <w:jc w:val="center"/>
              <w:rPr>
                <w:rFonts w:cs="Times New Roman"/>
              </w:rPr>
            </w:pPr>
          </w:p>
          <w:p w14:paraId="20E95C97" w14:textId="4C1083FD" w:rsidR="00440C0E" w:rsidRPr="00421448" w:rsidRDefault="00440C0E" w:rsidP="00440C0E">
            <w:pPr>
              <w:spacing w:line="0" w:lineRule="atLeast"/>
              <w:jc w:val="center"/>
              <w:rPr>
                <w:rFonts w:cs="Times New Roman"/>
              </w:rPr>
            </w:pPr>
            <w:r w:rsidRPr="652361BB">
              <w:rPr>
                <w:rFonts w:cs="Times New Roman"/>
              </w:rPr>
              <w:t>36</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7C6F04C" w14:textId="77777777" w:rsidR="00440C0E" w:rsidRPr="00421448" w:rsidRDefault="00440C0E" w:rsidP="00440C0E">
            <w:pPr>
              <w:spacing w:line="0" w:lineRule="atLeast"/>
              <w:jc w:val="center"/>
              <w:rPr>
                <w:rFonts w:cs="Times New Roman"/>
              </w:rPr>
            </w:pPr>
          </w:p>
          <w:p w14:paraId="673FBC3B" w14:textId="77777777" w:rsidR="00440C0E" w:rsidRPr="00421448" w:rsidRDefault="00440C0E" w:rsidP="00440C0E">
            <w:pPr>
              <w:spacing w:line="0" w:lineRule="atLeast"/>
              <w:jc w:val="center"/>
              <w:rPr>
                <w:rFonts w:cs="Times New Roman"/>
              </w:rPr>
            </w:pPr>
          </w:p>
          <w:p w14:paraId="7A94C2A6" w14:textId="1BA9162B" w:rsidR="00440C0E" w:rsidRPr="00421448" w:rsidRDefault="00440C0E" w:rsidP="00440C0E">
            <w:pPr>
              <w:spacing w:line="0" w:lineRule="atLeast"/>
              <w:jc w:val="center"/>
              <w:rPr>
                <w:rFonts w:cs="Times New Roman"/>
              </w:rPr>
            </w:pPr>
            <w:r w:rsidRPr="652361BB">
              <w:rPr>
                <w:rFonts w:cs="Times New Roman"/>
              </w:rPr>
              <w:t>28</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FF7F6DE" w14:textId="77777777" w:rsidR="00440C0E" w:rsidRPr="00421448" w:rsidRDefault="00440C0E" w:rsidP="00440C0E">
            <w:pPr>
              <w:spacing w:line="0" w:lineRule="atLeast"/>
              <w:jc w:val="center"/>
              <w:rPr>
                <w:rFonts w:cs="Times New Roman"/>
              </w:rPr>
            </w:pPr>
          </w:p>
          <w:p w14:paraId="74136213" w14:textId="77777777" w:rsidR="00440C0E" w:rsidRPr="00421448" w:rsidRDefault="00440C0E" w:rsidP="00440C0E">
            <w:pPr>
              <w:spacing w:line="0" w:lineRule="atLeast"/>
              <w:jc w:val="center"/>
              <w:rPr>
                <w:rFonts w:cs="Times New Roman"/>
              </w:rPr>
            </w:pPr>
          </w:p>
          <w:p w14:paraId="37FC5E8E" w14:textId="582A8FC3" w:rsidR="00440C0E" w:rsidRPr="00421448" w:rsidRDefault="00440C0E" w:rsidP="00440C0E">
            <w:pPr>
              <w:spacing w:line="0" w:lineRule="atLeast"/>
              <w:jc w:val="center"/>
              <w:rPr>
                <w:rFonts w:cs="Times New Roman"/>
              </w:rPr>
            </w:pPr>
            <w:r w:rsidRPr="652361BB">
              <w:rPr>
                <w:rFonts w:cs="Times New Roman"/>
              </w:rPr>
              <w:t>17</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A3B63F8" w14:textId="2AFE2443" w:rsidR="00440C0E" w:rsidRPr="00421448" w:rsidRDefault="00440C0E" w:rsidP="00440C0E">
            <w:pPr>
              <w:spacing w:line="0" w:lineRule="atLeast"/>
              <w:jc w:val="center"/>
              <w:rPr>
                <w:rFonts w:cs="Times New Roman"/>
              </w:rPr>
            </w:pPr>
            <w:r w:rsidRPr="652361BB">
              <w:rPr>
                <w:rFonts w:cs="Times New Roman"/>
              </w:rPr>
              <w:t>19</w:t>
            </w:r>
          </w:p>
        </w:tc>
      </w:tr>
      <w:tr w:rsidR="00440C0E" w:rsidRPr="00421448" w14:paraId="1D4D7885" w14:textId="27F47321" w:rsidTr="00440C0E">
        <w:tc>
          <w:tcPr>
            <w:tcW w:w="7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DA4CCE8" w14:textId="77777777" w:rsidR="00440C0E" w:rsidRPr="00D96222" w:rsidRDefault="00440C0E" w:rsidP="00440C0E">
            <w:pPr>
              <w:spacing w:line="0" w:lineRule="atLeast"/>
              <w:rPr>
                <w:rFonts w:cs="Times New Roman"/>
                <w:color w:val="000000" w:themeColor="text1"/>
              </w:rPr>
            </w:pPr>
            <w:r w:rsidRPr="00D96222">
              <w:rPr>
                <w:rFonts w:cs="Times New Roman"/>
                <w:color w:val="000000" w:themeColor="text1"/>
              </w:rPr>
              <w:t>Nevada </w:t>
            </w:r>
          </w:p>
        </w:tc>
        <w:tc>
          <w:tcPr>
            <w:tcW w:w="54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655E4FA" w14:textId="158EDAF2" w:rsidR="00440C0E" w:rsidRPr="00421448" w:rsidRDefault="00440C0E" w:rsidP="00440C0E">
            <w:pPr>
              <w:spacing w:line="0" w:lineRule="atLeast"/>
              <w:jc w:val="center"/>
              <w:rPr>
                <w:rFonts w:cs="Times New Roman"/>
                <w:color w:val="000000" w:themeColor="text1"/>
              </w:rPr>
            </w:pPr>
            <w:r w:rsidRPr="1AF91A83">
              <w:rPr>
                <w:rFonts w:cs="Times New Roman"/>
                <w:color w:val="000000" w:themeColor="text1"/>
              </w:rPr>
              <w:t>21</w:t>
            </w:r>
          </w:p>
        </w:tc>
        <w:tc>
          <w:tcPr>
            <w:tcW w:w="7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7050B8B" w14:textId="656135AA" w:rsidR="00440C0E" w:rsidRPr="00421448" w:rsidRDefault="00440C0E" w:rsidP="00440C0E">
            <w:pPr>
              <w:spacing w:line="0" w:lineRule="atLeast"/>
              <w:jc w:val="center"/>
              <w:rPr>
                <w:rFonts w:cs="Times New Roman"/>
              </w:rPr>
            </w:pPr>
            <w:r w:rsidRPr="4A2C2083">
              <w:rPr>
                <w:rFonts w:cs="Times New Roman"/>
              </w:rPr>
              <w:t>44</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798B413" w14:textId="5E83C372" w:rsidR="00440C0E" w:rsidRPr="00421448" w:rsidRDefault="00440C0E" w:rsidP="00440C0E">
            <w:pPr>
              <w:spacing w:line="0" w:lineRule="atLeast"/>
              <w:jc w:val="center"/>
              <w:rPr>
                <w:rFonts w:cs="Times New Roman"/>
              </w:rPr>
            </w:pPr>
            <w:r w:rsidRPr="4A2C2083">
              <w:rPr>
                <w:rFonts w:cs="Times New Roman"/>
              </w:rPr>
              <w:t>24</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8414247" w14:textId="5D86E742" w:rsidR="00440C0E" w:rsidRPr="00421448" w:rsidRDefault="00440C0E" w:rsidP="00440C0E">
            <w:pPr>
              <w:spacing w:line="0" w:lineRule="atLeast"/>
              <w:jc w:val="center"/>
              <w:rPr>
                <w:rFonts w:cs="Times New Roman"/>
              </w:rPr>
            </w:pPr>
            <w:r w:rsidRPr="4A2C2083">
              <w:rPr>
                <w:rFonts w:cs="Times New Roman"/>
              </w:rPr>
              <w:t>47</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p w14:paraId="59C874C6" w14:textId="6B633C02" w:rsidR="00440C0E" w:rsidRDefault="00440C0E" w:rsidP="00440C0E">
            <w:pPr>
              <w:spacing w:line="0" w:lineRule="atLeast"/>
              <w:jc w:val="center"/>
              <w:rPr>
                <w:rFonts w:cs="Times New Roman"/>
              </w:rPr>
            </w:pPr>
            <w:r w:rsidRPr="4A2C2083">
              <w:rPr>
                <w:rFonts w:cs="Times New Roman"/>
              </w:rPr>
              <w:t>36</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A985D8F" w14:textId="5538E427" w:rsidR="00440C0E" w:rsidRPr="00421448" w:rsidRDefault="00440C0E" w:rsidP="00440C0E">
            <w:pPr>
              <w:spacing w:line="0" w:lineRule="atLeast"/>
              <w:jc w:val="center"/>
              <w:rPr>
                <w:rFonts w:cs="Times New Roman"/>
              </w:rPr>
            </w:pPr>
            <w:r w:rsidRPr="16D0B965">
              <w:rPr>
                <w:rFonts w:cs="Times New Roman"/>
              </w:rPr>
              <w:t>2</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24A0088" w14:textId="068804D7" w:rsidR="00440C0E" w:rsidRPr="00421448" w:rsidRDefault="00440C0E" w:rsidP="00440C0E">
            <w:pPr>
              <w:spacing w:line="0" w:lineRule="atLeast"/>
              <w:jc w:val="center"/>
              <w:rPr>
                <w:rFonts w:cs="Times New Roman"/>
              </w:rPr>
            </w:pPr>
            <w:r w:rsidRPr="652361BB">
              <w:rPr>
                <w:rFonts w:cs="Times New Roman"/>
              </w:rPr>
              <w:t>17</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C03231E" w14:textId="62B0C9D5" w:rsidR="00440C0E" w:rsidRPr="00421448" w:rsidRDefault="00440C0E" w:rsidP="00440C0E">
            <w:pPr>
              <w:spacing w:line="0" w:lineRule="atLeast"/>
              <w:jc w:val="center"/>
              <w:rPr>
                <w:rFonts w:cs="Times New Roman"/>
              </w:rPr>
            </w:pPr>
            <w:r w:rsidRPr="652361BB">
              <w:rPr>
                <w:rFonts w:cs="Times New Roman"/>
              </w:rPr>
              <w:t>1</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F671B34" w14:textId="54A4DC89" w:rsidR="00440C0E" w:rsidRPr="00421448" w:rsidRDefault="00440C0E" w:rsidP="00440C0E">
            <w:pPr>
              <w:spacing w:line="0" w:lineRule="atLeast"/>
              <w:jc w:val="center"/>
              <w:rPr>
                <w:rFonts w:cs="Times New Roman"/>
              </w:rPr>
            </w:pPr>
            <w:r w:rsidRPr="652361BB">
              <w:rPr>
                <w:rFonts w:cs="Times New Roman"/>
              </w:rPr>
              <w:t>12</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1DF0373" w14:textId="047E1AA7" w:rsidR="00440C0E" w:rsidRDefault="00440C0E" w:rsidP="00440C0E">
            <w:pPr>
              <w:spacing w:line="0" w:lineRule="atLeast"/>
              <w:jc w:val="center"/>
              <w:rPr>
                <w:rFonts w:cs="Times New Roman"/>
              </w:rPr>
            </w:pPr>
            <w:r w:rsidRPr="1AF91A83">
              <w:rPr>
                <w:rFonts w:cs="Times New Roman"/>
              </w:rPr>
              <w:t>11</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2BD5BD3" w14:textId="77777777" w:rsidR="00440C0E" w:rsidRPr="00421448" w:rsidRDefault="00440C0E" w:rsidP="00440C0E">
            <w:pPr>
              <w:spacing w:line="0" w:lineRule="atLeast"/>
              <w:jc w:val="center"/>
              <w:rPr>
                <w:rFonts w:cs="Times New Roman"/>
              </w:rPr>
            </w:pPr>
          </w:p>
          <w:p w14:paraId="1EEC12B6" w14:textId="296671C1" w:rsidR="00440C0E" w:rsidRPr="00421448" w:rsidRDefault="00440C0E" w:rsidP="00440C0E">
            <w:pPr>
              <w:spacing w:line="0" w:lineRule="atLeast"/>
              <w:jc w:val="center"/>
              <w:rPr>
                <w:rFonts w:cs="Times New Roman"/>
              </w:rPr>
            </w:pPr>
            <w:r w:rsidRPr="652361BB">
              <w:rPr>
                <w:rFonts w:cs="Times New Roman"/>
              </w:rPr>
              <w:t>2</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19D936A2" w14:textId="77777777" w:rsidR="00440C0E" w:rsidRPr="00421448" w:rsidRDefault="00440C0E" w:rsidP="00440C0E">
            <w:pPr>
              <w:spacing w:line="0" w:lineRule="atLeast"/>
              <w:jc w:val="center"/>
              <w:rPr>
                <w:rFonts w:cs="Times New Roman"/>
              </w:rPr>
            </w:pPr>
          </w:p>
          <w:p w14:paraId="66DE68E8" w14:textId="42555FD8" w:rsidR="00440C0E" w:rsidRPr="00421448" w:rsidRDefault="00440C0E" w:rsidP="00440C0E">
            <w:pPr>
              <w:spacing w:line="0" w:lineRule="atLeast"/>
              <w:jc w:val="center"/>
              <w:rPr>
                <w:rFonts w:cs="Times New Roman"/>
              </w:rPr>
            </w:pPr>
            <w:r w:rsidRPr="652361BB">
              <w:rPr>
                <w:rFonts w:cs="Times New Roman"/>
              </w:rPr>
              <w:t>48</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77DBB24" w14:textId="77777777" w:rsidR="00440C0E" w:rsidRPr="00421448" w:rsidRDefault="00440C0E" w:rsidP="00440C0E">
            <w:pPr>
              <w:spacing w:line="0" w:lineRule="atLeast"/>
              <w:jc w:val="center"/>
              <w:rPr>
                <w:rFonts w:cs="Times New Roman"/>
              </w:rPr>
            </w:pPr>
          </w:p>
          <w:p w14:paraId="7D6B6D4F" w14:textId="6A1FDBB4" w:rsidR="00440C0E" w:rsidRPr="00421448" w:rsidRDefault="00440C0E" w:rsidP="00440C0E">
            <w:pPr>
              <w:spacing w:line="0" w:lineRule="atLeast"/>
              <w:jc w:val="center"/>
              <w:rPr>
                <w:rFonts w:cs="Times New Roman"/>
              </w:rPr>
            </w:pPr>
            <w:r w:rsidRPr="652361BB">
              <w:rPr>
                <w:rFonts w:cs="Times New Roman"/>
              </w:rPr>
              <w:t>32</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47A4C09" w14:textId="72C1F22F" w:rsidR="00440C0E" w:rsidRPr="00421448" w:rsidRDefault="00440C0E" w:rsidP="00440C0E">
            <w:pPr>
              <w:spacing w:line="0" w:lineRule="atLeast"/>
              <w:jc w:val="center"/>
              <w:rPr>
                <w:rFonts w:cs="Times New Roman"/>
              </w:rPr>
            </w:pPr>
            <w:r w:rsidRPr="1AF91A83">
              <w:rPr>
                <w:rFonts w:cs="Times New Roman"/>
              </w:rPr>
              <w:t>7</w:t>
            </w:r>
          </w:p>
        </w:tc>
      </w:tr>
      <w:tr w:rsidR="00440C0E" w:rsidRPr="00421448" w14:paraId="0BDE9A4B" w14:textId="3741DBB8" w:rsidTr="00440C0E">
        <w:tc>
          <w:tcPr>
            <w:tcW w:w="7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01553DE" w14:textId="77777777" w:rsidR="00440C0E" w:rsidRPr="00D96222" w:rsidRDefault="00440C0E" w:rsidP="00440C0E">
            <w:pPr>
              <w:spacing w:line="0" w:lineRule="atLeast"/>
              <w:rPr>
                <w:rFonts w:cs="Times New Roman"/>
                <w:color w:val="000000" w:themeColor="text1"/>
              </w:rPr>
            </w:pPr>
            <w:r w:rsidRPr="00D96222">
              <w:rPr>
                <w:rFonts w:cs="Times New Roman"/>
                <w:color w:val="000000" w:themeColor="text1"/>
              </w:rPr>
              <w:t>New Hampshire</w:t>
            </w:r>
          </w:p>
        </w:tc>
        <w:tc>
          <w:tcPr>
            <w:tcW w:w="54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D3F456A" w14:textId="539D1A67" w:rsidR="00440C0E" w:rsidRPr="00421448" w:rsidRDefault="00440C0E" w:rsidP="00440C0E">
            <w:pPr>
              <w:spacing w:line="0" w:lineRule="atLeast"/>
              <w:jc w:val="center"/>
              <w:rPr>
                <w:rFonts w:cs="Times New Roman"/>
                <w:color w:val="000000" w:themeColor="text1"/>
              </w:rPr>
            </w:pPr>
            <w:r w:rsidRPr="1AF91A83">
              <w:rPr>
                <w:rFonts w:cs="Times New Roman"/>
                <w:color w:val="000000" w:themeColor="text1"/>
              </w:rPr>
              <w:t>16</w:t>
            </w:r>
          </w:p>
        </w:tc>
        <w:tc>
          <w:tcPr>
            <w:tcW w:w="7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DCBFB21" w14:textId="27290A7E" w:rsidR="00440C0E" w:rsidRPr="00421448" w:rsidRDefault="00440C0E" w:rsidP="00440C0E">
            <w:pPr>
              <w:spacing w:line="0" w:lineRule="atLeast"/>
              <w:jc w:val="center"/>
              <w:rPr>
                <w:rFonts w:cs="Times New Roman"/>
              </w:rPr>
            </w:pPr>
            <w:r w:rsidRPr="4A2C2083">
              <w:rPr>
                <w:rFonts w:cs="Times New Roman"/>
              </w:rPr>
              <w:t>19</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56DEED7" w14:textId="19721102" w:rsidR="00440C0E" w:rsidRPr="00421448" w:rsidRDefault="00440C0E" w:rsidP="00440C0E">
            <w:pPr>
              <w:spacing w:line="0" w:lineRule="atLeast"/>
              <w:jc w:val="center"/>
              <w:rPr>
                <w:rFonts w:cs="Times New Roman"/>
              </w:rPr>
            </w:pPr>
            <w:r w:rsidRPr="4A2C2083">
              <w:rPr>
                <w:rFonts w:cs="Times New Roman"/>
              </w:rPr>
              <w:t>30</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5707D62" w14:textId="795131AF" w:rsidR="00440C0E" w:rsidRPr="00421448" w:rsidRDefault="00440C0E" w:rsidP="00440C0E">
            <w:pPr>
              <w:spacing w:line="0" w:lineRule="atLeast"/>
              <w:jc w:val="center"/>
              <w:rPr>
                <w:rFonts w:cs="Times New Roman"/>
              </w:rPr>
            </w:pPr>
            <w:r w:rsidRPr="4A2C2083">
              <w:rPr>
                <w:rFonts w:cs="Times New Roman"/>
              </w:rPr>
              <w:t>45</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p w14:paraId="4873A75D" w14:textId="615CF43F" w:rsidR="00440C0E" w:rsidRDefault="00440C0E" w:rsidP="00440C0E">
            <w:pPr>
              <w:spacing w:line="0" w:lineRule="atLeast"/>
              <w:jc w:val="center"/>
              <w:rPr>
                <w:rFonts w:cs="Times New Roman"/>
              </w:rPr>
            </w:pPr>
            <w:r w:rsidRPr="4A2C2083">
              <w:rPr>
                <w:rFonts w:cs="Times New Roman"/>
              </w:rPr>
              <w:t>34</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786D2D2" w14:textId="5CE5695B" w:rsidR="00440C0E" w:rsidRPr="00421448" w:rsidRDefault="00440C0E" w:rsidP="00440C0E">
            <w:pPr>
              <w:spacing w:line="0" w:lineRule="atLeast"/>
              <w:jc w:val="center"/>
              <w:rPr>
                <w:rFonts w:cs="Times New Roman"/>
              </w:rPr>
            </w:pPr>
            <w:r w:rsidRPr="652361BB">
              <w:rPr>
                <w:rFonts w:cs="Times New Roman"/>
              </w:rPr>
              <w:t>6</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A52A14D" w14:textId="1E823539" w:rsidR="00440C0E" w:rsidRPr="00421448" w:rsidRDefault="00440C0E" w:rsidP="00440C0E">
            <w:pPr>
              <w:spacing w:line="0" w:lineRule="atLeast"/>
              <w:jc w:val="center"/>
              <w:rPr>
                <w:rFonts w:cs="Times New Roman"/>
              </w:rPr>
            </w:pPr>
            <w:r w:rsidRPr="652361BB">
              <w:rPr>
                <w:rFonts w:cs="Times New Roman"/>
              </w:rPr>
              <w:t>1</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F02C6BC" w14:textId="44D20A13" w:rsidR="00440C0E" w:rsidRPr="00421448" w:rsidRDefault="00440C0E" w:rsidP="00440C0E">
            <w:pPr>
              <w:spacing w:line="0" w:lineRule="atLeast"/>
              <w:jc w:val="center"/>
              <w:rPr>
                <w:rFonts w:cs="Times New Roman"/>
              </w:rPr>
            </w:pPr>
            <w:r w:rsidRPr="652361BB">
              <w:rPr>
                <w:rFonts w:cs="Times New Roman"/>
              </w:rPr>
              <w:t>22</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88F0A3D" w14:textId="14390557" w:rsidR="00440C0E" w:rsidRPr="00421448" w:rsidRDefault="00440C0E" w:rsidP="00440C0E">
            <w:pPr>
              <w:spacing w:line="0" w:lineRule="atLeast"/>
              <w:jc w:val="center"/>
              <w:rPr>
                <w:rFonts w:cs="Times New Roman"/>
              </w:rPr>
            </w:pPr>
            <w:r w:rsidRPr="652361BB">
              <w:rPr>
                <w:rFonts w:cs="Times New Roman"/>
              </w:rPr>
              <w:t>13</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F1014D5" w14:textId="0234A177" w:rsidR="00440C0E" w:rsidRDefault="00440C0E" w:rsidP="00440C0E">
            <w:pPr>
              <w:spacing w:line="0" w:lineRule="atLeast"/>
              <w:jc w:val="center"/>
              <w:rPr>
                <w:rFonts w:cs="Times New Roman"/>
              </w:rPr>
            </w:pPr>
            <w:r w:rsidRPr="1AF91A83">
              <w:rPr>
                <w:rFonts w:cs="Times New Roman"/>
              </w:rPr>
              <w:t>21</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096D8D7" w14:textId="77777777" w:rsidR="00440C0E" w:rsidRPr="00421448" w:rsidRDefault="00440C0E" w:rsidP="00440C0E">
            <w:pPr>
              <w:jc w:val="center"/>
              <w:rPr>
                <w:rFonts w:eastAsia="Times New Roman" w:cs="Times New Roman"/>
              </w:rPr>
            </w:pPr>
          </w:p>
          <w:p w14:paraId="08029B49" w14:textId="77777777" w:rsidR="00440C0E" w:rsidRPr="00421448" w:rsidRDefault="00440C0E" w:rsidP="00440C0E">
            <w:pPr>
              <w:spacing w:line="0" w:lineRule="atLeast"/>
              <w:jc w:val="center"/>
              <w:rPr>
                <w:rFonts w:cs="Times New Roman"/>
              </w:rPr>
            </w:pPr>
          </w:p>
          <w:p w14:paraId="50CF0E4C" w14:textId="77777777" w:rsidR="00440C0E" w:rsidRPr="00421448" w:rsidRDefault="00440C0E" w:rsidP="00440C0E">
            <w:pPr>
              <w:spacing w:line="0" w:lineRule="atLeast"/>
              <w:jc w:val="center"/>
              <w:rPr>
                <w:rFonts w:cs="Times New Roman"/>
              </w:rPr>
            </w:pPr>
          </w:p>
          <w:p w14:paraId="460997E2" w14:textId="7C04D8CF" w:rsidR="00440C0E" w:rsidRPr="00421448" w:rsidRDefault="00440C0E" w:rsidP="00440C0E">
            <w:pPr>
              <w:spacing w:line="0" w:lineRule="atLeast"/>
              <w:jc w:val="center"/>
              <w:rPr>
                <w:rFonts w:cs="Times New Roman"/>
              </w:rPr>
            </w:pPr>
            <w:r w:rsidRPr="652361BB">
              <w:rPr>
                <w:rFonts w:cs="Times New Roman"/>
              </w:rPr>
              <w:t>34</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652EDD8" w14:textId="77777777" w:rsidR="00440C0E" w:rsidRPr="00421448" w:rsidRDefault="00440C0E" w:rsidP="00440C0E">
            <w:pPr>
              <w:jc w:val="center"/>
              <w:rPr>
                <w:rFonts w:eastAsia="Times New Roman" w:cs="Times New Roman"/>
              </w:rPr>
            </w:pPr>
          </w:p>
          <w:p w14:paraId="51AAE8DE" w14:textId="77777777" w:rsidR="00440C0E" w:rsidRPr="00421448" w:rsidRDefault="00440C0E" w:rsidP="00440C0E">
            <w:pPr>
              <w:spacing w:line="0" w:lineRule="atLeast"/>
              <w:jc w:val="center"/>
              <w:rPr>
                <w:rFonts w:cs="Times New Roman"/>
              </w:rPr>
            </w:pPr>
          </w:p>
          <w:p w14:paraId="3693492E" w14:textId="77777777" w:rsidR="00440C0E" w:rsidRPr="00421448" w:rsidRDefault="00440C0E" w:rsidP="00440C0E">
            <w:pPr>
              <w:spacing w:line="0" w:lineRule="atLeast"/>
              <w:jc w:val="center"/>
              <w:rPr>
                <w:rFonts w:cs="Times New Roman"/>
              </w:rPr>
            </w:pPr>
          </w:p>
          <w:p w14:paraId="567B3FA0" w14:textId="71C07E80" w:rsidR="00440C0E" w:rsidRPr="00421448" w:rsidRDefault="00440C0E" w:rsidP="00440C0E">
            <w:pPr>
              <w:spacing w:line="0" w:lineRule="atLeast"/>
              <w:jc w:val="center"/>
              <w:rPr>
                <w:rFonts w:cs="Times New Roman"/>
              </w:rPr>
            </w:pPr>
            <w:r w:rsidRPr="652361BB">
              <w:rPr>
                <w:rFonts w:cs="Times New Roman"/>
              </w:rPr>
              <w:t>3</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144B3E4" w14:textId="77777777" w:rsidR="00440C0E" w:rsidRPr="00421448" w:rsidRDefault="00440C0E" w:rsidP="00440C0E">
            <w:pPr>
              <w:jc w:val="center"/>
              <w:rPr>
                <w:rFonts w:eastAsia="Times New Roman" w:cs="Times New Roman"/>
              </w:rPr>
            </w:pPr>
          </w:p>
          <w:p w14:paraId="6B4DBDF0" w14:textId="77777777" w:rsidR="00440C0E" w:rsidRPr="00421448" w:rsidRDefault="00440C0E" w:rsidP="00440C0E">
            <w:pPr>
              <w:spacing w:line="0" w:lineRule="atLeast"/>
              <w:jc w:val="center"/>
              <w:rPr>
                <w:rFonts w:cs="Times New Roman"/>
              </w:rPr>
            </w:pPr>
          </w:p>
          <w:p w14:paraId="660E2613" w14:textId="77777777" w:rsidR="00440C0E" w:rsidRPr="00421448" w:rsidRDefault="00440C0E" w:rsidP="00440C0E">
            <w:pPr>
              <w:spacing w:line="0" w:lineRule="atLeast"/>
              <w:jc w:val="center"/>
              <w:rPr>
                <w:rFonts w:cs="Times New Roman"/>
              </w:rPr>
            </w:pPr>
          </w:p>
          <w:p w14:paraId="53B618B4" w14:textId="210E8963" w:rsidR="00440C0E" w:rsidRPr="00421448" w:rsidRDefault="00440C0E" w:rsidP="00440C0E">
            <w:pPr>
              <w:spacing w:line="0" w:lineRule="atLeast"/>
              <w:jc w:val="center"/>
              <w:rPr>
                <w:rFonts w:cs="Times New Roman"/>
              </w:rPr>
            </w:pPr>
            <w:r w:rsidRPr="652361BB">
              <w:rPr>
                <w:rFonts w:cs="Times New Roman"/>
              </w:rPr>
              <w:t>1</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A46D55D" w14:textId="1574D8BB" w:rsidR="00440C0E" w:rsidRPr="00421448" w:rsidRDefault="00440C0E" w:rsidP="00440C0E">
            <w:pPr>
              <w:jc w:val="center"/>
              <w:rPr>
                <w:rFonts w:eastAsia="Times New Roman" w:cs="Times New Roman"/>
              </w:rPr>
            </w:pPr>
            <w:r w:rsidRPr="1AF91A83">
              <w:rPr>
                <w:rFonts w:cs="Times New Roman"/>
              </w:rPr>
              <w:t>14</w:t>
            </w:r>
          </w:p>
        </w:tc>
      </w:tr>
      <w:tr w:rsidR="00440C0E" w:rsidRPr="00421448" w14:paraId="5E2CB055" w14:textId="5C093F5C" w:rsidTr="00440C0E">
        <w:tc>
          <w:tcPr>
            <w:tcW w:w="7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5D1EE1C" w14:textId="77777777" w:rsidR="00440C0E" w:rsidRPr="00D96222" w:rsidRDefault="00440C0E" w:rsidP="00440C0E">
            <w:pPr>
              <w:spacing w:line="0" w:lineRule="atLeast"/>
              <w:rPr>
                <w:rFonts w:cs="Times New Roman"/>
                <w:color w:val="000000" w:themeColor="text1"/>
              </w:rPr>
            </w:pPr>
            <w:r w:rsidRPr="00D96222">
              <w:rPr>
                <w:rFonts w:cs="Times New Roman"/>
                <w:color w:val="000000" w:themeColor="text1"/>
              </w:rPr>
              <w:t>New Jersey </w:t>
            </w:r>
          </w:p>
        </w:tc>
        <w:tc>
          <w:tcPr>
            <w:tcW w:w="54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1A89139" w14:textId="4CA4A790" w:rsidR="00440C0E" w:rsidRPr="00421448" w:rsidRDefault="00440C0E" w:rsidP="00440C0E">
            <w:pPr>
              <w:spacing w:line="0" w:lineRule="atLeast"/>
              <w:jc w:val="center"/>
              <w:rPr>
                <w:rFonts w:cs="Times New Roman"/>
                <w:color w:val="000000" w:themeColor="text1"/>
              </w:rPr>
            </w:pPr>
            <w:r w:rsidRPr="1AF91A83">
              <w:rPr>
                <w:rFonts w:cs="Times New Roman"/>
                <w:color w:val="000000" w:themeColor="text1"/>
              </w:rPr>
              <w:t>49</w:t>
            </w:r>
          </w:p>
        </w:tc>
        <w:tc>
          <w:tcPr>
            <w:tcW w:w="7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C378FC7" w14:textId="1F03175B" w:rsidR="00440C0E" w:rsidRPr="00421448" w:rsidRDefault="00440C0E" w:rsidP="00440C0E">
            <w:pPr>
              <w:spacing w:line="0" w:lineRule="atLeast"/>
              <w:jc w:val="center"/>
              <w:rPr>
                <w:rFonts w:cs="Times New Roman"/>
              </w:rPr>
            </w:pPr>
            <w:r w:rsidRPr="4A2C2083">
              <w:rPr>
                <w:rFonts w:cs="Times New Roman"/>
              </w:rPr>
              <w:t>45</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A938A9B" w14:textId="37A8F712" w:rsidR="00440C0E" w:rsidRPr="00421448" w:rsidRDefault="00440C0E" w:rsidP="00440C0E">
            <w:pPr>
              <w:spacing w:line="0" w:lineRule="atLeast"/>
              <w:jc w:val="center"/>
              <w:rPr>
                <w:rFonts w:cs="Times New Roman"/>
              </w:rPr>
            </w:pPr>
            <w:r w:rsidRPr="4A2C2083">
              <w:rPr>
                <w:rFonts w:cs="Times New Roman"/>
              </w:rPr>
              <w:t>42</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9391076" w14:textId="31C4FD5F" w:rsidR="00440C0E" w:rsidRPr="00421448" w:rsidRDefault="00440C0E" w:rsidP="00440C0E">
            <w:pPr>
              <w:spacing w:line="0" w:lineRule="atLeast"/>
              <w:jc w:val="center"/>
              <w:rPr>
                <w:rFonts w:cs="Times New Roman"/>
              </w:rPr>
            </w:pPr>
            <w:r w:rsidRPr="4A2C2083">
              <w:rPr>
                <w:rFonts w:cs="Times New Roman"/>
              </w:rPr>
              <w:t>35</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p w14:paraId="3F60790B" w14:textId="662A264C" w:rsidR="00440C0E" w:rsidRDefault="00440C0E" w:rsidP="00440C0E">
            <w:pPr>
              <w:spacing w:line="0" w:lineRule="atLeast"/>
              <w:jc w:val="center"/>
              <w:rPr>
                <w:rFonts w:cs="Times New Roman"/>
              </w:rPr>
            </w:pPr>
            <w:r w:rsidRPr="4A2C2083">
              <w:rPr>
                <w:rFonts w:cs="Times New Roman"/>
              </w:rPr>
              <w:t>40</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D394288" w14:textId="6A2CE6CF" w:rsidR="00440C0E" w:rsidRPr="00421448" w:rsidRDefault="00440C0E" w:rsidP="00440C0E">
            <w:pPr>
              <w:spacing w:line="0" w:lineRule="atLeast"/>
              <w:jc w:val="center"/>
              <w:rPr>
                <w:rFonts w:cs="Times New Roman"/>
              </w:rPr>
            </w:pPr>
            <w:r w:rsidRPr="652361BB">
              <w:rPr>
                <w:rFonts w:cs="Times New Roman"/>
              </w:rPr>
              <w:t>24</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8BA0FB4" w14:textId="2A4A72F2" w:rsidR="00440C0E" w:rsidRPr="00421448" w:rsidRDefault="00440C0E" w:rsidP="00440C0E">
            <w:pPr>
              <w:spacing w:line="0" w:lineRule="atLeast"/>
              <w:jc w:val="center"/>
              <w:rPr>
                <w:rFonts w:cs="Times New Roman"/>
              </w:rPr>
            </w:pPr>
            <w:r w:rsidRPr="652361BB">
              <w:rPr>
                <w:rFonts w:cs="Times New Roman"/>
              </w:rPr>
              <w:t>46</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4F9645A" w14:textId="3D1DCFF8" w:rsidR="00440C0E" w:rsidRPr="00421448" w:rsidRDefault="00440C0E" w:rsidP="00440C0E">
            <w:pPr>
              <w:spacing w:line="0" w:lineRule="atLeast"/>
              <w:jc w:val="center"/>
              <w:rPr>
                <w:rFonts w:cs="Times New Roman"/>
              </w:rPr>
            </w:pPr>
            <w:r w:rsidRPr="652361BB">
              <w:rPr>
                <w:rFonts w:cs="Times New Roman"/>
              </w:rPr>
              <w:t>41</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E8BA31E" w14:textId="7C1C93F0" w:rsidR="00440C0E" w:rsidRPr="00421448" w:rsidRDefault="00440C0E" w:rsidP="00440C0E">
            <w:pPr>
              <w:spacing w:line="0" w:lineRule="atLeast"/>
              <w:jc w:val="center"/>
              <w:rPr>
                <w:rFonts w:cs="Times New Roman"/>
              </w:rPr>
            </w:pPr>
            <w:r w:rsidRPr="652361BB">
              <w:rPr>
                <w:rFonts w:cs="Times New Roman"/>
              </w:rPr>
              <w:t>45</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D4DE9C1" w14:textId="77777777" w:rsidR="00440C0E" w:rsidRDefault="00440C0E" w:rsidP="00440C0E">
            <w:pPr>
              <w:spacing w:line="0" w:lineRule="atLeast"/>
              <w:jc w:val="center"/>
              <w:rPr>
                <w:rFonts w:cs="Times New Roman"/>
              </w:rPr>
            </w:pPr>
            <w:r w:rsidRPr="1AF91A83">
              <w:rPr>
                <w:rFonts w:cs="Times New Roman"/>
              </w:rPr>
              <w:t>50</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BF0A4E9" w14:textId="77777777" w:rsidR="00440C0E" w:rsidRPr="00421448" w:rsidRDefault="00440C0E" w:rsidP="00440C0E">
            <w:pPr>
              <w:spacing w:line="0" w:lineRule="atLeast"/>
              <w:jc w:val="center"/>
              <w:rPr>
                <w:rFonts w:cs="Times New Roman"/>
              </w:rPr>
            </w:pPr>
          </w:p>
          <w:p w14:paraId="4745E257" w14:textId="77777777" w:rsidR="00440C0E" w:rsidRPr="00421448" w:rsidRDefault="00440C0E" w:rsidP="00440C0E">
            <w:pPr>
              <w:spacing w:line="0" w:lineRule="atLeast"/>
              <w:jc w:val="center"/>
              <w:rPr>
                <w:rFonts w:cs="Times New Roman"/>
              </w:rPr>
            </w:pPr>
          </w:p>
          <w:p w14:paraId="4260A444" w14:textId="4227FDBF" w:rsidR="00440C0E" w:rsidRPr="00421448" w:rsidRDefault="00440C0E" w:rsidP="00440C0E">
            <w:pPr>
              <w:spacing w:line="0" w:lineRule="atLeast"/>
              <w:jc w:val="center"/>
              <w:rPr>
                <w:rFonts w:cs="Times New Roman"/>
              </w:rPr>
            </w:pPr>
            <w:r w:rsidRPr="652361BB">
              <w:rPr>
                <w:rFonts w:cs="Times New Roman"/>
              </w:rPr>
              <w:t>31</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6EA1057" w14:textId="77777777" w:rsidR="00440C0E" w:rsidRPr="00421448" w:rsidRDefault="00440C0E" w:rsidP="00440C0E">
            <w:pPr>
              <w:spacing w:line="0" w:lineRule="atLeast"/>
              <w:jc w:val="center"/>
              <w:rPr>
                <w:rFonts w:cs="Times New Roman"/>
              </w:rPr>
            </w:pPr>
          </w:p>
          <w:p w14:paraId="6DB89E7E" w14:textId="77777777" w:rsidR="00440C0E" w:rsidRPr="00421448" w:rsidRDefault="00440C0E" w:rsidP="00440C0E">
            <w:pPr>
              <w:spacing w:line="0" w:lineRule="atLeast"/>
              <w:jc w:val="center"/>
              <w:rPr>
                <w:rFonts w:cs="Times New Roman"/>
              </w:rPr>
            </w:pPr>
          </w:p>
          <w:p w14:paraId="2F645E04" w14:textId="51315AD4" w:rsidR="00440C0E" w:rsidRPr="00421448" w:rsidRDefault="00440C0E" w:rsidP="00440C0E">
            <w:pPr>
              <w:spacing w:line="0" w:lineRule="atLeast"/>
              <w:jc w:val="center"/>
              <w:rPr>
                <w:rFonts w:cs="Times New Roman"/>
              </w:rPr>
            </w:pPr>
            <w:r w:rsidRPr="652361BB">
              <w:rPr>
                <w:rFonts w:cs="Times New Roman"/>
              </w:rPr>
              <w:t>13</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5C433C6" w14:textId="77777777" w:rsidR="00440C0E" w:rsidRPr="00421448" w:rsidRDefault="00440C0E" w:rsidP="00440C0E">
            <w:pPr>
              <w:spacing w:line="0" w:lineRule="atLeast"/>
              <w:jc w:val="center"/>
              <w:rPr>
                <w:rFonts w:cs="Times New Roman"/>
              </w:rPr>
            </w:pPr>
          </w:p>
          <w:p w14:paraId="33F17710" w14:textId="77777777" w:rsidR="00440C0E" w:rsidRPr="00421448" w:rsidRDefault="00440C0E" w:rsidP="00440C0E">
            <w:pPr>
              <w:spacing w:line="0" w:lineRule="atLeast"/>
              <w:jc w:val="center"/>
              <w:rPr>
                <w:rFonts w:cs="Times New Roman"/>
              </w:rPr>
            </w:pPr>
          </w:p>
          <w:p w14:paraId="3877921A" w14:textId="5302F803" w:rsidR="00440C0E" w:rsidRPr="00421448" w:rsidRDefault="00440C0E" w:rsidP="00440C0E">
            <w:pPr>
              <w:spacing w:line="0" w:lineRule="atLeast"/>
              <w:jc w:val="center"/>
              <w:rPr>
                <w:rFonts w:cs="Times New Roman"/>
              </w:rPr>
            </w:pPr>
            <w:r w:rsidRPr="652361BB">
              <w:rPr>
                <w:rFonts w:cs="Times New Roman"/>
              </w:rPr>
              <w:t>18</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788374B" w14:textId="3EAB47E3" w:rsidR="00440C0E" w:rsidRPr="00421448" w:rsidRDefault="00440C0E" w:rsidP="00440C0E">
            <w:pPr>
              <w:spacing w:line="0" w:lineRule="atLeast"/>
              <w:jc w:val="center"/>
              <w:rPr>
                <w:rFonts w:cs="Times New Roman"/>
              </w:rPr>
            </w:pPr>
            <w:r w:rsidRPr="1AF91A83">
              <w:rPr>
                <w:rFonts w:cs="Times New Roman"/>
              </w:rPr>
              <w:t>3</w:t>
            </w:r>
          </w:p>
        </w:tc>
      </w:tr>
      <w:tr w:rsidR="00440C0E" w:rsidRPr="00421448" w14:paraId="2EB4B9C0" w14:textId="0472D3B3" w:rsidTr="00440C0E">
        <w:tc>
          <w:tcPr>
            <w:tcW w:w="7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3759241" w14:textId="77777777" w:rsidR="00440C0E" w:rsidRPr="00D96222" w:rsidRDefault="00440C0E" w:rsidP="00440C0E">
            <w:pPr>
              <w:spacing w:line="0" w:lineRule="atLeast"/>
              <w:rPr>
                <w:rFonts w:cs="Times New Roman"/>
                <w:color w:val="000000" w:themeColor="text1"/>
              </w:rPr>
            </w:pPr>
            <w:r w:rsidRPr="00D96222">
              <w:rPr>
                <w:rFonts w:cs="Times New Roman"/>
                <w:color w:val="000000" w:themeColor="text1"/>
              </w:rPr>
              <w:t>New Mexico</w:t>
            </w:r>
          </w:p>
        </w:tc>
        <w:tc>
          <w:tcPr>
            <w:tcW w:w="54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078BE9B" w14:textId="2DF3F314" w:rsidR="00440C0E" w:rsidRPr="00421448" w:rsidRDefault="00440C0E" w:rsidP="00440C0E">
            <w:pPr>
              <w:spacing w:line="0" w:lineRule="atLeast"/>
              <w:jc w:val="center"/>
              <w:rPr>
                <w:rFonts w:cs="Times New Roman"/>
                <w:color w:val="000000" w:themeColor="text1"/>
              </w:rPr>
            </w:pPr>
            <w:r w:rsidRPr="1AF91A83">
              <w:rPr>
                <w:rFonts w:cs="Times New Roman"/>
                <w:color w:val="000000" w:themeColor="text1"/>
              </w:rPr>
              <w:t>39</w:t>
            </w:r>
          </w:p>
        </w:tc>
        <w:tc>
          <w:tcPr>
            <w:tcW w:w="7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E48DC6D" w14:textId="30E97D9D" w:rsidR="00440C0E" w:rsidRPr="00421448" w:rsidRDefault="00440C0E" w:rsidP="00440C0E">
            <w:pPr>
              <w:spacing w:line="0" w:lineRule="atLeast"/>
              <w:jc w:val="center"/>
              <w:rPr>
                <w:rFonts w:cs="Times New Roman"/>
              </w:rPr>
            </w:pPr>
            <w:r w:rsidRPr="4A2C2083">
              <w:rPr>
                <w:rFonts w:cs="Times New Roman"/>
              </w:rPr>
              <w:t>7</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C3CED3F" w14:textId="67663387" w:rsidR="00440C0E" w:rsidRPr="00421448" w:rsidRDefault="00440C0E" w:rsidP="00440C0E">
            <w:pPr>
              <w:spacing w:line="0" w:lineRule="atLeast"/>
              <w:jc w:val="center"/>
              <w:rPr>
                <w:rFonts w:cs="Times New Roman"/>
              </w:rPr>
            </w:pPr>
            <w:r w:rsidRPr="79DF85DE">
              <w:rPr>
                <w:rFonts w:cs="Times New Roman"/>
              </w:rPr>
              <w:t>1</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8664916" w14:textId="50FA4378" w:rsidR="00440C0E" w:rsidRPr="00421448" w:rsidRDefault="00440C0E" w:rsidP="00440C0E">
            <w:pPr>
              <w:spacing w:line="0" w:lineRule="atLeast"/>
              <w:jc w:val="center"/>
              <w:rPr>
                <w:rFonts w:cs="Times New Roman"/>
              </w:rPr>
            </w:pPr>
            <w:r w:rsidRPr="4A2C2083">
              <w:rPr>
                <w:rFonts w:cs="Times New Roman"/>
              </w:rPr>
              <w:t>48</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p w14:paraId="08796366" w14:textId="606E64FB" w:rsidR="00440C0E" w:rsidRDefault="00440C0E" w:rsidP="00440C0E">
            <w:pPr>
              <w:spacing w:line="0" w:lineRule="atLeast"/>
              <w:jc w:val="center"/>
              <w:rPr>
                <w:rFonts w:cs="Times New Roman"/>
              </w:rPr>
            </w:pPr>
            <w:r w:rsidRPr="4A2C2083">
              <w:rPr>
                <w:rFonts w:cs="Times New Roman"/>
              </w:rPr>
              <w:t>27</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70EC638" w14:textId="34A63024" w:rsidR="00440C0E" w:rsidRPr="00421448" w:rsidRDefault="00440C0E" w:rsidP="00440C0E">
            <w:pPr>
              <w:spacing w:line="0" w:lineRule="atLeast"/>
              <w:jc w:val="center"/>
              <w:rPr>
                <w:rFonts w:cs="Times New Roman"/>
              </w:rPr>
            </w:pPr>
            <w:r w:rsidRPr="652361BB">
              <w:rPr>
                <w:rFonts w:cs="Times New Roman"/>
              </w:rPr>
              <w:t>40</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CD71FD2" w14:textId="1DBC6A6A" w:rsidR="00440C0E" w:rsidRPr="00421448" w:rsidRDefault="00440C0E" w:rsidP="00440C0E">
            <w:pPr>
              <w:spacing w:line="0" w:lineRule="atLeast"/>
              <w:jc w:val="center"/>
              <w:rPr>
                <w:rFonts w:cs="Times New Roman"/>
              </w:rPr>
            </w:pPr>
            <w:r w:rsidRPr="652361BB">
              <w:rPr>
                <w:rFonts w:cs="Times New Roman"/>
              </w:rPr>
              <w:t>28</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3EC8E15" w14:textId="1ADF04BA" w:rsidR="00440C0E" w:rsidRPr="00421448" w:rsidRDefault="00440C0E" w:rsidP="00440C0E">
            <w:pPr>
              <w:spacing w:line="0" w:lineRule="atLeast"/>
              <w:jc w:val="center"/>
              <w:rPr>
                <w:rFonts w:cs="Times New Roman"/>
              </w:rPr>
            </w:pPr>
            <w:r w:rsidRPr="652361BB">
              <w:rPr>
                <w:rFonts w:cs="Times New Roman"/>
              </w:rPr>
              <w:t>31</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513B0D1" w14:textId="3CBD1341" w:rsidR="00440C0E" w:rsidRPr="00421448" w:rsidRDefault="00440C0E" w:rsidP="00440C0E">
            <w:pPr>
              <w:spacing w:line="0" w:lineRule="atLeast"/>
              <w:jc w:val="center"/>
              <w:rPr>
                <w:rFonts w:cs="Times New Roman"/>
              </w:rPr>
            </w:pPr>
            <w:r w:rsidRPr="652361BB">
              <w:rPr>
                <w:rFonts w:cs="Times New Roman"/>
              </w:rPr>
              <w:t>36</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58544E0" w14:textId="0DDF3EDC" w:rsidR="00440C0E" w:rsidRDefault="00440C0E" w:rsidP="00440C0E">
            <w:pPr>
              <w:spacing w:line="0" w:lineRule="atLeast"/>
              <w:jc w:val="center"/>
              <w:rPr>
                <w:rFonts w:cs="Times New Roman"/>
              </w:rPr>
            </w:pPr>
            <w:r w:rsidRPr="1AF91A83">
              <w:rPr>
                <w:rFonts w:cs="Times New Roman"/>
              </w:rPr>
              <w:t>16</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8393462" w14:textId="77777777" w:rsidR="00440C0E" w:rsidRPr="00421448" w:rsidRDefault="00440C0E" w:rsidP="00440C0E">
            <w:pPr>
              <w:spacing w:line="0" w:lineRule="atLeast"/>
              <w:jc w:val="center"/>
              <w:rPr>
                <w:rFonts w:cs="Times New Roman"/>
              </w:rPr>
            </w:pPr>
          </w:p>
          <w:p w14:paraId="481B4A34" w14:textId="77777777" w:rsidR="00440C0E" w:rsidRPr="00421448" w:rsidRDefault="00440C0E" w:rsidP="00440C0E">
            <w:pPr>
              <w:spacing w:line="0" w:lineRule="atLeast"/>
              <w:jc w:val="center"/>
              <w:rPr>
                <w:rFonts w:cs="Times New Roman"/>
              </w:rPr>
            </w:pPr>
          </w:p>
          <w:p w14:paraId="2E7B7A30" w14:textId="05D5AEEC" w:rsidR="00440C0E" w:rsidRPr="00421448" w:rsidRDefault="00440C0E" w:rsidP="00440C0E">
            <w:pPr>
              <w:spacing w:line="0" w:lineRule="atLeast"/>
              <w:rPr>
                <w:rFonts w:cs="Times New Roman"/>
              </w:rPr>
            </w:pPr>
            <w:r w:rsidRPr="652361BB">
              <w:rPr>
                <w:rFonts w:cs="Times New Roman"/>
              </w:rPr>
              <w:t>18</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65C9F77" w14:textId="77777777" w:rsidR="00440C0E" w:rsidRPr="00421448" w:rsidRDefault="00440C0E" w:rsidP="00440C0E">
            <w:pPr>
              <w:spacing w:line="0" w:lineRule="atLeast"/>
              <w:jc w:val="center"/>
              <w:rPr>
                <w:rFonts w:cs="Times New Roman"/>
              </w:rPr>
            </w:pPr>
          </w:p>
          <w:p w14:paraId="45957F57" w14:textId="77777777" w:rsidR="00440C0E" w:rsidRPr="00421448" w:rsidRDefault="00440C0E" w:rsidP="00440C0E">
            <w:pPr>
              <w:spacing w:line="0" w:lineRule="atLeast"/>
              <w:jc w:val="center"/>
              <w:rPr>
                <w:rFonts w:cs="Times New Roman"/>
              </w:rPr>
            </w:pPr>
          </w:p>
          <w:p w14:paraId="14CD6F18" w14:textId="1E03333B" w:rsidR="00440C0E" w:rsidRPr="00421448" w:rsidRDefault="00440C0E" w:rsidP="00440C0E">
            <w:pPr>
              <w:spacing w:line="0" w:lineRule="atLeast"/>
              <w:jc w:val="center"/>
              <w:rPr>
                <w:rFonts w:cs="Times New Roman"/>
              </w:rPr>
            </w:pPr>
            <w:r w:rsidRPr="652361BB">
              <w:rPr>
                <w:rFonts w:cs="Times New Roman"/>
              </w:rPr>
              <w:t>31</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B418D46" w14:textId="77777777" w:rsidR="00440C0E" w:rsidRPr="00421448" w:rsidRDefault="00440C0E" w:rsidP="00440C0E">
            <w:pPr>
              <w:spacing w:line="0" w:lineRule="atLeast"/>
              <w:jc w:val="center"/>
              <w:rPr>
                <w:rFonts w:cs="Times New Roman"/>
              </w:rPr>
            </w:pPr>
          </w:p>
          <w:p w14:paraId="52BCD5E9" w14:textId="77777777" w:rsidR="00440C0E" w:rsidRPr="00421448" w:rsidRDefault="00440C0E" w:rsidP="00440C0E">
            <w:pPr>
              <w:spacing w:line="0" w:lineRule="atLeast"/>
              <w:jc w:val="center"/>
              <w:rPr>
                <w:rFonts w:cs="Times New Roman"/>
              </w:rPr>
            </w:pPr>
          </w:p>
          <w:p w14:paraId="282BADBB" w14:textId="6CD56CD3" w:rsidR="00440C0E" w:rsidRPr="00421448" w:rsidRDefault="00440C0E" w:rsidP="00440C0E">
            <w:pPr>
              <w:spacing w:line="0" w:lineRule="atLeast"/>
              <w:jc w:val="center"/>
              <w:rPr>
                <w:rFonts w:cs="Times New Roman"/>
              </w:rPr>
            </w:pPr>
            <w:r w:rsidRPr="652361BB">
              <w:rPr>
                <w:rFonts w:cs="Times New Roman"/>
              </w:rPr>
              <w:t>50</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B7D9414" w14:textId="4BF1B405" w:rsidR="00440C0E" w:rsidRPr="00421448" w:rsidRDefault="00440C0E" w:rsidP="00440C0E">
            <w:pPr>
              <w:spacing w:line="0" w:lineRule="atLeast"/>
              <w:jc w:val="center"/>
              <w:rPr>
                <w:rFonts w:cs="Times New Roman"/>
              </w:rPr>
            </w:pPr>
            <w:r w:rsidRPr="1AF91A83">
              <w:rPr>
                <w:rFonts w:cs="Times New Roman"/>
              </w:rPr>
              <w:t>36</w:t>
            </w:r>
          </w:p>
        </w:tc>
      </w:tr>
      <w:tr w:rsidR="00440C0E" w:rsidRPr="00421448" w14:paraId="3C0072CF" w14:textId="0690C813" w:rsidTr="00440C0E">
        <w:tc>
          <w:tcPr>
            <w:tcW w:w="7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646B3EB" w14:textId="77777777" w:rsidR="00440C0E" w:rsidRPr="00D96222" w:rsidRDefault="00440C0E" w:rsidP="00440C0E">
            <w:pPr>
              <w:spacing w:line="0" w:lineRule="atLeast"/>
              <w:rPr>
                <w:rFonts w:cs="Times New Roman"/>
                <w:color w:val="000000" w:themeColor="text1"/>
              </w:rPr>
            </w:pPr>
            <w:r w:rsidRPr="00D96222">
              <w:rPr>
                <w:rFonts w:cs="Times New Roman"/>
                <w:color w:val="000000" w:themeColor="text1"/>
              </w:rPr>
              <w:t>New York </w:t>
            </w:r>
          </w:p>
        </w:tc>
        <w:tc>
          <w:tcPr>
            <w:tcW w:w="54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1712EEA" w14:textId="6F72BCFA" w:rsidR="00440C0E" w:rsidRPr="00421448" w:rsidRDefault="00440C0E" w:rsidP="00440C0E">
            <w:pPr>
              <w:spacing w:line="0" w:lineRule="atLeast"/>
              <w:jc w:val="center"/>
              <w:rPr>
                <w:rFonts w:cs="Times New Roman"/>
                <w:color w:val="000000" w:themeColor="text1"/>
              </w:rPr>
            </w:pPr>
            <w:r w:rsidRPr="1AF91A83">
              <w:rPr>
                <w:rFonts w:cs="Times New Roman"/>
                <w:color w:val="000000" w:themeColor="text1"/>
              </w:rPr>
              <w:t>48</w:t>
            </w:r>
          </w:p>
        </w:tc>
        <w:tc>
          <w:tcPr>
            <w:tcW w:w="7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A21C224" w14:textId="0718B462" w:rsidR="00440C0E" w:rsidRPr="00421448" w:rsidRDefault="00440C0E" w:rsidP="00440C0E">
            <w:pPr>
              <w:spacing w:line="0" w:lineRule="atLeast"/>
              <w:jc w:val="center"/>
              <w:rPr>
                <w:rFonts w:cs="Times New Roman"/>
              </w:rPr>
            </w:pPr>
            <w:r w:rsidRPr="79DF85DE">
              <w:rPr>
                <w:rFonts w:cs="Times New Roman"/>
              </w:rPr>
              <w:t>47</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C21D217" w14:textId="57ACD5C8" w:rsidR="00440C0E" w:rsidRPr="00421448" w:rsidRDefault="00440C0E" w:rsidP="00440C0E">
            <w:pPr>
              <w:spacing w:line="0" w:lineRule="atLeast"/>
              <w:jc w:val="center"/>
              <w:rPr>
                <w:rFonts w:cs="Times New Roman"/>
              </w:rPr>
            </w:pPr>
            <w:r w:rsidRPr="4A2C2083">
              <w:rPr>
                <w:rFonts w:cs="Times New Roman"/>
              </w:rPr>
              <w:t>46</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885B598" w14:textId="788168F7" w:rsidR="00440C0E" w:rsidRPr="00421448" w:rsidRDefault="00440C0E" w:rsidP="00440C0E">
            <w:pPr>
              <w:spacing w:line="0" w:lineRule="atLeast"/>
              <w:jc w:val="center"/>
              <w:rPr>
                <w:rFonts w:cs="Times New Roman"/>
              </w:rPr>
            </w:pPr>
            <w:r w:rsidRPr="4A2C2083">
              <w:rPr>
                <w:rFonts w:cs="Times New Roman"/>
              </w:rPr>
              <w:t>36</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p w14:paraId="6A21621F" w14:textId="594A9E85" w:rsidR="00440C0E" w:rsidRDefault="00440C0E" w:rsidP="00440C0E">
            <w:pPr>
              <w:spacing w:line="0" w:lineRule="atLeast"/>
              <w:jc w:val="center"/>
              <w:rPr>
                <w:rFonts w:cs="Times New Roman"/>
              </w:rPr>
            </w:pPr>
            <w:r w:rsidRPr="4A2C2083">
              <w:rPr>
                <w:rFonts w:cs="Times New Roman"/>
              </w:rPr>
              <w:t>50</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C9437A6" w14:textId="4CB03ED2" w:rsidR="00440C0E" w:rsidRPr="00421448" w:rsidRDefault="00440C0E" w:rsidP="00440C0E">
            <w:pPr>
              <w:spacing w:line="0" w:lineRule="atLeast"/>
              <w:jc w:val="center"/>
              <w:rPr>
                <w:rFonts w:cs="Times New Roman"/>
              </w:rPr>
            </w:pPr>
            <w:r w:rsidRPr="652361BB">
              <w:rPr>
                <w:rFonts w:cs="Times New Roman"/>
              </w:rPr>
              <w:t>38</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D27B452" w14:textId="1B98602B" w:rsidR="00440C0E" w:rsidRPr="00421448" w:rsidRDefault="00440C0E" w:rsidP="00440C0E">
            <w:pPr>
              <w:spacing w:line="0" w:lineRule="atLeast"/>
              <w:jc w:val="center"/>
              <w:rPr>
                <w:rFonts w:cs="Times New Roman"/>
              </w:rPr>
            </w:pPr>
            <w:r w:rsidRPr="652361BB">
              <w:rPr>
                <w:rFonts w:cs="Times New Roman"/>
              </w:rPr>
              <w:t>48</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73D7F89" w14:textId="096F2443" w:rsidR="00440C0E" w:rsidRPr="00421448" w:rsidRDefault="00440C0E" w:rsidP="00440C0E">
            <w:pPr>
              <w:spacing w:line="0" w:lineRule="atLeast"/>
              <w:jc w:val="center"/>
              <w:rPr>
                <w:rFonts w:cs="Times New Roman"/>
              </w:rPr>
            </w:pPr>
            <w:r w:rsidRPr="652361BB">
              <w:rPr>
                <w:rFonts w:cs="Times New Roman"/>
              </w:rPr>
              <w:t>32</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D528B20" w14:textId="77777777" w:rsidR="00440C0E" w:rsidRPr="00421448" w:rsidRDefault="00440C0E" w:rsidP="00440C0E">
            <w:pPr>
              <w:spacing w:line="0" w:lineRule="atLeast"/>
              <w:jc w:val="center"/>
              <w:rPr>
                <w:rFonts w:cs="Times New Roman"/>
              </w:rPr>
            </w:pPr>
            <w:r w:rsidRPr="652361BB">
              <w:rPr>
                <w:rFonts w:cs="Times New Roman"/>
              </w:rPr>
              <w:t>46</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FCB949D" w14:textId="1C897C96" w:rsidR="00440C0E" w:rsidRDefault="00440C0E" w:rsidP="00440C0E">
            <w:pPr>
              <w:spacing w:line="0" w:lineRule="atLeast"/>
              <w:jc w:val="center"/>
              <w:rPr>
                <w:rFonts w:cs="Times New Roman"/>
              </w:rPr>
            </w:pPr>
            <w:r w:rsidRPr="1AF91A83">
              <w:rPr>
                <w:rFonts w:cs="Times New Roman"/>
              </w:rPr>
              <w:t>49</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B412BED" w14:textId="77777777" w:rsidR="00440C0E" w:rsidRPr="00421448" w:rsidRDefault="00440C0E" w:rsidP="00440C0E">
            <w:pPr>
              <w:spacing w:line="0" w:lineRule="atLeast"/>
              <w:jc w:val="center"/>
              <w:rPr>
                <w:rFonts w:cs="Times New Roman"/>
              </w:rPr>
            </w:pPr>
          </w:p>
          <w:p w14:paraId="2EE8127A" w14:textId="77777777" w:rsidR="00440C0E" w:rsidRPr="00421448" w:rsidRDefault="00440C0E" w:rsidP="00440C0E">
            <w:pPr>
              <w:spacing w:line="0" w:lineRule="atLeast"/>
              <w:jc w:val="center"/>
              <w:rPr>
                <w:rFonts w:cs="Times New Roman"/>
              </w:rPr>
            </w:pPr>
          </w:p>
          <w:p w14:paraId="6DD7D3D8" w14:textId="5E3EEBC7" w:rsidR="00440C0E" w:rsidRPr="00421448" w:rsidRDefault="00440C0E" w:rsidP="00440C0E">
            <w:pPr>
              <w:spacing w:line="0" w:lineRule="atLeast"/>
              <w:jc w:val="center"/>
              <w:rPr>
                <w:rFonts w:cs="Times New Roman"/>
              </w:rPr>
            </w:pPr>
            <w:r w:rsidRPr="652361BB">
              <w:rPr>
                <w:rFonts w:cs="Times New Roman"/>
              </w:rPr>
              <w:t>40</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98FEDDB" w14:textId="77777777" w:rsidR="00440C0E" w:rsidRPr="00421448" w:rsidRDefault="00440C0E" w:rsidP="00440C0E">
            <w:pPr>
              <w:spacing w:line="0" w:lineRule="atLeast"/>
              <w:jc w:val="center"/>
              <w:rPr>
                <w:rFonts w:cs="Times New Roman"/>
              </w:rPr>
            </w:pPr>
          </w:p>
          <w:p w14:paraId="7712859D" w14:textId="77777777" w:rsidR="00440C0E" w:rsidRPr="00421448" w:rsidRDefault="00440C0E" w:rsidP="00440C0E">
            <w:pPr>
              <w:spacing w:line="0" w:lineRule="atLeast"/>
              <w:jc w:val="center"/>
              <w:rPr>
                <w:rFonts w:cs="Times New Roman"/>
              </w:rPr>
            </w:pPr>
          </w:p>
          <w:p w14:paraId="3636873C" w14:textId="591ABBAB" w:rsidR="00440C0E" w:rsidRPr="00421448" w:rsidRDefault="00440C0E" w:rsidP="00440C0E">
            <w:pPr>
              <w:spacing w:line="0" w:lineRule="atLeast"/>
              <w:jc w:val="center"/>
              <w:rPr>
                <w:rFonts w:cs="Times New Roman"/>
              </w:rPr>
            </w:pPr>
            <w:r w:rsidRPr="652361BB">
              <w:rPr>
                <w:rFonts w:cs="Times New Roman"/>
              </w:rPr>
              <w:t>7</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8234DB4" w14:textId="77777777" w:rsidR="00440C0E" w:rsidRPr="00421448" w:rsidRDefault="00440C0E" w:rsidP="00440C0E">
            <w:pPr>
              <w:spacing w:line="0" w:lineRule="atLeast"/>
              <w:jc w:val="center"/>
              <w:rPr>
                <w:rFonts w:cs="Times New Roman"/>
              </w:rPr>
            </w:pPr>
          </w:p>
          <w:p w14:paraId="07C06D00" w14:textId="77777777" w:rsidR="00440C0E" w:rsidRPr="00421448" w:rsidRDefault="00440C0E" w:rsidP="00440C0E">
            <w:pPr>
              <w:spacing w:line="0" w:lineRule="atLeast"/>
              <w:jc w:val="center"/>
              <w:rPr>
                <w:rFonts w:cs="Times New Roman"/>
              </w:rPr>
            </w:pPr>
          </w:p>
          <w:p w14:paraId="64EEE628" w14:textId="6FB58C4B" w:rsidR="00440C0E" w:rsidRPr="00421448" w:rsidRDefault="00440C0E" w:rsidP="00440C0E">
            <w:pPr>
              <w:spacing w:line="0" w:lineRule="atLeast"/>
              <w:jc w:val="center"/>
              <w:rPr>
                <w:rFonts w:cs="Times New Roman"/>
              </w:rPr>
            </w:pPr>
            <w:r w:rsidRPr="652361BB">
              <w:rPr>
                <w:rFonts w:cs="Times New Roman"/>
              </w:rPr>
              <w:t>19</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6BCCEE4" w14:textId="1293F484" w:rsidR="00440C0E" w:rsidRPr="00421448" w:rsidRDefault="00440C0E" w:rsidP="00440C0E">
            <w:pPr>
              <w:spacing w:line="0" w:lineRule="atLeast"/>
              <w:jc w:val="center"/>
              <w:rPr>
                <w:rFonts w:cs="Times New Roman"/>
              </w:rPr>
            </w:pPr>
            <w:r w:rsidRPr="652361BB">
              <w:rPr>
                <w:rFonts w:cs="Times New Roman"/>
              </w:rPr>
              <w:t>9</w:t>
            </w:r>
          </w:p>
        </w:tc>
      </w:tr>
      <w:tr w:rsidR="00440C0E" w:rsidRPr="00421448" w14:paraId="5650E513" w14:textId="025139BE" w:rsidTr="00440C0E">
        <w:tc>
          <w:tcPr>
            <w:tcW w:w="7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84146B6" w14:textId="77777777" w:rsidR="00440C0E" w:rsidRPr="00D96222" w:rsidRDefault="00440C0E" w:rsidP="00440C0E">
            <w:pPr>
              <w:spacing w:line="0" w:lineRule="atLeast"/>
              <w:rPr>
                <w:rFonts w:cs="Times New Roman"/>
                <w:color w:val="000000" w:themeColor="text1"/>
              </w:rPr>
            </w:pPr>
            <w:r w:rsidRPr="00D96222">
              <w:rPr>
                <w:rFonts w:cs="Times New Roman"/>
                <w:color w:val="000000" w:themeColor="text1"/>
              </w:rPr>
              <w:t>North Carolina </w:t>
            </w:r>
          </w:p>
        </w:tc>
        <w:tc>
          <w:tcPr>
            <w:tcW w:w="54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B42BA4F" w14:textId="457462F0" w:rsidR="00440C0E" w:rsidRPr="00421448" w:rsidRDefault="00440C0E" w:rsidP="00440C0E">
            <w:pPr>
              <w:spacing w:line="0" w:lineRule="atLeast"/>
              <w:jc w:val="center"/>
              <w:rPr>
                <w:rFonts w:cs="Times New Roman"/>
                <w:color w:val="000000" w:themeColor="text1"/>
              </w:rPr>
            </w:pPr>
            <w:r w:rsidRPr="1AF91A83">
              <w:rPr>
                <w:rFonts w:cs="Times New Roman"/>
                <w:color w:val="000000" w:themeColor="text1"/>
              </w:rPr>
              <w:t>2</w:t>
            </w:r>
          </w:p>
        </w:tc>
        <w:tc>
          <w:tcPr>
            <w:tcW w:w="7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586A274" w14:textId="67217FC5" w:rsidR="00440C0E" w:rsidRPr="00421448" w:rsidRDefault="00440C0E" w:rsidP="00440C0E">
            <w:pPr>
              <w:spacing w:line="0" w:lineRule="atLeast"/>
              <w:jc w:val="center"/>
              <w:rPr>
                <w:rFonts w:cs="Times New Roman"/>
              </w:rPr>
            </w:pPr>
            <w:r w:rsidRPr="4A2C2083">
              <w:rPr>
                <w:rFonts w:cs="Times New Roman"/>
              </w:rPr>
              <w:t>11</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9132B2F" w14:textId="4268059C" w:rsidR="00440C0E" w:rsidRPr="00421448" w:rsidRDefault="00440C0E" w:rsidP="00440C0E">
            <w:pPr>
              <w:spacing w:line="0" w:lineRule="atLeast"/>
              <w:jc w:val="center"/>
              <w:rPr>
                <w:rFonts w:cs="Times New Roman"/>
              </w:rPr>
            </w:pPr>
            <w:r w:rsidRPr="4A2C2083">
              <w:rPr>
                <w:rFonts w:cs="Times New Roman"/>
              </w:rPr>
              <w:t>8</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F6C8B67" w14:textId="4378D0D6" w:rsidR="00440C0E" w:rsidRPr="00421448" w:rsidRDefault="00440C0E" w:rsidP="00440C0E">
            <w:pPr>
              <w:spacing w:line="0" w:lineRule="atLeast"/>
              <w:jc w:val="center"/>
              <w:rPr>
                <w:rFonts w:cs="Times New Roman"/>
              </w:rPr>
            </w:pPr>
            <w:r w:rsidRPr="4A2C2083">
              <w:rPr>
                <w:rFonts w:cs="Times New Roman"/>
              </w:rPr>
              <w:t>8</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p w14:paraId="099F4846" w14:textId="6584301E" w:rsidR="00440C0E" w:rsidRDefault="00440C0E" w:rsidP="00440C0E">
            <w:pPr>
              <w:spacing w:line="0" w:lineRule="atLeast"/>
              <w:jc w:val="center"/>
              <w:rPr>
                <w:rFonts w:cs="Times New Roman"/>
              </w:rPr>
            </w:pPr>
            <w:r w:rsidRPr="4A2C2083">
              <w:rPr>
                <w:rFonts w:cs="Times New Roman"/>
              </w:rPr>
              <w:t>5</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22CECC0" w14:textId="2573E650" w:rsidR="00440C0E" w:rsidRPr="00421448" w:rsidRDefault="00440C0E" w:rsidP="00440C0E">
            <w:pPr>
              <w:spacing w:line="0" w:lineRule="atLeast"/>
              <w:jc w:val="center"/>
              <w:rPr>
                <w:rFonts w:cs="Times New Roman"/>
              </w:rPr>
            </w:pPr>
            <w:r w:rsidRPr="78C5546E">
              <w:rPr>
                <w:rFonts w:cs="Times New Roman"/>
              </w:rPr>
              <w:t>15</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0833ED2" w14:textId="610683D6" w:rsidR="00440C0E" w:rsidRPr="00421448" w:rsidRDefault="00440C0E" w:rsidP="00440C0E">
            <w:pPr>
              <w:spacing w:line="0" w:lineRule="atLeast"/>
              <w:jc w:val="center"/>
              <w:rPr>
                <w:rFonts w:cs="Times New Roman"/>
              </w:rPr>
            </w:pPr>
            <w:r w:rsidRPr="652361BB">
              <w:rPr>
                <w:rFonts w:cs="Times New Roman"/>
              </w:rPr>
              <w:t>15</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60DB332" w14:textId="6D740EB0" w:rsidR="00440C0E" w:rsidRPr="00421448" w:rsidRDefault="00440C0E" w:rsidP="00440C0E">
            <w:pPr>
              <w:spacing w:line="0" w:lineRule="atLeast"/>
              <w:jc w:val="center"/>
              <w:rPr>
                <w:rFonts w:cs="Times New Roman"/>
              </w:rPr>
            </w:pPr>
            <w:r w:rsidRPr="652361BB">
              <w:rPr>
                <w:rFonts w:cs="Times New Roman"/>
              </w:rPr>
              <w:t>10</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6A0326C" w14:textId="7E91C734" w:rsidR="00440C0E" w:rsidRPr="00421448" w:rsidRDefault="00440C0E" w:rsidP="00440C0E">
            <w:pPr>
              <w:spacing w:line="0" w:lineRule="atLeast"/>
              <w:jc w:val="center"/>
              <w:rPr>
                <w:rFonts w:cs="Times New Roman"/>
              </w:rPr>
            </w:pPr>
            <w:r w:rsidRPr="652361BB">
              <w:rPr>
                <w:rFonts w:cs="Times New Roman"/>
              </w:rPr>
              <w:t>7</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93DF89F" w14:textId="2C0A05DF" w:rsidR="00440C0E" w:rsidRDefault="00440C0E" w:rsidP="00440C0E">
            <w:pPr>
              <w:spacing w:line="0" w:lineRule="atLeast"/>
              <w:jc w:val="center"/>
              <w:rPr>
                <w:rFonts w:cs="Times New Roman"/>
              </w:rPr>
            </w:pPr>
            <w:r w:rsidRPr="1AF91A83">
              <w:rPr>
                <w:rFonts w:cs="Times New Roman"/>
              </w:rPr>
              <w:t>11</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8F9C4B7" w14:textId="77777777" w:rsidR="00440C0E" w:rsidRPr="00421448" w:rsidRDefault="00440C0E" w:rsidP="00440C0E">
            <w:pPr>
              <w:jc w:val="center"/>
              <w:rPr>
                <w:rFonts w:eastAsia="Times New Roman" w:cs="Times New Roman"/>
              </w:rPr>
            </w:pPr>
          </w:p>
          <w:p w14:paraId="247690C5" w14:textId="77777777" w:rsidR="00440C0E" w:rsidRPr="00421448" w:rsidRDefault="00440C0E" w:rsidP="00440C0E">
            <w:pPr>
              <w:spacing w:line="0" w:lineRule="atLeast"/>
              <w:jc w:val="center"/>
              <w:rPr>
                <w:rFonts w:cs="Times New Roman"/>
              </w:rPr>
            </w:pPr>
          </w:p>
          <w:p w14:paraId="5A221B8F" w14:textId="77777777" w:rsidR="00440C0E" w:rsidRPr="00421448" w:rsidRDefault="00440C0E" w:rsidP="00440C0E">
            <w:pPr>
              <w:spacing w:line="0" w:lineRule="atLeast"/>
              <w:jc w:val="center"/>
              <w:rPr>
                <w:rFonts w:cs="Times New Roman"/>
              </w:rPr>
            </w:pPr>
          </w:p>
          <w:p w14:paraId="27B37477" w14:textId="77777777" w:rsidR="00440C0E" w:rsidRPr="00421448" w:rsidRDefault="00440C0E" w:rsidP="00440C0E">
            <w:pPr>
              <w:spacing w:line="0" w:lineRule="atLeast"/>
              <w:jc w:val="center"/>
              <w:rPr>
                <w:rFonts w:cs="Times New Roman"/>
              </w:rPr>
            </w:pPr>
          </w:p>
          <w:p w14:paraId="10FC75FA" w14:textId="5E233E88" w:rsidR="00440C0E" w:rsidRPr="00421448" w:rsidRDefault="00440C0E" w:rsidP="00440C0E">
            <w:pPr>
              <w:spacing w:line="0" w:lineRule="atLeast"/>
              <w:jc w:val="center"/>
              <w:rPr>
                <w:rFonts w:cs="Times New Roman"/>
              </w:rPr>
            </w:pPr>
            <w:r w:rsidRPr="652361BB">
              <w:rPr>
                <w:rFonts w:cs="Times New Roman"/>
              </w:rPr>
              <w:t>30</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3992398" w14:textId="77777777" w:rsidR="00440C0E" w:rsidRPr="00421448" w:rsidRDefault="00440C0E" w:rsidP="00440C0E">
            <w:pPr>
              <w:jc w:val="center"/>
              <w:rPr>
                <w:rFonts w:eastAsia="Times New Roman" w:cs="Times New Roman"/>
              </w:rPr>
            </w:pPr>
          </w:p>
          <w:p w14:paraId="374070A5" w14:textId="77777777" w:rsidR="00440C0E" w:rsidRPr="00421448" w:rsidRDefault="00440C0E" w:rsidP="00440C0E">
            <w:pPr>
              <w:spacing w:line="0" w:lineRule="atLeast"/>
              <w:jc w:val="center"/>
              <w:rPr>
                <w:rFonts w:cs="Times New Roman"/>
              </w:rPr>
            </w:pPr>
          </w:p>
          <w:p w14:paraId="0D0B4270" w14:textId="77777777" w:rsidR="00440C0E" w:rsidRPr="00421448" w:rsidRDefault="00440C0E" w:rsidP="00440C0E">
            <w:pPr>
              <w:spacing w:line="0" w:lineRule="atLeast"/>
              <w:jc w:val="center"/>
              <w:rPr>
                <w:rFonts w:cs="Times New Roman"/>
              </w:rPr>
            </w:pPr>
          </w:p>
          <w:p w14:paraId="23909A9A" w14:textId="77777777" w:rsidR="00440C0E" w:rsidRPr="00421448" w:rsidRDefault="00440C0E" w:rsidP="00440C0E">
            <w:pPr>
              <w:spacing w:line="0" w:lineRule="atLeast"/>
              <w:jc w:val="center"/>
              <w:rPr>
                <w:rFonts w:cs="Times New Roman"/>
              </w:rPr>
            </w:pPr>
          </w:p>
          <w:p w14:paraId="54F78371" w14:textId="1FB90018" w:rsidR="00440C0E" w:rsidRPr="00421448" w:rsidRDefault="00440C0E" w:rsidP="00440C0E">
            <w:pPr>
              <w:spacing w:line="0" w:lineRule="atLeast"/>
              <w:jc w:val="center"/>
              <w:rPr>
                <w:rFonts w:cs="Times New Roman"/>
              </w:rPr>
            </w:pPr>
            <w:r w:rsidRPr="652361BB">
              <w:rPr>
                <w:rFonts w:cs="Times New Roman"/>
              </w:rPr>
              <w:t>22</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67A5E64" w14:textId="77777777" w:rsidR="00440C0E" w:rsidRPr="00421448" w:rsidRDefault="00440C0E" w:rsidP="00440C0E">
            <w:pPr>
              <w:jc w:val="center"/>
              <w:rPr>
                <w:rFonts w:eastAsia="Times New Roman" w:cs="Times New Roman"/>
              </w:rPr>
            </w:pPr>
          </w:p>
          <w:p w14:paraId="5BA4AD1C" w14:textId="77777777" w:rsidR="00440C0E" w:rsidRPr="00421448" w:rsidRDefault="00440C0E" w:rsidP="00440C0E">
            <w:pPr>
              <w:spacing w:line="0" w:lineRule="atLeast"/>
              <w:jc w:val="center"/>
              <w:rPr>
                <w:rFonts w:cs="Times New Roman"/>
              </w:rPr>
            </w:pPr>
          </w:p>
          <w:p w14:paraId="16FF483E" w14:textId="77777777" w:rsidR="00440C0E" w:rsidRPr="00421448" w:rsidRDefault="00440C0E" w:rsidP="00440C0E">
            <w:pPr>
              <w:spacing w:line="0" w:lineRule="atLeast"/>
              <w:jc w:val="center"/>
              <w:rPr>
                <w:rFonts w:cs="Times New Roman"/>
              </w:rPr>
            </w:pPr>
          </w:p>
          <w:p w14:paraId="75585408" w14:textId="77777777" w:rsidR="00440C0E" w:rsidRPr="00421448" w:rsidRDefault="00440C0E" w:rsidP="00440C0E">
            <w:pPr>
              <w:spacing w:line="0" w:lineRule="atLeast"/>
              <w:jc w:val="center"/>
              <w:rPr>
                <w:rFonts w:cs="Times New Roman"/>
              </w:rPr>
            </w:pPr>
          </w:p>
          <w:p w14:paraId="0F840217" w14:textId="54949093" w:rsidR="00440C0E" w:rsidRPr="00421448" w:rsidRDefault="00440C0E" w:rsidP="00440C0E">
            <w:pPr>
              <w:spacing w:line="0" w:lineRule="atLeast"/>
              <w:jc w:val="center"/>
              <w:rPr>
                <w:rFonts w:cs="Times New Roman"/>
              </w:rPr>
            </w:pPr>
            <w:r w:rsidRPr="652361BB">
              <w:rPr>
                <w:rFonts w:cs="Times New Roman"/>
              </w:rPr>
              <w:t>20</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674404D" w14:textId="5118377B" w:rsidR="00440C0E" w:rsidRPr="00421448" w:rsidRDefault="00440C0E" w:rsidP="00440C0E">
            <w:pPr>
              <w:jc w:val="center"/>
              <w:rPr>
                <w:rFonts w:eastAsia="Times New Roman" w:cs="Times New Roman"/>
              </w:rPr>
            </w:pPr>
            <w:r w:rsidRPr="1AF91A83">
              <w:rPr>
                <w:rFonts w:cs="Times New Roman"/>
              </w:rPr>
              <w:t>39</w:t>
            </w:r>
          </w:p>
        </w:tc>
      </w:tr>
      <w:tr w:rsidR="00440C0E" w:rsidRPr="00421448" w14:paraId="0591BBCE" w14:textId="63B75159" w:rsidTr="00440C0E">
        <w:tc>
          <w:tcPr>
            <w:tcW w:w="7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870F6FF" w14:textId="77777777" w:rsidR="00440C0E" w:rsidRPr="00D96222" w:rsidRDefault="00440C0E" w:rsidP="00440C0E">
            <w:pPr>
              <w:spacing w:line="0" w:lineRule="atLeast"/>
              <w:rPr>
                <w:rFonts w:cs="Times New Roman"/>
                <w:color w:val="000000" w:themeColor="text1"/>
              </w:rPr>
            </w:pPr>
            <w:r w:rsidRPr="652361BB">
              <w:rPr>
                <w:rFonts w:cs="Times New Roman"/>
              </w:rPr>
              <w:t>North Dakota </w:t>
            </w:r>
          </w:p>
        </w:tc>
        <w:tc>
          <w:tcPr>
            <w:tcW w:w="54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0C08076" w14:textId="6F03FB64" w:rsidR="00440C0E" w:rsidRPr="00421448" w:rsidRDefault="00440C0E" w:rsidP="00440C0E">
            <w:pPr>
              <w:spacing w:line="0" w:lineRule="atLeast"/>
              <w:jc w:val="center"/>
              <w:rPr>
                <w:rFonts w:cs="Times New Roman"/>
              </w:rPr>
            </w:pPr>
            <w:r w:rsidRPr="1AF91A83">
              <w:rPr>
                <w:rFonts w:cs="Times New Roman"/>
              </w:rPr>
              <w:t>17</w:t>
            </w:r>
          </w:p>
        </w:tc>
        <w:tc>
          <w:tcPr>
            <w:tcW w:w="7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F87824B" w14:textId="6846D36B" w:rsidR="00440C0E" w:rsidRPr="00421448" w:rsidRDefault="00440C0E" w:rsidP="00440C0E">
            <w:pPr>
              <w:spacing w:line="0" w:lineRule="atLeast"/>
              <w:jc w:val="center"/>
              <w:rPr>
                <w:rFonts w:cs="Times New Roman"/>
              </w:rPr>
            </w:pPr>
            <w:r w:rsidRPr="4A2C2083">
              <w:rPr>
                <w:rFonts w:cs="Times New Roman"/>
              </w:rPr>
              <w:t>38</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C9E4E8A" w14:textId="447CE60D" w:rsidR="00440C0E" w:rsidRPr="00421448" w:rsidRDefault="00440C0E" w:rsidP="00440C0E">
            <w:pPr>
              <w:spacing w:line="0" w:lineRule="atLeast"/>
              <w:jc w:val="center"/>
              <w:rPr>
                <w:rFonts w:cs="Times New Roman"/>
              </w:rPr>
            </w:pPr>
            <w:r w:rsidRPr="4A2C2083">
              <w:rPr>
                <w:rFonts w:cs="Times New Roman"/>
              </w:rPr>
              <w:t>5</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037CF11" w14:textId="0EEED9F9" w:rsidR="00440C0E" w:rsidRPr="00421448" w:rsidRDefault="00440C0E" w:rsidP="00440C0E">
            <w:pPr>
              <w:spacing w:line="0" w:lineRule="atLeast"/>
              <w:jc w:val="center"/>
              <w:rPr>
                <w:rFonts w:cs="Times New Roman"/>
              </w:rPr>
            </w:pPr>
            <w:r w:rsidRPr="4A2C2083">
              <w:rPr>
                <w:rFonts w:cs="Times New Roman"/>
              </w:rPr>
              <w:t>12</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p w14:paraId="1A6F4C68" w14:textId="5F39AAA1" w:rsidR="00440C0E" w:rsidRDefault="00440C0E" w:rsidP="00440C0E">
            <w:pPr>
              <w:spacing w:line="0" w:lineRule="atLeast"/>
              <w:jc w:val="center"/>
              <w:rPr>
                <w:rFonts w:cs="Times New Roman"/>
              </w:rPr>
            </w:pPr>
            <w:r w:rsidRPr="4A2C2083">
              <w:rPr>
                <w:rFonts w:cs="Times New Roman"/>
              </w:rPr>
              <w:t>35</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80F64DD" w14:textId="1D56DAD2" w:rsidR="00440C0E" w:rsidRPr="00421448" w:rsidRDefault="00440C0E" w:rsidP="00440C0E">
            <w:pPr>
              <w:spacing w:line="0" w:lineRule="atLeast"/>
              <w:jc w:val="center"/>
              <w:rPr>
                <w:rFonts w:cs="Times New Roman"/>
              </w:rPr>
            </w:pPr>
            <w:r w:rsidRPr="652361BB">
              <w:rPr>
                <w:rFonts w:cs="Times New Roman"/>
              </w:rPr>
              <w:t>7</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19D5A24" w14:textId="6B2C1EA2" w:rsidR="00440C0E" w:rsidRPr="00421448" w:rsidRDefault="00440C0E" w:rsidP="00440C0E">
            <w:pPr>
              <w:spacing w:line="0" w:lineRule="atLeast"/>
              <w:jc w:val="center"/>
              <w:rPr>
                <w:rFonts w:cs="Times New Roman"/>
              </w:rPr>
            </w:pPr>
            <w:r w:rsidRPr="652361BB">
              <w:rPr>
                <w:rFonts w:cs="Times New Roman"/>
              </w:rPr>
              <w:t>2</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C97CF81" w14:textId="07BB1433" w:rsidR="00440C0E" w:rsidRPr="00421448" w:rsidRDefault="00440C0E" w:rsidP="00440C0E">
            <w:pPr>
              <w:spacing w:line="0" w:lineRule="atLeast"/>
              <w:jc w:val="center"/>
              <w:rPr>
                <w:rFonts w:cs="Times New Roman"/>
              </w:rPr>
            </w:pPr>
            <w:r w:rsidRPr="652361BB">
              <w:rPr>
                <w:rFonts w:cs="Times New Roman"/>
              </w:rPr>
              <w:t>28</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70032B9" w14:textId="2E6F54F0" w:rsidR="00440C0E" w:rsidRPr="00421448" w:rsidRDefault="00440C0E" w:rsidP="00440C0E">
            <w:pPr>
              <w:spacing w:line="0" w:lineRule="atLeast"/>
              <w:jc w:val="center"/>
              <w:rPr>
                <w:rFonts w:cs="Times New Roman"/>
              </w:rPr>
            </w:pPr>
            <w:r w:rsidRPr="652361BB">
              <w:rPr>
                <w:rFonts w:cs="Times New Roman"/>
              </w:rPr>
              <w:t>24</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C6947A7" w14:textId="0539E62D" w:rsidR="00440C0E" w:rsidRDefault="00440C0E" w:rsidP="00440C0E">
            <w:pPr>
              <w:spacing w:line="0" w:lineRule="atLeast"/>
              <w:jc w:val="center"/>
              <w:rPr>
                <w:rFonts w:cs="Times New Roman"/>
              </w:rPr>
            </w:pPr>
            <w:r w:rsidRPr="1AF91A83">
              <w:rPr>
                <w:rFonts w:cs="Times New Roman"/>
              </w:rPr>
              <w:t>4</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535408D" w14:textId="77777777" w:rsidR="00440C0E" w:rsidRPr="00421448" w:rsidRDefault="00440C0E" w:rsidP="00440C0E">
            <w:pPr>
              <w:spacing w:line="0" w:lineRule="atLeast"/>
              <w:jc w:val="center"/>
              <w:rPr>
                <w:rFonts w:cs="Times New Roman"/>
              </w:rPr>
            </w:pPr>
          </w:p>
          <w:p w14:paraId="22DF09DD" w14:textId="77777777" w:rsidR="00440C0E" w:rsidRPr="00421448" w:rsidRDefault="00440C0E" w:rsidP="00440C0E">
            <w:pPr>
              <w:spacing w:line="0" w:lineRule="atLeast"/>
              <w:jc w:val="center"/>
              <w:rPr>
                <w:rFonts w:cs="Times New Roman"/>
              </w:rPr>
            </w:pPr>
          </w:p>
          <w:p w14:paraId="0F15A946" w14:textId="77777777" w:rsidR="00440C0E" w:rsidRPr="00421448" w:rsidRDefault="00440C0E" w:rsidP="00440C0E">
            <w:pPr>
              <w:spacing w:line="0" w:lineRule="atLeast"/>
              <w:jc w:val="center"/>
              <w:rPr>
                <w:rFonts w:cs="Times New Roman"/>
              </w:rPr>
            </w:pPr>
          </w:p>
          <w:p w14:paraId="21D309F2" w14:textId="3FF7A003" w:rsidR="00440C0E" w:rsidRPr="00421448" w:rsidRDefault="00440C0E" w:rsidP="00440C0E">
            <w:pPr>
              <w:spacing w:line="0" w:lineRule="atLeast"/>
              <w:jc w:val="center"/>
              <w:rPr>
                <w:rFonts w:cs="Times New Roman"/>
              </w:rPr>
            </w:pPr>
            <w:r w:rsidRPr="652361BB">
              <w:rPr>
                <w:rFonts w:cs="Times New Roman"/>
              </w:rPr>
              <w:t>43</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3263890" w14:textId="77777777" w:rsidR="00440C0E" w:rsidRPr="00421448" w:rsidRDefault="00440C0E" w:rsidP="00440C0E">
            <w:pPr>
              <w:spacing w:line="0" w:lineRule="atLeast"/>
              <w:jc w:val="center"/>
              <w:rPr>
                <w:rFonts w:cs="Times New Roman"/>
              </w:rPr>
            </w:pPr>
          </w:p>
          <w:p w14:paraId="59CA08C8" w14:textId="77777777" w:rsidR="00440C0E" w:rsidRPr="00421448" w:rsidRDefault="00440C0E" w:rsidP="00440C0E">
            <w:pPr>
              <w:spacing w:line="0" w:lineRule="atLeast"/>
              <w:jc w:val="center"/>
              <w:rPr>
                <w:rFonts w:cs="Times New Roman"/>
              </w:rPr>
            </w:pPr>
          </w:p>
          <w:p w14:paraId="74BE67AB" w14:textId="77777777" w:rsidR="00440C0E" w:rsidRPr="00421448" w:rsidRDefault="00440C0E" w:rsidP="00440C0E">
            <w:pPr>
              <w:spacing w:line="0" w:lineRule="atLeast"/>
              <w:jc w:val="center"/>
              <w:rPr>
                <w:rFonts w:cs="Times New Roman"/>
              </w:rPr>
            </w:pPr>
          </w:p>
          <w:p w14:paraId="54E94E5C" w14:textId="314D627E" w:rsidR="00440C0E" w:rsidRPr="00421448" w:rsidRDefault="00440C0E" w:rsidP="00440C0E">
            <w:pPr>
              <w:spacing w:line="0" w:lineRule="atLeast"/>
              <w:rPr>
                <w:rFonts w:cs="Times New Roman"/>
              </w:rPr>
            </w:pPr>
            <w:r w:rsidRPr="652361BB">
              <w:rPr>
                <w:rFonts w:cs="Times New Roman"/>
              </w:rPr>
              <w:t>19</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631A779" w14:textId="77777777" w:rsidR="00440C0E" w:rsidRPr="00421448" w:rsidRDefault="00440C0E" w:rsidP="00440C0E">
            <w:pPr>
              <w:spacing w:line="0" w:lineRule="atLeast"/>
              <w:jc w:val="center"/>
              <w:rPr>
                <w:rFonts w:cs="Times New Roman"/>
              </w:rPr>
            </w:pPr>
          </w:p>
          <w:p w14:paraId="014E1FBC" w14:textId="77777777" w:rsidR="00440C0E" w:rsidRPr="00421448" w:rsidRDefault="00440C0E" w:rsidP="00440C0E">
            <w:pPr>
              <w:spacing w:line="0" w:lineRule="atLeast"/>
              <w:jc w:val="center"/>
              <w:rPr>
                <w:rFonts w:cs="Times New Roman"/>
              </w:rPr>
            </w:pPr>
          </w:p>
          <w:p w14:paraId="60BB1C0E" w14:textId="77777777" w:rsidR="00440C0E" w:rsidRPr="00421448" w:rsidRDefault="00440C0E" w:rsidP="00440C0E">
            <w:pPr>
              <w:spacing w:line="0" w:lineRule="atLeast"/>
              <w:jc w:val="center"/>
              <w:rPr>
                <w:rFonts w:cs="Times New Roman"/>
              </w:rPr>
            </w:pPr>
          </w:p>
          <w:p w14:paraId="1570058D" w14:textId="020A985C" w:rsidR="00440C0E" w:rsidRPr="00421448" w:rsidRDefault="00440C0E" w:rsidP="00440C0E">
            <w:pPr>
              <w:spacing w:line="0" w:lineRule="atLeast"/>
              <w:jc w:val="center"/>
              <w:rPr>
                <w:rFonts w:cs="Times New Roman"/>
              </w:rPr>
            </w:pPr>
            <w:r w:rsidRPr="652361BB">
              <w:rPr>
                <w:rFonts w:cs="Times New Roman"/>
              </w:rPr>
              <w:t>5</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6C46E49" w14:textId="2915471F" w:rsidR="00440C0E" w:rsidRPr="00421448" w:rsidRDefault="00440C0E" w:rsidP="00440C0E">
            <w:pPr>
              <w:spacing w:line="0" w:lineRule="atLeast"/>
              <w:jc w:val="center"/>
              <w:rPr>
                <w:rFonts w:cs="Times New Roman"/>
              </w:rPr>
            </w:pPr>
            <w:r w:rsidRPr="1AF91A83">
              <w:rPr>
                <w:rFonts w:cs="Times New Roman"/>
              </w:rPr>
              <w:t>23</w:t>
            </w:r>
          </w:p>
        </w:tc>
      </w:tr>
      <w:tr w:rsidR="00440C0E" w:rsidRPr="00421448" w14:paraId="0385D843" w14:textId="696F024B" w:rsidTr="00440C0E">
        <w:tc>
          <w:tcPr>
            <w:tcW w:w="7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2DE8F8C" w14:textId="77777777" w:rsidR="00440C0E" w:rsidRPr="00D96222" w:rsidRDefault="00440C0E" w:rsidP="00440C0E">
            <w:pPr>
              <w:spacing w:line="0" w:lineRule="atLeast"/>
              <w:rPr>
                <w:rFonts w:cs="Times New Roman"/>
                <w:color w:val="000000" w:themeColor="text1"/>
              </w:rPr>
            </w:pPr>
            <w:r w:rsidRPr="652361BB">
              <w:rPr>
                <w:rFonts w:cs="Times New Roman"/>
              </w:rPr>
              <w:lastRenderedPageBreak/>
              <w:t>Ohio</w:t>
            </w:r>
          </w:p>
        </w:tc>
        <w:tc>
          <w:tcPr>
            <w:tcW w:w="54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F35D329" w14:textId="19AA9588" w:rsidR="00440C0E" w:rsidRPr="00421448" w:rsidRDefault="00440C0E" w:rsidP="00440C0E">
            <w:pPr>
              <w:spacing w:line="0" w:lineRule="atLeast"/>
              <w:jc w:val="center"/>
              <w:rPr>
                <w:rFonts w:cs="Times New Roman"/>
              </w:rPr>
            </w:pPr>
            <w:r w:rsidRPr="1AF91A83">
              <w:rPr>
                <w:rFonts w:cs="Times New Roman"/>
              </w:rPr>
              <w:t>15</w:t>
            </w:r>
          </w:p>
        </w:tc>
        <w:tc>
          <w:tcPr>
            <w:tcW w:w="7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11FC8C3" w14:textId="454026D8" w:rsidR="00440C0E" w:rsidRPr="00421448" w:rsidRDefault="00440C0E" w:rsidP="00440C0E">
            <w:pPr>
              <w:spacing w:line="0" w:lineRule="atLeast"/>
              <w:jc w:val="center"/>
              <w:rPr>
                <w:rFonts w:cs="Times New Roman"/>
              </w:rPr>
            </w:pPr>
            <w:r w:rsidRPr="4A2C2083">
              <w:rPr>
                <w:rFonts w:cs="Times New Roman"/>
              </w:rPr>
              <w:t>16</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B65C910" w14:textId="05621711" w:rsidR="00440C0E" w:rsidRPr="00421448" w:rsidRDefault="00440C0E" w:rsidP="00440C0E">
            <w:pPr>
              <w:spacing w:line="0" w:lineRule="atLeast"/>
              <w:jc w:val="center"/>
              <w:rPr>
                <w:rFonts w:cs="Times New Roman"/>
              </w:rPr>
            </w:pPr>
            <w:r w:rsidRPr="4A2C2083">
              <w:rPr>
                <w:rFonts w:cs="Times New Roman"/>
              </w:rPr>
              <w:t>7</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ADF5E0E" w14:textId="52338127" w:rsidR="00440C0E" w:rsidRPr="00421448" w:rsidRDefault="00440C0E" w:rsidP="00440C0E">
            <w:pPr>
              <w:spacing w:line="0" w:lineRule="atLeast"/>
              <w:jc w:val="center"/>
              <w:rPr>
                <w:rFonts w:cs="Times New Roman"/>
              </w:rPr>
            </w:pPr>
            <w:r w:rsidRPr="4A2C2083">
              <w:rPr>
                <w:rFonts w:cs="Times New Roman"/>
              </w:rPr>
              <w:t>37</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p w14:paraId="334EF870" w14:textId="5A1DDA77" w:rsidR="00440C0E" w:rsidRDefault="00440C0E" w:rsidP="00440C0E">
            <w:pPr>
              <w:spacing w:line="0" w:lineRule="atLeast"/>
              <w:jc w:val="center"/>
              <w:rPr>
                <w:rFonts w:cs="Times New Roman"/>
              </w:rPr>
            </w:pPr>
            <w:r w:rsidRPr="4A2C2083">
              <w:rPr>
                <w:rFonts w:cs="Times New Roman"/>
              </w:rPr>
              <w:t>16</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62800A6" w14:textId="0027BB12" w:rsidR="00440C0E" w:rsidRPr="00421448" w:rsidRDefault="00440C0E" w:rsidP="00440C0E">
            <w:pPr>
              <w:spacing w:line="0" w:lineRule="atLeast"/>
              <w:jc w:val="center"/>
              <w:rPr>
                <w:rFonts w:cs="Times New Roman"/>
              </w:rPr>
            </w:pPr>
            <w:r w:rsidRPr="652361BB">
              <w:rPr>
                <w:rFonts w:cs="Times New Roman"/>
              </w:rPr>
              <w:t>33</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7ADB7AC" w14:textId="45E379EF" w:rsidR="00440C0E" w:rsidRPr="00421448" w:rsidRDefault="00440C0E" w:rsidP="00440C0E">
            <w:pPr>
              <w:spacing w:line="0" w:lineRule="atLeast"/>
              <w:jc w:val="center"/>
              <w:rPr>
                <w:rFonts w:cs="Times New Roman"/>
              </w:rPr>
            </w:pPr>
            <w:r w:rsidRPr="652361BB">
              <w:rPr>
                <w:rFonts w:cs="Times New Roman"/>
              </w:rPr>
              <w:t>32</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E6C1362" w14:textId="766301A3" w:rsidR="00440C0E" w:rsidRPr="00421448" w:rsidRDefault="00440C0E" w:rsidP="00440C0E">
            <w:pPr>
              <w:spacing w:line="0" w:lineRule="atLeast"/>
              <w:jc w:val="center"/>
              <w:rPr>
                <w:rFonts w:cs="Times New Roman"/>
              </w:rPr>
            </w:pPr>
            <w:r w:rsidRPr="652361BB">
              <w:rPr>
                <w:rFonts w:cs="Times New Roman"/>
              </w:rPr>
              <w:t>17</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3305E89" w14:textId="7A48F11D" w:rsidR="00440C0E" w:rsidRPr="00421448" w:rsidRDefault="00440C0E" w:rsidP="00440C0E">
            <w:pPr>
              <w:spacing w:line="0" w:lineRule="atLeast"/>
              <w:jc w:val="center"/>
              <w:rPr>
                <w:rFonts w:cs="Times New Roman"/>
              </w:rPr>
            </w:pPr>
            <w:r w:rsidRPr="652361BB">
              <w:rPr>
                <w:rFonts w:cs="Times New Roman"/>
              </w:rPr>
              <w:t>39</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B07BE7F" w14:textId="2E058C38" w:rsidR="00440C0E" w:rsidRDefault="00440C0E" w:rsidP="00440C0E">
            <w:pPr>
              <w:spacing w:line="0" w:lineRule="atLeast"/>
              <w:jc w:val="center"/>
              <w:rPr>
                <w:rFonts w:cs="Times New Roman"/>
              </w:rPr>
            </w:pPr>
            <w:r w:rsidRPr="1AF91A83">
              <w:rPr>
                <w:rFonts w:cs="Times New Roman"/>
              </w:rPr>
              <w:t>30</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12BF2CED" w14:textId="77777777" w:rsidR="00440C0E" w:rsidRPr="00421448" w:rsidRDefault="00440C0E" w:rsidP="00440C0E">
            <w:pPr>
              <w:spacing w:line="0" w:lineRule="atLeast"/>
              <w:jc w:val="center"/>
              <w:rPr>
                <w:rFonts w:cs="Times New Roman"/>
              </w:rPr>
            </w:pPr>
          </w:p>
          <w:p w14:paraId="6F7266BA" w14:textId="601C4B98" w:rsidR="00440C0E" w:rsidRPr="00421448" w:rsidRDefault="00440C0E" w:rsidP="00440C0E">
            <w:pPr>
              <w:spacing w:line="0" w:lineRule="atLeast"/>
              <w:jc w:val="center"/>
              <w:rPr>
                <w:rFonts w:cs="Times New Roman"/>
              </w:rPr>
            </w:pPr>
            <w:r w:rsidRPr="652361BB">
              <w:rPr>
                <w:rFonts w:cs="Times New Roman"/>
              </w:rPr>
              <w:t>16</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1DF71A9" w14:textId="77777777" w:rsidR="00440C0E" w:rsidRPr="00421448" w:rsidRDefault="00440C0E" w:rsidP="00440C0E">
            <w:pPr>
              <w:spacing w:line="0" w:lineRule="atLeast"/>
              <w:jc w:val="center"/>
              <w:rPr>
                <w:rFonts w:cs="Times New Roman"/>
              </w:rPr>
            </w:pPr>
          </w:p>
          <w:p w14:paraId="169480D7" w14:textId="0418512A" w:rsidR="00440C0E" w:rsidRPr="00421448" w:rsidRDefault="00440C0E" w:rsidP="00440C0E">
            <w:pPr>
              <w:spacing w:line="0" w:lineRule="atLeast"/>
              <w:rPr>
                <w:rFonts w:cs="Times New Roman"/>
              </w:rPr>
            </w:pPr>
            <w:r w:rsidRPr="652361BB">
              <w:rPr>
                <w:rFonts w:cs="Times New Roman"/>
              </w:rPr>
              <w:t>11</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18D11CD2" w14:textId="77777777" w:rsidR="00440C0E" w:rsidRPr="00421448" w:rsidRDefault="00440C0E" w:rsidP="00440C0E">
            <w:pPr>
              <w:spacing w:line="0" w:lineRule="atLeast"/>
              <w:jc w:val="center"/>
              <w:rPr>
                <w:rFonts w:cs="Times New Roman"/>
              </w:rPr>
            </w:pPr>
          </w:p>
          <w:p w14:paraId="5A1F72D9" w14:textId="17DCE34B" w:rsidR="00440C0E" w:rsidRPr="00421448" w:rsidRDefault="00440C0E" w:rsidP="00440C0E">
            <w:pPr>
              <w:spacing w:line="0" w:lineRule="atLeast"/>
              <w:jc w:val="center"/>
              <w:rPr>
                <w:rFonts w:cs="Times New Roman"/>
              </w:rPr>
            </w:pPr>
            <w:r w:rsidRPr="652361BB">
              <w:rPr>
                <w:rFonts w:cs="Times New Roman"/>
              </w:rPr>
              <w:t>15</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27057FD" w14:textId="30563725" w:rsidR="00440C0E" w:rsidRPr="00421448" w:rsidRDefault="00440C0E" w:rsidP="00440C0E">
            <w:pPr>
              <w:spacing w:line="0" w:lineRule="atLeast"/>
              <w:jc w:val="center"/>
              <w:rPr>
                <w:rFonts w:cs="Times New Roman"/>
              </w:rPr>
            </w:pPr>
            <w:r w:rsidRPr="1AF91A83">
              <w:rPr>
                <w:rFonts w:cs="Times New Roman"/>
              </w:rPr>
              <w:t>37</w:t>
            </w:r>
          </w:p>
        </w:tc>
      </w:tr>
      <w:tr w:rsidR="00440C0E" w:rsidRPr="00421448" w14:paraId="7824B1D9" w14:textId="44A2DF36" w:rsidTr="00440C0E">
        <w:tc>
          <w:tcPr>
            <w:tcW w:w="7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0C62542" w14:textId="77777777" w:rsidR="00440C0E" w:rsidRPr="00D96222" w:rsidRDefault="00440C0E" w:rsidP="00440C0E">
            <w:pPr>
              <w:spacing w:line="0" w:lineRule="atLeast"/>
              <w:rPr>
                <w:rFonts w:cs="Times New Roman"/>
                <w:color w:val="000000" w:themeColor="text1"/>
              </w:rPr>
            </w:pPr>
            <w:r w:rsidRPr="652361BB">
              <w:rPr>
                <w:rFonts w:cs="Times New Roman"/>
              </w:rPr>
              <w:t>Oklahoma</w:t>
            </w:r>
          </w:p>
        </w:tc>
        <w:tc>
          <w:tcPr>
            <w:tcW w:w="54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C90212F" w14:textId="71C7DE71" w:rsidR="00440C0E" w:rsidRPr="00421448" w:rsidRDefault="00440C0E" w:rsidP="00440C0E">
            <w:pPr>
              <w:spacing w:line="0" w:lineRule="atLeast"/>
              <w:jc w:val="center"/>
              <w:rPr>
                <w:rFonts w:cs="Times New Roman"/>
              </w:rPr>
            </w:pPr>
            <w:r w:rsidRPr="1AF91A83">
              <w:rPr>
                <w:rFonts w:cs="Times New Roman"/>
              </w:rPr>
              <w:t>44</w:t>
            </w:r>
          </w:p>
        </w:tc>
        <w:tc>
          <w:tcPr>
            <w:tcW w:w="7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0338B3F" w14:textId="77777777" w:rsidR="00440C0E" w:rsidRPr="00421448" w:rsidRDefault="00440C0E" w:rsidP="00440C0E">
            <w:pPr>
              <w:spacing w:line="0" w:lineRule="atLeast"/>
              <w:jc w:val="center"/>
              <w:rPr>
                <w:rFonts w:cs="Times New Roman"/>
              </w:rPr>
            </w:pPr>
          </w:p>
          <w:p w14:paraId="6D09CE18" w14:textId="77777777" w:rsidR="00440C0E" w:rsidRPr="00421448" w:rsidRDefault="00440C0E" w:rsidP="00440C0E">
            <w:pPr>
              <w:spacing w:line="0" w:lineRule="atLeast"/>
              <w:jc w:val="center"/>
              <w:rPr>
                <w:rFonts w:cs="Times New Roman"/>
              </w:rPr>
            </w:pPr>
          </w:p>
          <w:p w14:paraId="427953DF" w14:textId="1B169327" w:rsidR="00440C0E" w:rsidRPr="00421448" w:rsidRDefault="00440C0E" w:rsidP="00440C0E">
            <w:pPr>
              <w:spacing w:line="0" w:lineRule="atLeast"/>
              <w:jc w:val="center"/>
              <w:rPr>
                <w:rFonts w:cs="Times New Roman"/>
              </w:rPr>
            </w:pPr>
            <w:r w:rsidRPr="4A2C2083">
              <w:rPr>
                <w:rFonts w:cs="Times New Roman"/>
              </w:rPr>
              <w:t>41</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E153901" w14:textId="77777777" w:rsidR="00440C0E" w:rsidRPr="00421448" w:rsidRDefault="00440C0E" w:rsidP="00440C0E">
            <w:pPr>
              <w:spacing w:line="0" w:lineRule="atLeast"/>
              <w:jc w:val="center"/>
              <w:rPr>
                <w:rFonts w:cs="Times New Roman"/>
              </w:rPr>
            </w:pPr>
          </w:p>
          <w:p w14:paraId="026EC576" w14:textId="77777777" w:rsidR="00440C0E" w:rsidRPr="00421448" w:rsidRDefault="00440C0E" w:rsidP="00440C0E">
            <w:pPr>
              <w:spacing w:line="0" w:lineRule="atLeast"/>
              <w:jc w:val="center"/>
              <w:rPr>
                <w:rFonts w:cs="Times New Roman"/>
              </w:rPr>
            </w:pPr>
          </w:p>
          <w:p w14:paraId="439368C7" w14:textId="41969B12" w:rsidR="00440C0E" w:rsidRPr="00421448" w:rsidRDefault="00440C0E" w:rsidP="00440C0E">
            <w:pPr>
              <w:spacing w:line="0" w:lineRule="atLeast"/>
              <w:jc w:val="center"/>
              <w:rPr>
                <w:rFonts w:cs="Times New Roman"/>
              </w:rPr>
            </w:pPr>
            <w:r w:rsidRPr="4A2C2083">
              <w:rPr>
                <w:rFonts w:cs="Times New Roman"/>
              </w:rPr>
              <w:t>45</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0EE819B" w14:textId="77777777" w:rsidR="00440C0E" w:rsidRPr="00421448" w:rsidRDefault="00440C0E" w:rsidP="00440C0E">
            <w:pPr>
              <w:spacing w:line="0" w:lineRule="atLeast"/>
              <w:jc w:val="center"/>
              <w:rPr>
                <w:rFonts w:cs="Times New Roman"/>
              </w:rPr>
            </w:pPr>
          </w:p>
          <w:p w14:paraId="7DBDBD7A" w14:textId="77777777" w:rsidR="00440C0E" w:rsidRPr="00421448" w:rsidRDefault="00440C0E" w:rsidP="00440C0E">
            <w:pPr>
              <w:spacing w:line="0" w:lineRule="atLeast"/>
              <w:jc w:val="center"/>
              <w:rPr>
                <w:rFonts w:cs="Times New Roman"/>
              </w:rPr>
            </w:pPr>
          </w:p>
          <w:p w14:paraId="0927812C" w14:textId="19489228" w:rsidR="00440C0E" w:rsidRPr="00421448" w:rsidRDefault="00440C0E" w:rsidP="00440C0E">
            <w:pPr>
              <w:spacing w:line="0" w:lineRule="atLeast"/>
              <w:jc w:val="center"/>
              <w:rPr>
                <w:rFonts w:cs="Times New Roman"/>
              </w:rPr>
            </w:pPr>
            <w:r w:rsidRPr="4A2C2083">
              <w:rPr>
                <w:rFonts w:cs="Times New Roman"/>
              </w:rPr>
              <w:t>41</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p w14:paraId="251288B7" w14:textId="239FF96E" w:rsidR="00440C0E" w:rsidRDefault="00440C0E" w:rsidP="00440C0E">
            <w:pPr>
              <w:spacing w:line="0" w:lineRule="atLeast"/>
              <w:jc w:val="center"/>
              <w:rPr>
                <w:rFonts w:cs="Times New Roman"/>
              </w:rPr>
            </w:pPr>
            <w:r w:rsidRPr="4A2C2083">
              <w:rPr>
                <w:rFonts w:cs="Times New Roman"/>
              </w:rPr>
              <w:t>37</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DD85A98" w14:textId="77777777" w:rsidR="00440C0E" w:rsidRPr="00421448" w:rsidRDefault="00440C0E" w:rsidP="00440C0E">
            <w:pPr>
              <w:spacing w:line="0" w:lineRule="atLeast"/>
              <w:jc w:val="center"/>
              <w:rPr>
                <w:rFonts w:cs="Times New Roman"/>
              </w:rPr>
            </w:pPr>
          </w:p>
          <w:p w14:paraId="635C13FC" w14:textId="77777777" w:rsidR="00440C0E" w:rsidRPr="00421448" w:rsidRDefault="00440C0E" w:rsidP="00440C0E">
            <w:pPr>
              <w:spacing w:line="0" w:lineRule="atLeast"/>
              <w:jc w:val="center"/>
              <w:rPr>
                <w:rFonts w:cs="Times New Roman"/>
              </w:rPr>
            </w:pPr>
          </w:p>
          <w:p w14:paraId="4B933785" w14:textId="1C3077AF" w:rsidR="00440C0E" w:rsidRPr="00421448" w:rsidRDefault="00440C0E" w:rsidP="00440C0E">
            <w:pPr>
              <w:spacing w:line="0" w:lineRule="atLeast"/>
              <w:jc w:val="center"/>
              <w:rPr>
                <w:rFonts w:cs="Times New Roman"/>
              </w:rPr>
            </w:pPr>
            <w:r w:rsidRPr="652361BB">
              <w:rPr>
                <w:rFonts w:cs="Times New Roman"/>
              </w:rPr>
              <w:t>35</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AA5B58F" w14:textId="77777777" w:rsidR="00440C0E" w:rsidRPr="00421448" w:rsidRDefault="00440C0E" w:rsidP="00440C0E">
            <w:pPr>
              <w:spacing w:line="0" w:lineRule="atLeast"/>
              <w:jc w:val="center"/>
              <w:rPr>
                <w:rFonts w:cs="Times New Roman"/>
              </w:rPr>
            </w:pPr>
          </w:p>
          <w:p w14:paraId="6A8BE310" w14:textId="77777777" w:rsidR="00440C0E" w:rsidRPr="00421448" w:rsidRDefault="00440C0E" w:rsidP="00440C0E">
            <w:pPr>
              <w:spacing w:line="0" w:lineRule="atLeast"/>
              <w:jc w:val="center"/>
              <w:rPr>
                <w:rFonts w:cs="Times New Roman"/>
              </w:rPr>
            </w:pPr>
          </w:p>
          <w:p w14:paraId="69C5CE8B" w14:textId="2B87E1E9" w:rsidR="00440C0E" w:rsidRPr="00421448" w:rsidRDefault="00440C0E" w:rsidP="00440C0E">
            <w:pPr>
              <w:spacing w:line="0" w:lineRule="atLeast"/>
              <w:jc w:val="center"/>
              <w:rPr>
                <w:rFonts w:cs="Times New Roman"/>
              </w:rPr>
            </w:pPr>
            <w:r w:rsidRPr="652361BB">
              <w:rPr>
                <w:rFonts w:cs="Times New Roman"/>
              </w:rPr>
              <w:t>38</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04A8144" w14:textId="77777777" w:rsidR="00440C0E" w:rsidRPr="00421448" w:rsidRDefault="00440C0E" w:rsidP="00440C0E">
            <w:pPr>
              <w:spacing w:line="0" w:lineRule="atLeast"/>
              <w:jc w:val="center"/>
              <w:rPr>
                <w:rFonts w:cs="Times New Roman"/>
              </w:rPr>
            </w:pPr>
          </w:p>
          <w:p w14:paraId="4FF955EA" w14:textId="77777777" w:rsidR="00440C0E" w:rsidRPr="00421448" w:rsidRDefault="00440C0E" w:rsidP="00440C0E">
            <w:pPr>
              <w:spacing w:line="0" w:lineRule="atLeast"/>
              <w:jc w:val="center"/>
              <w:rPr>
                <w:rFonts w:cs="Times New Roman"/>
              </w:rPr>
            </w:pPr>
          </w:p>
          <w:p w14:paraId="6491938B" w14:textId="04CCA3FD" w:rsidR="00440C0E" w:rsidRPr="00421448" w:rsidRDefault="00440C0E" w:rsidP="00440C0E">
            <w:pPr>
              <w:spacing w:line="0" w:lineRule="atLeast"/>
              <w:jc w:val="center"/>
              <w:rPr>
                <w:rFonts w:cs="Times New Roman"/>
              </w:rPr>
            </w:pPr>
            <w:r w:rsidRPr="652361BB">
              <w:rPr>
                <w:rFonts w:cs="Times New Roman"/>
              </w:rPr>
              <w:t>40</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2183287" w14:textId="77777777" w:rsidR="00440C0E" w:rsidRPr="00421448" w:rsidRDefault="00440C0E" w:rsidP="00440C0E">
            <w:pPr>
              <w:spacing w:line="0" w:lineRule="atLeast"/>
              <w:jc w:val="center"/>
              <w:rPr>
                <w:rFonts w:cs="Times New Roman"/>
              </w:rPr>
            </w:pPr>
          </w:p>
          <w:p w14:paraId="120DF381" w14:textId="77777777" w:rsidR="00440C0E" w:rsidRPr="00421448" w:rsidRDefault="00440C0E" w:rsidP="00440C0E">
            <w:pPr>
              <w:spacing w:line="0" w:lineRule="atLeast"/>
              <w:jc w:val="center"/>
              <w:rPr>
                <w:rFonts w:cs="Times New Roman"/>
              </w:rPr>
            </w:pPr>
          </w:p>
          <w:p w14:paraId="3FD62EA9" w14:textId="6C703153" w:rsidR="00440C0E" w:rsidRPr="00421448" w:rsidRDefault="00440C0E" w:rsidP="00440C0E">
            <w:pPr>
              <w:spacing w:line="0" w:lineRule="atLeast"/>
              <w:jc w:val="center"/>
              <w:rPr>
                <w:rFonts w:cs="Times New Roman"/>
              </w:rPr>
            </w:pPr>
            <w:r w:rsidRPr="652361BB">
              <w:rPr>
                <w:rFonts w:cs="Times New Roman"/>
              </w:rPr>
              <w:t>25</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AF28FBA" w14:textId="77777777" w:rsidR="00440C0E" w:rsidRDefault="00440C0E" w:rsidP="00440C0E">
            <w:pPr>
              <w:spacing w:line="0" w:lineRule="atLeast"/>
              <w:jc w:val="center"/>
              <w:rPr>
                <w:rFonts w:cs="Times New Roman"/>
              </w:rPr>
            </w:pPr>
          </w:p>
          <w:p w14:paraId="6CD9123B" w14:textId="77777777" w:rsidR="00440C0E" w:rsidRDefault="00440C0E" w:rsidP="00440C0E">
            <w:pPr>
              <w:spacing w:line="0" w:lineRule="atLeast"/>
              <w:jc w:val="center"/>
              <w:rPr>
                <w:rFonts w:cs="Times New Roman"/>
              </w:rPr>
            </w:pPr>
          </w:p>
          <w:p w14:paraId="05D93A8E" w14:textId="140DA3FB" w:rsidR="00440C0E" w:rsidRDefault="00440C0E" w:rsidP="00440C0E">
            <w:pPr>
              <w:spacing w:line="0" w:lineRule="atLeast"/>
              <w:jc w:val="center"/>
              <w:rPr>
                <w:rFonts w:cs="Times New Roman"/>
              </w:rPr>
            </w:pPr>
            <w:r w:rsidRPr="1AF91A83">
              <w:rPr>
                <w:rFonts w:cs="Times New Roman"/>
              </w:rPr>
              <w:t>41</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1EE1FBBE" w14:textId="77777777" w:rsidR="00440C0E" w:rsidRPr="00421448" w:rsidRDefault="00440C0E" w:rsidP="00440C0E">
            <w:pPr>
              <w:spacing w:line="0" w:lineRule="atLeast"/>
              <w:jc w:val="center"/>
              <w:rPr>
                <w:rFonts w:cs="Times New Roman"/>
              </w:rPr>
            </w:pPr>
          </w:p>
          <w:p w14:paraId="7179823D" w14:textId="77777777" w:rsidR="00440C0E" w:rsidRPr="00421448" w:rsidRDefault="00440C0E" w:rsidP="00440C0E">
            <w:pPr>
              <w:spacing w:line="0" w:lineRule="atLeast"/>
              <w:jc w:val="center"/>
              <w:rPr>
                <w:rFonts w:cs="Times New Roman"/>
              </w:rPr>
            </w:pPr>
          </w:p>
          <w:p w14:paraId="34CD9A71" w14:textId="5E8362FE" w:rsidR="00440C0E" w:rsidRPr="00421448" w:rsidRDefault="00440C0E" w:rsidP="00440C0E">
            <w:pPr>
              <w:spacing w:line="0" w:lineRule="atLeast"/>
              <w:jc w:val="center"/>
              <w:rPr>
                <w:rFonts w:cs="Times New Roman"/>
              </w:rPr>
            </w:pPr>
            <w:r w:rsidRPr="652361BB">
              <w:rPr>
                <w:rFonts w:cs="Times New Roman"/>
              </w:rPr>
              <w:t>41</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0260AE2" w14:textId="77777777" w:rsidR="00440C0E" w:rsidRPr="00421448" w:rsidRDefault="00440C0E" w:rsidP="00440C0E">
            <w:pPr>
              <w:spacing w:line="0" w:lineRule="atLeast"/>
              <w:jc w:val="center"/>
              <w:rPr>
                <w:rFonts w:cs="Times New Roman"/>
              </w:rPr>
            </w:pPr>
          </w:p>
          <w:p w14:paraId="528AD01F" w14:textId="77777777" w:rsidR="00440C0E" w:rsidRPr="00421448" w:rsidRDefault="00440C0E" w:rsidP="00440C0E">
            <w:pPr>
              <w:spacing w:line="0" w:lineRule="atLeast"/>
              <w:jc w:val="center"/>
              <w:rPr>
                <w:rFonts w:cs="Times New Roman"/>
              </w:rPr>
            </w:pPr>
          </w:p>
          <w:p w14:paraId="06CDAEA2" w14:textId="2A9A20EF" w:rsidR="00440C0E" w:rsidRPr="00421448" w:rsidRDefault="00440C0E" w:rsidP="00440C0E">
            <w:pPr>
              <w:spacing w:line="0" w:lineRule="atLeast"/>
              <w:jc w:val="center"/>
              <w:rPr>
                <w:rFonts w:cs="Times New Roman"/>
              </w:rPr>
            </w:pPr>
            <w:r w:rsidRPr="652361BB">
              <w:rPr>
                <w:rFonts w:cs="Times New Roman"/>
              </w:rPr>
              <w:t>33</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31572A8" w14:textId="77777777" w:rsidR="00440C0E" w:rsidRPr="00421448" w:rsidRDefault="00440C0E" w:rsidP="00440C0E">
            <w:pPr>
              <w:spacing w:line="0" w:lineRule="atLeast"/>
              <w:jc w:val="center"/>
              <w:rPr>
                <w:rFonts w:cs="Times New Roman"/>
              </w:rPr>
            </w:pPr>
          </w:p>
          <w:p w14:paraId="669629BA" w14:textId="77777777" w:rsidR="00440C0E" w:rsidRPr="00421448" w:rsidRDefault="00440C0E" w:rsidP="00440C0E">
            <w:pPr>
              <w:spacing w:line="0" w:lineRule="atLeast"/>
              <w:jc w:val="center"/>
              <w:rPr>
                <w:rFonts w:cs="Times New Roman"/>
              </w:rPr>
            </w:pPr>
          </w:p>
          <w:p w14:paraId="1BB13400" w14:textId="35A5EFA8" w:rsidR="00440C0E" w:rsidRPr="00421448" w:rsidRDefault="00440C0E" w:rsidP="00440C0E">
            <w:pPr>
              <w:spacing w:line="0" w:lineRule="atLeast"/>
              <w:jc w:val="center"/>
              <w:rPr>
                <w:rFonts w:cs="Times New Roman"/>
              </w:rPr>
            </w:pPr>
            <w:r w:rsidRPr="652361BB">
              <w:rPr>
                <w:rFonts w:cs="Times New Roman"/>
              </w:rPr>
              <w:t>35</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68E59D5" w14:textId="77777777" w:rsidR="00440C0E" w:rsidRPr="00421448" w:rsidRDefault="00440C0E" w:rsidP="00440C0E">
            <w:pPr>
              <w:spacing w:line="0" w:lineRule="atLeast"/>
              <w:jc w:val="center"/>
              <w:rPr>
                <w:rFonts w:cs="Times New Roman"/>
              </w:rPr>
            </w:pPr>
          </w:p>
          <w:p w14:paraId="4E1946F3" w14:textId="77777777" w:rsidR="00440C0E" w:rsidRPr="00421448" w:rsidRDefault="00440C0E" w:rsidP="00440C0E">
            <w:pPr>
              <w:spacing w:line="0" w:lineRule="atLeast"/>
              <w:jc w:val="center"/>
              <w:rPr>
                <w:rFonts w:cs="Times New Roman"/>
              </w:rPr>
            </w:pPr>
          </w:p>
          <w:p w14:paraId="0B576244" w14:textId="3AC3BACF" w:rsidR="00440C0E" w:rsidRPr="00421448" w:rsidRDefault="00440C0E" w:rsidP="00440C0E">
            <w:pPr>
              <w:spacing w:line="0" w:lineRule="atLeast"/>
              <w:jc w:val="center"/>
              <w:rPr>
                <w:rFonts w:cs="Times New Roman"/>
              </w:rPr>
            </w:pPr>
            <w:r w:rsidRPr="1AF91A83">
              <w:rPr>
                <w:rFonts w:cs="Times New Roman"/>
              </w:rPr>
              <w:t>44</w:t>
            </w:r>
          </w:p>
        </w:tc>
      </w:tr>
      <w:tr w:rsidR="00440C0E" w:rsidRPr="00421448" w14:paraId="681741B1" w14:textId="1068C52A" w:rsidTr="00440C0E">
        <w:tc>
          <w:tcPr>
            <w:tcW w:w="7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2C7C778" w14:textId="77777777" w:rsidR="00440C0E" w:rsidRPr="00D96222" w:rsidRDefault="00440C0E" w:rsidP="00440C0E">
            <w:pPr>
              <w:spacing w:line="0" w:lineRule="atLeast"/>
              <w:rPr>
                <w:rFonts w:cs="Times New Roman"/>
                <w:color w:val="000000" w:themeColor="text1"/>
              </w:rPr>
            </w:pPr>
            <w:r w:rsidRPr="652361BB">
              <w:rPr>
                <w:rFonts w:cs="Times New Roman"/>
              </w:rPr>
              <w:t>Oregon </w:t>
            </w:r>
          </w:p>
        </w:tc>
        <w:tc>
          <w:tcPr>
            <w:tcW w:w="54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53C2754" w14:textId="01537901" w:rsidR="00440C0E" w:rsidRPr="00421448" w:rsidRDefault="00440C0E" w:rsidP="00440C0E">
            <w:pPr>
              <w:spacing w:line="0" w:lineRule="atLeast"/>
              <w:jc w:val="center"/>
              <w:rPr>
                <w:rFonts w:cs="Times New Roman"/>
              </w:rPr>
            </w:pPr>
            <w:r w:rsidRPr="1AF91A83">
              <w:rPr>
                <w:rFonts w:cs="Times New Roman"/>
              </w:rPr>
              <w:t>33</w:t>
            </w:r>
          </w:p>
        </w:tc>
        <w:tc>
          <w:tcPr>
            <w:tcW w:w="7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51B04F9" w14:textId="021D37C5" w:rsidR="00440C0E" w:rsidRPr="00421448" w:rsidRDefault="00440C0E" w:rsidP="00440C0E">
            <w:pPr>
              <w:spacing w:line="0" w:lineRule="atLeast"/>
              <w:jc w:val="center"/>
              <w:rPr>
                <w:rFonts w:cs="Times New Roman"/>
              </w:rPr>
            </w:pPr>
            <w:r w:rsidRPr="4A2C2083">
              <w:rPr>
                <w:rFonts w:cs="Times New Roman"/>
              </w:rPr>
              <w:t>39</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89A686B" w14:textId="008331F6" w:rsidR="00440C0E" w:rsidRPr="00421448" w:rsidRDefault="00440C0E" w:rsidP="00440C0E">
            <w:pPr>
              <w:spacing w:line="0" w:lineRule="atLeast"/>
              <w:jc w:val="center"/>
              <w:rPr>
                <w:rFonts w:cs="Times New Roman"/>
              </w:rPr>
            </w:pPr>
            <w:r w:rsidRPr="4A2C2083">
              <w:rPr>
                <w:rFonts w:cs="Times New Roman"/>
              </w:rPr>
              <w:t>35</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6A4D844" w14:textId="4763C62C" w:rsidR="00440C0E" w:rsidRPr="00421448" w:rsidRDefault="00440C0E" w:rsidP="00440C0E">
            <w:pPr>
              <w:spacing w:line="0" w:lineRule="atLeast"/>
              <w:jc w:val="center"/>
              <w:rPr>
                <w:rFonts w:cs="Times New Roman"/>
              </w:rPr>
            </w:pPr>
            <w:r w:rsidRPr="4A2C2083">
              <w:rPr>
                <w:rFonts w:cs="Times New Roman"/>
              </w:rPr>
              <w:t>39</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p w14:paraId="19CE8105" w14:textId="57DBF9D9" w:rsidR="00440C0E" w:rsidRDefault="00440C0E" w:rsidP="00440C0E">
            <w:pPr>
              <w:spacing w:line="0" w:lineRule="atLeast"/>
              <w:jc w:val="center"/>
              <w:rPr>
                <w:rFonts w:cs="Times New Roman"/>
              </w:rPr>
            </w:pPr>
            <w:r w:rsidRPr="4A2C2083">
              <w:rPr>
                <w:rFonts w:cs="Times New Roman"/>
              </w:rPr>
              <w:t>49</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D098B3D" w14:textId="35E2CFAE" w:rsidR="00440C0E" w:rsidRPr="00421448" w:rsidRDefault="00440C0E" w:rsidP="00440C0E">
            <w:pPr>
              <w:spacing w:line="0" w:lineRule="atLeast"/>
              <w:jc w:val="center"/>
              <w:rPr>
                <w:rFonts w:cs="Times New Roman"/>
              </w:rPr>
            </w:pPr>
            <w:r w:rsidRPr="652361BB">
              <w:rPr>
                <w:rFonts w:cs="Times New Roman"/>
              </w:rPr>
              <w:t>11</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22F512B" w14:textId="2ACE84E5" w:rsidR="00440C0E" w:rsidRPr="00421448" w:rsidRDefault="00440C0E" w:rsidP="00440C0E">
            <w:pPr>
              <w:spacing w:line="0" w:lineRule="atLeast"/>
              <w:jc w:val="center"/>
              <w:rPr>
                <w:rFonts w:cs="Times New Roman"/>
              </w:rPr>
            </w:pPr>
            <w:r w:rsidRPr="652361BB">
              <w:rPr>
                <w:rFonts w:cs="Times New Roman"/>
              </w:rPr>
              <w:t>21</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C49A654" w14:textId="3CAEF680" w:rsidR="00440C0E" w:rsidRPr="00421448" w:rsidRDefault="00440C0E" w:rsidP="00440C0E">
            <w:pPr>
              <w:spacing w:line="0" w:lineRule="atLeast"/>
              <w:jc w:val="center"/>
              <w:rPr>
                <w:rFonts w:cs="Times New Roman"/>
              </w:rPr>
            </w:pPr>
            <w:r w:rsidRPr="652361BB">
              <w:rPr>
                <w:rFonts w:cs="Times New Roman"/>
              </w:rPr>
              <w:t>20</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07EB7D7" w14:textId="01F5103B" w:rsidR="00440C0E" w:rsidRPr="00421448" w:rsidRDefault="00440C0E" w:rsidP="00440C0E">
            <w:pPr>
              <w:spacing w:line="0" w:lineRule="atLeast"/>
              <w:jc w:val="center"/>
              <w:rPr>
                <w:rFonts w:cs="Times New Roman"/>
              </w:rPr>
            </w:pPr>
            <w:r w:rsidRPr="652361BB">
              <w:rPr>
                <w:rFonts w:cs="Times New Roman"/>
              </w:rPr>
              <w:t>22</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1C273E8" w14:textId="11F570EC" w:rsidR="00440C0E" w:rsidRDefault="00440C0E" w:rsidP="00440C0E">
            <w:pPr>
              <w:spacing w:line="0" w:lineRule="atLeast"/>
              <w:jc w:val="center"/>
              <w:rPr>
                <w:rFonts w:cs="Times New Roman"/>
              </w:rPr>
            </w:pPr>
            <w:r w:rsidRPr="1AF91A83">
              <w:rPr>
                <w:rFonts w:cs="Times New Roman"/>
              </w:rPr>
              <w:t>33</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6A885A4" w14:textId="77777777" w:rsidR="00440C0E" w:rsidRPr="00421448" w:rsidRDefault="00440C0E" w:rsidP="00440C0E">
            <w:pPr>
              <w:spacing w:line="0" w:lineRule="atLeast"/>
              <w:jc w:val="center"/>
              <w:rPr>
                <w:rFonts w:cs="Times New Roman"/>
              </w:rPr>
            </w:pPr>
          </w:p>
          <w:p w14:paraId="3ED834D6" w14:textId="5AD2581E" w:rsidR="00440C0E" w:rsidRPr="00421448" w:rsidRDefault="00440C0E" w:rsidP="00440C0E">
            <w:pPr>
              <w:spacing w:line="0" w:lineRule="atLeast"/>
              <w:jc w:val="center"/>
              <w:rPr>
                <w:rFonts w:cs="Times New Roman"/>
              </w:rPr>
            </w:pPr>
            <w:r w:rsidRPr="652361BB">
              <w:rPr>
                <w:rFonts w:cs="Times New Roman"/>
              </w:rPr>
              <w:t>13</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287E185" w14:textId="77777777" w:rsidR="00440C0E" w:rsidRPr="00421448" w:rsidRDefault="00440C0E" w:rsidP="00440C0E">
            <w:pPr>
              <w:spacing w:line="0" w:lineRule="atLeast"/>
              <w:jc w:val="center"/>
              <w:rPr>
                <w:rFonts w:cs="Times New Roman"/>
              </w:rPr>
            </w:pPr>
          </w:p>
          <w:p w14:paraId="669B22E3" w14:textId="727E17E0" w:rsidR="00440C0E" w:rsidRPr="00421448" w:rsidRDefault="00440C0E" w:rsidP="00440C0E">
            <w:pPr>
              <w:spacing w:line="0" w:lineRule="atLeast"/>
              <w:jc w:val="center"/>
              <w:rPr>
                <w:rFonts w:cs="Times New Roman"/>
              </w:rPr>
            </w:pPr>
            <w:r w:rsidRPr="652361BB">
              <w:rPr>
                <w:rFonts w:cs="Times New Roman"/>
              </w:rPr>
              <w:t>42</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2A8A7FC" w14:textId="77777777" w:rsidR="00440C0E" w:rsidRPr="00421448" w:rsidRDefault="00440C0E" w:rsidP="00440C0E">
            <w:pPr>
              <w:spacing w:line="0" w:lineRule="atLeast"/>
              <w:jc w:val="center"/>
              <w:rPr>
                <w:rFonts w:cs="Times New Roman"/>
              </w:rPr>
            </w:pPr>
          </w:p>
          <w:p w14:paraId="68964663" w14:textId="47AB89BD" w:rsidR="00440C0E" w:rsidRPr="00421448" w:rsidRDefault="00440C0E" w:rsidP="00440C0E">
            <w:pPr>
              <w:spacing w:line="0" w:lineRule="atLeast"/>
              <w:jc w:val="center"/>
              <w:rPr>
                <w:rFonts w:cs="Times New Roman"/>
              </w:rPr>
            </w:pPr>
            <w:r w:rsidRPr="652361BB">
              <w:rPr>
                <w:rFonts w:cs="Times New Roman"/>
              </w:rPr>
              <w:t>33</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3AADFEE" w14:textId="01E26B93" w:rsidR="00440C0E" w:rsidRPr="00421448" w:rsidRDefault="00440C0E" w:rsidP="00440C0E">
            <w:pPr>
              <w:spacing w:line="0" w:lineRule="atLeast"/>
              <w:jc w:val="center"/>
              <w:rPr>
                <w:rFonts w:cs="Times New Roman"/>
              </w:rPr>
            </w:pPr>
            <w:r w:rsidRPr="1AF91A83">
              <w:rPr>
                <w:rFonts w:cs="Times New Roman"/>
              </w:rPr>
              <w:t>43</w:t>
            </w:r>
          </w:p>
        </w:tc>
      </w:tr>
      <w:tr w:rsidR="00440C0E" w:rsidRPr="00421448" w14:paraId="493CFF23" w14:textId="78407EEF" w:rsidTr="00440C0E">
        <w:tc>
          <w:tcPr>
            <w:tcW w:w="7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F401B8F" w14:textId="77777777" w:rsidR="00440C0E" w:rsidRPr="00D96222" w:rsidRDefault="00440C0E" w:rsidP="00440C0E">
            <w:pPr>
              <w:spacing w:line="0" w:lineRule="atLeast"/>
              <w:rPr>
                <w:rFonts w:cs="Times New Roman"/>
                <w:color w:val="000000" w:themeColor="text1"/>
              </w:rPr>
            </w:pPr>
            <w:r w:rsidRPr="652361BB">
              <w:rPr>
                <w:rFonts w:cs="Times New Roman"/>
              </w:rPr>
              <w:t>Pennsylvania </w:t>
            </w:r>
          </w:p>
        </w:tc>
        <w:tc>
          <w:tcPr>
            <w:tcW w:w="54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96E2B3F" w14:textId="6FB4F859" w:rsidR="00440C0E" w:rsidRPr="00421448" w:rsidRDefault="00440C0E" w:rsidP="00440C0E">
            <w:pPr>
              <w:spacing w:line="0" w:lineRule="atLeast"/>
              <w:jc w:val="center"/>
              <w:rPr>
                <w:rFonts w:cs="Times New Roman"/>
              </w:rPr>
            </w:pPr>
            <w:r w:rsidRPr="652361BB">
              <w:rPr>
                <w:rFonts w:cs="Times New Roman"/>
              </w:rPr>
              <w:t>38</w:t>
            </w:r>
          </w:p>
        </w:tc>
        <w:tc>
          <w:tcPr>
            <w:tcW w:w="7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FE47FA0" w14:textId="091EB9A2" w:rsidR="00440C0E" w:rsidRPr="00421448" w:rsidRDefault="00440C0E" w:rsidP="00440C0E">
            <w:pPr>
              <w:spacing w:line="0" w:lineRule="atLeast"/>
              <w:jc w:val="center"/>
              <w:rPr>
                <w:rFonts w:cs="Times New Roman"/>
              </w:rPr>
            </w:pPr>
            <w:r w:rsidRPr="4A2C2083">
              <w:rPr>
                <w:rFonts w:cs="Times New Roman"/>
              </w:rPr>
              <w:t>21</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C0104E7" w14:textId="587761BC" w:rsidR="00440C0E" w:rsidRPr="00421448" w:rsidRDefault="00440C0E" w:rsidP="00440C0E">
            <w:pPr>
              <w:spacing w:line="0" w:lineRule="atLeast"/>
              <w:jc w:val="center"/>
              <w:rPr>
                <w:rFonts w:cs="Times New Roman"/>
              </w:rPr>
            </w:pPr>
            <w:r w:rsidRPr="4A2C2083">
              <w:rPr>
                <w:rFonts w:cs="Times New Roman"/>
              </w:rPr>
              <w:t>37</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E25DB5A" w14:textId="1DEDD469" w:rsidR="00440C0E" w:rsidRPr="00421448" w:rsidRDefault="00440C0E" w:rsidP="00440C0E">
            <w:pPr>
              <w:spacing w:line="0" w:lineRule="atLeast"/>
              <w:jc w:val="center"/>
              <w:rPr>
                <w:rFonts w:cs="Times New Roman"/>
              </w:rPr>
            </w:pPr>
            <w:r w:rsidRPr="4A2C2083">
              <w:rPr>
                <w:rFonts w:cs="Times New Roman"/>
              </w:rPr>
              <w:t>38</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p w14:paraId="302366E2" w14:textId="33D884A3" w:rsidR="00440C0E" w:rsidRDefault="00440C0E" w:rsidP="00440C0E">
            <w:pPr>
              <w:spacing w:line="0" w:lineRule="atLeast"/>
              <w:jc w:val="center"/>
              <w:rPr>
                <w:rFonts w:cs="Times New Roman"/>
              </w:rPr>
            </w:pPr>
            <w:r w:rsidRPr="4A2C2083">
              <w:rPr>
                <w:rFonts w:cs="Times New Roman"/>
              </w:rPr>
              <w:t>43</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D5CBF78" w14:textId="62CCE94F" w:rsidR="00440C0E" w:rsidRPr="00421448" w:rsidRDefault="00440C0E" w:rsidP="00440C0E">
            <w:pPr>
              <w:spacing w:line="0" w:lineRule="atLeast"/>
              <w:jc w:val="center"/>
              <w:rPr>
                <w:rFonts w:cs="Times New Roman"/>
              </w:rPr>
            </w:pPr>
            <w:r w:rsidRPr="652361BB">
              <w:rPr>
                <w:rFonts w:cs="Times New Roman"/>
              </w:rPr>
              <w:t>42</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A2A4C23" w14:textId="73F96C31" w:rsidR="00440C0E" w:rsidRPr="00421448" w:rsidRDefault="00440C0E" w:rsidP="00440C0E">
            <w:pPr>
              <w:spacing w:line="0" w:lineRule="atLeast"/>
              <w:jc w:val="center"/>
              <w:rPr>
                <w:rFonts w:cs="Times New Roman"/>
              </w:rPr>
            </w:pPr>
            <w:r w:rsidRPr="652361BB">
              <w:rPr>
                <w:rFonts w:cs="Times New Roman"/>
              </w:rPr>
              <w:t>39</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3B7C9FC" w14:textId="77777777" w:rsidR="00440C0E" w:rsidRPr="00421448" w:rsidRDefault="00440C0E" w:rsidP="00440C0E">
            <w:pPr>
              <w:spacing w:line="0" w:lineRule="atLeast"/>
              <w:jc w:val="center"/>
              <w:rPr>
                <w:rFonts w:cs="Times New Roman"/>
              </w:rPr>
            </w:pPr>
            <w:r w:rsidRPr="652361BB">
              <w:rPr>
                <w:rFonts w:cs="Times New Roman"/>
              </w:rPr>
              <w:t>33</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CCC9845" w14:textId="5B23A8B6" w:rsidR="00440C0E" w:rsidRPr="00421448" w:rsidRDefault="00440C0E" w:rsidP="00440C0E">
            <w:pPr>
              <w:spacing w:line="0" w:lineRule="atLeast"/>
              <w:jc w:val="center"/>
              <w:rPr>
                <w:rFonts w:cs="Times New Roman"/>
              </w:rPr>
            </w:pPr>
            <w:r w:rsidRPr="652361BB">
              <w:rPr>
                <w:rFonts w:cs="Times New Roman"/>
              </w:rPr>
              <w:t>35</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8397169" w14:textId="4350FFCB" w:rsidR="00440C0E" w:rsidRDefault="00440C0E" w:rsidP="00440C0E">
            <w:pPr>
              <w:spacing w:line="0" w:lineRule="atLeast"/>
              <w:jc w:val="center"/>
              <w:rPr>
                <w:rFonts w:cs="Times New Roman"/>
              </w:rPr>
            </w:pPr>
            <w:r w:rsidRPr="1AF91A83">
              <w:rPr>
                <w:rFonts w:cs="Times New Roman"/>
              </w:rPr>
              <w:t>32</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806C2C4" w14:textId="77777777" w:rsidR="00440C0E" w:rsidRPr="00421448" w:rsidRDefault="00440C0E" w:rsidP="00440C0E">
            <w:pPr>
              <w:spacing w:line="0" w:lineRule="atLeast"/>
              <w:jc w:val="center"/>
              <w:rPr>
                <w:rFonts w:cs="Times New Roman"/>
              </w:rPr>
            </w:pPr>
          </w:p>
          <w:p w14:paraId="746F552B" w14:textId="77777777" w:rsidR="00440C0E" w:rsidRPr="00421448" w:rsidRDefault="00440C0E" w:rsidP="00440C0E">
            <w:pPr>
              <w:spacing w:line="0" w:lineRule="atLeast"/>
              <w:jc w:val="center"/>
              <w:rPr>
                <w:rFonts w:cs="Times New Roman"/>
              </w:rPr>
            </w:pPr>
          </w:p>
          <w:p w14:paraId="5A55CF9B" w14:textId="77777777" w:rsidR="00440C0E" w:rsidRPr="00421448" w:rsidRDefault="00440C0E" w:rsidP="00440C0E">
            <w:pPr>
              <w:spacing w:line="0" w:lineRule="atLeast"/>
              <w:jc w:val="center"/>
              <w:rPr>
                <w:rFonts w:cs="Times New Roman"/>
              </w:rPr>
            </w:pPr>
          </w:p>
          <w:p w14:paraId="261E4C5E" w14:textId="6E234688" w:rsidR="00440C0E" w:rsidRPr="00421448" w:rsidRDefault="00440C0E" w:rsidP="00440C0E">
            <w:pPr>
              <w:spacing w:line="0" w:lineRule="atLeast"/>
              <w:jc w:val="center"/>
              <w:rPr>
                <w:rFonts w:cs="Times New Roman"/>
              </w:rPr>
            </w:pPr>
            <w:r w:rsidRPr="652361BB">
              <w:rPr>
                <w:rFonts w:cs="Times New Roman"/>
              </w:rPr>
              <w:t>46</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EE19A3B" w14:textId="77777777" w:rsidR="00440C0E" w:rsidRPr="00421448" w:rsidRDefault="00440C0E" w:rsidP="00440C0E">
            <w:pPr>
              <w:spacing w:line="0" w:lineRule="atLeast"/>
              <w:jc w:val="center"/>
              <w:rPr>
                <w:rFonts w:cs="Times New Roman"/>
              </w:rPr>
            </w:pPr>
          </w:p>
          <w:p w14:paraId="4BB6E142" w14:textId="77777777" w:rsidR="00440C0E" w:rsidRPr="00421448" w:rsidRDefault="00440C0E" w:rsidP="00440C0E">
            <w:pPr>
              <w:spacing w:line="0" w:lineRule="atLeast"/>
              <w:jc w:val="center"/>
              <w:rPr>
                <w:rFonts w:cs="Times New Roman"/>
              </w:rPr>
            </w:pPr>
          </w:p>
          <w:p w14:paraId="2B555163" w14:textId="77777777" w:rsidR="00440C0E" w:rsidRPr="00421448" w:rsidRDefault="00440C0E" w:rsidP="00440C0E">
            <w:pPr>
              <w:spacing w:line="0" w:lineRule="atLeast"/>
              <w:jc w:val="center"/>
              <w:rPr>
                <w:rFonts w:cs="Times New Roman"/>
              </w:rPr>
            </w:pPr>
          </w:p>
          <w:p w14:paraId="6FC923B4" w14:textId="0960BA9E" w:rsidR="00440C0E" w:rsidRPr="00421448" w:rsidRDefault="00440C0E" w:rsidP="00440C0E">
            <w:pPr>
              <w:spacing w:line="0" w:lineRule="atLeast"/>
              <w:jc w:val="center"/>
              <w:rPr>
                <w:rFonts w:cs="Times New Roman"/>
              </w:rPr>
            </w:pPr>
            <w:r w:rsidRPr="652361BB">
              <w:rPr>
                <w:rFonts w:cs="Times New Roman"/>
              </w:rPr>
              <w:t>9</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179A276" w14:textId="77777777" w:rsidR="00440C0E" w:rsidRPr="00421448" w:rsidRDefault="00440C0E" w:rsidP="00440C0E">
            <w:pPr>
              <w:spacing w:line="0" w:lineRule="atLeast"/>
              <w:jc w:val="center"/>
              <w:rPr>
                <w:rFonts w:cs="Times New Roman"/>
              </w:rPr>
            </w:pPr>
          </w:p>
          <w:p w14:paraId="4A62694B" w14:textId="77777777" w:rsidR="00440C0E" w:rsidRPr="00421448" w:rsidRDefault="00440C0E" w:rsidP="00440C0E">
            <w:pPr>
              <w:spacing w:line="0" w:lineRule="atLeast"/>
              <w:jc w:val="center"/>
              <w:rPr>
                <w:rFonts w:cs="Times New Roman"/>
              </w:rPr>
            </w:pPr>
          </w:p>
          <w:p w14:paraId="6CB4B1BF" w14:textId="77777777" w:rsidR="00440C0E" w:rsidRPr="00421448" w:rsidRDefault="00440C0E" w:rsidP="00440C0E">
            <w:pPr>
              <w:spacing w:line="0" w:lineRule="atLeast"/>
              <w:jc w:val="center"/>
              <w:rPr>
                <w:rFonts w:cs="Times New Roman"/>
              </w:rPr>
            </w:pPr>
          </w:p>
          <w:p w14:paraId="126BB64A" w14:textId="0ACBA990" w:rsidR="00440C0E" w:rsidRPr="00421448" w:rsidRDefault="00440C0E" w:rsidP="00440C0E">
            <w:pPr>
              <w:spacing w:line="0" w:lineRule="atLeast"/>
              <w:rPr>
                <w:rFonts w:cs="Times New Roman"/>
              </w:rPr>
            </w:pPr>
            <w:r w:rsidRPr="652361BB">
              <w:rPr>
                <w:rFonts w:cs="Times New Roman"/>
              </w:rPr>
              <w:t>29</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A278F1B" w14:textId="664587BE" w:rsidR="00440C0E" w:rsidRPr="00421448" w:rsidRDefault="00440C0E" w:rsidP="00440C0E">
            <w:pPr>
              <w:spacing w:line="0" w:lineRule="atLeast"/>
              <w:jc w:val="center"/>
              <w:rPr>
                <w:rFonts w:cs="Times New Roman"/>
              </w:rPr>
            </w:pPr>
            <w:r w:rsidRPr="1AF91A83">
              <w:rPr>
                <w:rFonts w:cs="Times New Roman"/>
              </w:rPr>
              <w:t>35</w:t>
            </w:r>
          </w:p>
        </w:tc>
      </w:tr>
      <w:tr w:rsidR="00440C0E" w:rsidRPr="00421448" w14:paraId="58119332" w14:textId="421D1473" w:rsidTr="00440C0E">
        <w:tc>
          <w:tcPr>
            <w:tcW w:w="7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414BBC7" w14:textId="77777777" w:rsidR="00440C0E" w:rsidRPr="00D96222" w:rsidRDefault="00440C0E" w:rsidP="00440C0E">
            <w:pPr>
              <w:spacing w:line="0" w:lineRule="atLeast"/>
              <w:rPr>
                <w:rFonts w:cs="Times New Roman"/>
                <w:color w:val="000000" w:themeColor="text1"/>
              </w:rPr>
            </w:pPr>
            <w:r w:rsidRPr="652361BB">
              <w:rPr>
                <w:rFonts w:cs="Times New Roman"/>
              </w:rPr>
              <w:t>Rhode Island </w:t>
            </w:r>
          </w:p>
        </w:tc>
        <w:tc>
          <w:tcPr>
            <w:tcW w:w="54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A74A7DE" w14:textId="4239290C" w:rsidR="00440C0E" w:rsidRPr="00421448" w:rsidRDefault="00440C0E" w:rsidP="00440C0E">
            <w:pPr>
              <w:spacing w:line="0" w:lineRule="atLeast"/>
              <w:jc w:val="center"/>
              <w:rPr>
                <w:rFonts w:cs="Times New Roman"/>
              </w:rPr>
            </w:pPr>
            <w:r w:rsidRPr="1AF91A83">
              <w:rPr>
                <w:rFonts w:cs="Times New Roman"/>
              </w:rPr>
              <w:t>41</w:t>
            </w:r>
          </w:p>
        </w:tc>
        <w:tc>
          <w:tcPr>
            <w:tcW w:w="7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50AC5FC" w14:textId="204572C1" w:rsidR="00440C0E" w:rsidRPr="00421448" w:rsidRDefault="00440C0E" w:rsidP="00440C0E">
            <w:pPr>
              <w:spacing w:line="0" w:lineRule="atLeast"/>
              <w:jc w:val="center"/>
              <w:rPr>
                <w:rFonts w:cs="Times New Roman"/>
              </w:rPr>
            </w:pPr>
            <w:r w:rsidRPr="4A2C2083">
              <w:rPr>
                <w:rFonts w:cs="Times New Roman"/>
              </w:rPr>
              <w:t>22</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95A15BC" w14:textId="1E9F73B8" w:rsidR="00440C0E" w:rsidRPr="00421448" w:rsidRDefault="00440C0E" w:rsidP="00440C0E">
            <w:pPr>
              <w:spacing w:line="0" w:lineRule="atLeast"/>
              <w:jc w:val="center"/>
              <w:rPr>
                <w:rFonts w:cs="Times New Roman"/>
              </w:rPr>
            </w:pPr>
            <w:r w:rsidRPr="4A2C2083">
              <w:rPr>
                <w:rFonts w:cs="Times New Roman"/>
              </w:rPr>
              <w:t>31</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000A830" w14:textId="47B2291F" w:rsidR="00440C0E" w:rsidRPr="00421448" w:rsidRDefault="00440C0E" w:rsidP="00440C0E">
            <w:pPr>
              <w:spacing w:line="0" w:lineRule="atLeast"/>
              <w:jc w:val="center"/>
              <w:rPr>
                <w:rFonts w:cs="Times New Roman"/>
              </w:rPr>
            </w:pPr>
            <w:r w:rsidRPr="4A2C2083">
              <w:rPr>
                <w:rFonts w:cs="Times New Roman"/>
              </w:rPr>
              <w:t>29</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p w14:paraId="5695B97B" w14:textId="1342DB17" w:rsidR="00440C0E" w:rsidRDefault="00440C0E" w:rsidP="00440C0E">
            <w:pPr>
              <w:spacing w:line="0" w:lineRule="atLeast"/>
              <w:jc w:val="center"/>
              <w:rPr>
                <w:rFonts w:cs="Times New Roman"/>
              </w:rPr>
            </w:pPr>
            <w:r w:rsidRPr="4A2C2083">
              <w:rPr>
                <w:rFonts w:cs="Times New Roman"/>
              </w:rPr>
              <w:t>3</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440F994" w14:textId="13B2D433" w:rsidR="00440C0E" w:rsidRPr="00421448" w:rsidRDefault="00440C0E" w:rsidP="00440C0E">
            <w:pPr>
              <w:spacing w:line="0" w:lineRule="atLeast"/>
              <w:jc w:val="center"/>
              <w:rPr>
                <w:rFonts w:cs="Times New Roman"/>
              </w:rPr>
            </w:pPr>
            <w:r w:rsidRPr="78C5546E">
              <w:rPr>
                <w:rFonts w:cs="Times New Roman"/>
              </w:rPr>
              <w:t>3</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BB368D3" w14:textId="195F5696" w:rsidR="00440C0E" w:rsidRPr="00421448" w:rsidRDefault="00440C0E" w:rsidP="00440C0E">
            <w:pPr>
              <w:spacing w:line="0" w:lineRule="atLeast"/>
              <w:jc w:val="center"/>
              <w:rPr>
                <w:rFonts w:cs="Times New Roman"/>
              </w:rPr>
            </w:pPr>
            <w:r w:rsidRPr="652361BB">
              <w:rPr>
                <w:rFonts w:cs="Times New Roman"/>
              </w:rPr>
              <w:t>18</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CC947E8" w14:textId="77777777" w:rsidR="00440C0E" w:rsidRPr="00421448" w:rsidRDefault="00440C0E" w:rsidP="00440C0E">
            <w:pPr>
              <w:spacing w:line="0" w:lineRule="atLeast"/>
              <w:jc w:val="center"/>
              <w:rPr>
                <w:rFonts w:cs="Times New Roman"/>
              </w:rPr>
            </w:pPr>
            <w:r w:rsidRPr="652361BB">
              <w:rPr>
                <w:rFonts w:cs="Times New Roman"/>
              </w:rPr>
              <w:t>49</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0D886A5" w14:textId="1626B2C1" w:rsidR="00440C0E" w:rsidRPr="00421448" w:rsidRDefault="00440C0E" w:rsidP="00440C0E">
            <w:pPr>
              <w:spacing w:line="0" w:lineRule="atLeast"/>
              <w:jc w:val="center"/>
              <w:rPr>
                <w:rFonts w:cs="Times New Roman"/>
              </w:rPr>
            </w:pPr>
            <w:r w:rsidRPr="652361BB">
              <w:rPr>
                <w:rFonts w:cs="Times New Roman"/>
              </w:rPr>
              <w:t>49</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F62D2D9" w14:textId="57CFE427" w:rsidR="00440C0E" w:rsidRDefault="00440C0E" w:rsidP="00440C0E">
            <w:pPr>
              <w:spacing w:line="0" w:lineRule="atLeast"/>
              <w:jc w:val="center"/>
              <w:rPr>
                <w:rFonts w:cs="Times New Roman"/>
              </w:rPr>
            </w:pPr>
            <w:r w:rsidRPr="1AF91A83">
              <w:rPr>
                <w:rFonts w:cs="Times New Roman"/>
              </w:rPr>
              <w:t>46</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248091A" w14:textId="77777777" w:rsidR="00440C0E" w:rsidRPr="00421448" w:rsidRDefault="00440C0E" w:rsidP="00440C0E">
            <w:pPr>
              <w:spacing w:line="0" w:lineRule="atLeast"/>
              <w:jc w:val="center"/>
              <w:rPr>
                <w:rFonts w:cs="Times New Roman"/>
              </w:rPr>
            </w:pPr>
          </w:p>
          <w:p w14:paraId="1718371E" w14:textId="77777777" w:rsidR="00440C0E" w:rsidRPr="00421448" w:rsidRDefault="00440C0E" w:rsidP="00440C0E">
            <w:pPr>
              <w:spacing w:line="0" w:lineRule="atLeast"/>
              <w:jc w:val="center"/>
              <w:rPr>
                <w:rFonts w:cs="Times New Roman"/>
              </w:rPr>
            </w:pPr>
          </w:p>
          <w:p w14:paraId="0C588B8A" w14:textId="77777777" w:rsidR="00440C0E" w:rsidRPr="00421448" w:rsidRDefault="00440C0E" w:rsidP="00440C0E">
            <w:pPr>
              <w:spacing w:line="0" w:lineRule="atLeast"/>
              <w:jc w:val="center"/>
              <w:rPr>
                <w:rFonts w:cs="Times New Roman"/>
              </w:rPr>
            </w:pPr>
          </w:p>
          <w:p w14:paraId="06DDD203" w14:textId="47D7AE1E" w:rsidR="00440C0E" w:rsidRPr="00421448" w:rsidRDefault="00440C0E" w:rsidP="00440C0E">
            <w:pPr>
              <w:spacing w:line="0" w:lineRule="atLeast"/>
              <w:jc w:val="center"/>
              <w:rPr>
                <w:rFonts w:cs="Times New Roman"/>
              </w:rPr>
            </w:pPr>
            <w:r w:rsidRPr="652361BB">
              <w:rPr>
                <w:rFonts w:cs="Times New Roman"/>
              </w:rPr>
              <w:t>48</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E4A83CE" w14:textId="77777777" w:rsidR="00440C0E" w:rsidRPr="00421448" w:rsidRDefault="00440C0E" w:rsidP="00440C0E">
            <w:pPr>
              <w:spacing w:line="0" w:lineRule="atLeast"/>
              <w:jc w:val="center"/>
              <w:rPr>
                <w:rFonts w:cs="Times New Roman"/>
              </w:rPr>
            </w:pPr>
          </w:p>
          <w:p w14:paraId="0CA23347" w14:textId="77777777" w:rsidR="00440C0E" w:rsidRPr="00421448" w:rsidRDefault="00440C0E" w:rsidP="00440C0E">
            <w:pPr>
              <w:spacing w:line="0" w:lineRule="atLeast"/>
              <w:jc w:val="center"/>
              <w:rPr>
                <w:rFonts w:cs="Times New Roman"/>
              </w:rPr>
            </w:pPr>
          </w:p>
          <w:p w14:paraId="21A50CEE" w14:textId="77777777" w:rsidR="00440C0E" w:rsidRPr="00421448" w:rsidRDefault="00440C0E" w:rsidP="00440C0E">
            <w:pPr>
              <w:spacing w:line="0" w:lineRule="atLeast"/>
              <w:jc w:val="center"/>
              <w:rPr>
                <w:rFonts w:cs="Times New Roman"/>
              </w:rPr>
            </w:pPr>
          </w:p>
          <w:p w14:paraId="373E9DBE" w14:textId="29CAFA7B" w:rsidR="00440C0E" w:rsidRPr="00421448" w:rsidRDefault="00440C0E" w:rsidP="00440C0E">
            <w:pPr>
              <w:spacing w:line="0" w:lineRule="atLeast"/>
              <w:jc w:val="center"/>
              <w:rPr>
                <w:rFonts w:cs="Times New Roman"/>
              </w:rPr>
            </w:pPr>
            <w:r w:rsidRPr="652361BB">
              <w:rPr>
                <w:rFonts w:cs="Times New Roman"/>
              </w:rPr>
              <w:t>26</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4CBDDC9" w14:textId="77777777" w:rsidR="00440C0E" w:rsidRPr="00421448" w:rsidRDefault="00440C0E" w:rsidP="00440C0E">
            <w:pPr>
              <w:spacing w:line="0" w:lineRule="atLeast"/>
              <w:jc w:val="center"/>
              <w:rPr>
                <w:rFonts w:cs="Times New Roman"/>
              </w:rPr>
            </w:pPr>
          </w:p>
          <w:p w14:paraId="65D30F92" w14:textId="77777777" w:rsidR="00440C0E" w:rsidRPr="00421448" w:rsidRDefault="00440C0E" w:rsidP="00440C0E">
            <w:pPr>
              <w:spacing w:line="0" w:lineRule="atLeast"/>
              <w:jc w:val="center"/>
              <w:rPr>
                <w:rFonts w:cs="Times New Roman"/>
              </w:rPr>
            </w:pPr>
          </w:p>
          <w:p w14:paraId="192E28FE" w14:textId="77777777" w:rsidR="00440C0E" w:rsidRPr="00421448" w:rsidRDefault="00440C0E" w:rsidP="00440C0E">
            <w:pPr>
              <w:spacing w:line="0" w:lineRule="atLeast"/>
              <w:jc w:val="center"/>
              <w:rPr>
                <w:rFonts w:cs="Times New Roman"/>
              </w:rPr>
            </w:pPr>
          </w:p>
          <w:p w14:paraId="7836596D" w14:textId="1761CE8B" w:rsidR="00440C0E" w:rsidRPr="00421448" w:rsidRDefault="00440C0E" w:rsidP="00440C0E">
            <w:pPr>
              <w:spacing w:line="0" w:lineRule="atLeast"/>
              <w:jc w:val="center"/>
              <w:rPr>
                <w:rFonts w:cs="Times New Roman"/>
              </w:rPr>
            </w:pPr>
            <w:r w:rsidRPr="652361BB">
              <w:rPr>
                <w:rFonts w:cs="Times New Roman"/>
              </w:rPr>
              <w:t>16</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36D0D15" w14:textId="14757DB6" w:rsidR="00440C0E" w:rsidRPr="00421448" w:rsidRDefault="00440C0E" w:rsidP="00440C0E">
            <w:pPr>
              <w:spacing w:line="0" w:lineRule="atLeast"/>
              <w:jc w:val="center"/>
              <w:rPr>
                <w:rFonts w:cs="Times New Roman"/>
              </w:rPr>
            </w:pPr>
            <w:r w:rsidRPr="1AF91A83">
              <w:rPr>
                <w:rFonts w:cs="Times New Roman"/>
              </w:rPr>
              <w:t>13</w:t>
            </w:r>
          </w:p>
        </w:tc>
      </w:tr>
      <w:tr w:rsidR="00440C0E" w:rsidRPr="00421448" w14:paraId="2C171E75" w14:textId="3739460C" w:rsidTr="00440C0E">
        <w:tc>
          <w:tcPr>
            <w:tcW w:w="7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548D4E2" w14:textId="77777777" w:rsidR="00440C0E" w:rsidRPr="00D96222" w:rsidRDefault="00440C0E" w:rsidP="00440C0E">
            <w:pPr>
              <w:spacing w:line="0" w:lineRule="atLeast"/>
              <w:rPr>
                <w:rFonts w:cs="Times New Roman"/>
                <w:color w:val="000000" w:themeColor="text1"/>
              </w:rPr>
            </w:pPr>
            <w:r w:rsidRPr="652361BB">
              <w:rPr>
                <w:rFonts w:cs="Times New Roman"/>
              </w:rPr>
              <w:t>South Carolina </w:t>
            </w:r>
          </w:p>
        </w:tc>
        <w:tc>
          <w:tcPr>
            <w:tcW w:w="54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61BB546" w14:textId="093B1BA1" w:rsidR="00440C0E" w:rsidRPr="00421448" w:rsidRDefault="00440C0E" w:rsidP="00440C0E">
            <w:pPr>
              <w:spacing w:line="0" w:lineRule="atLeast"/>
              <w:jc w:val="center"/>
              <w:rPr>
                <w:rFonts w:cs="Times New Roman"/>
              </w:rPr>
            </w:pPr>
            <w:r w:rsidRPr="1AF91A83">
              <w:rPr>
                <w:rFonts w:cs="Times New Roman"/>
              </w:rPr>
              <w:t>6</w:t>
            </w:r>
          </w:p>
        </w:tc>
        <w:tc>
          <w:tcPr>
            <w:tcW w:w="7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2B039D3" w14:textId="29E97E3C" w:rsidR="00440C0E" w:rsidRPr="00421448" w:rsidRDefault="00440C0E" w:rsidP="00440C0E">
            <w:pPr>
              <w:spacing w:line="0" w:lineRule="atLeast"/>
              <w:jc w:val="center"/>
              <w:rPr>
                <w:rFonts w:cs="Times New Roman"/>
              </w:rPr>
            </w:pPr>
            <w:r w:rsidRPr="4A2C2083">
              <w:rPr>
                <w:rFonts w:cs="Times New Roman"/>
              </w:rPr>
              <w:t>5</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DA74D42" w14:textId="25D711A2" w:rsidR="00440C0E" w:rsidRPr="00421448" w:rsidRDefault="00440C0E" w:rsidP="00440C0E">
            <w:pPr>
              <w:spacing w:line="0" w:lineRule="atLeast"/>
              <w:jc w:val="center"/>
              <w:rPr>
                <w:rFonts w:cs="Times New Roman"/>
              </w:rPr>
            </w:pPr>
            <w:r w:rsidRPr="4A2C2083">
              <w:rPr>
                <w:rFonts w:cs="Times New Roman"/>
              </w:rPr>
              <w:t>2</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64BD5B0" w14:textId="62C60C95" w:rsidR="00440C0E" w:rsidRPr="00421448" w:rsidRDefault="00440C0E" w:rsidP="00440C0E">
            <w:pPr>
              <w:spacing w:line="0" w:lineRule="atLeast"/>
              <w:jc w:val="center"/>
              <w:rPr>
                <w:rFonts w:cs="Times New Roman"/>
              </w:rPr>
            </w:pPr>
            <w:r w:rsidRPr="4A2C2083">
              <w:rPr>
                <w:rFonts w:cs="Times New Roman"/>
              </w:rPr>
              <w:t>3</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p w14:paraId="2E9741A9" w14:textId="6CBC8E8E" w:rsidR="00440C0E" w:rsidRDefault="00440C0E" w:rsidP="00440C0E">
            <w:pPr>
              <w:spacing w:line="0" w:lineRule="atLeast"/>
              <w:jc w:val="center"/>
              <w:rPr>
                <w:rFonts w:cs="Times New Roman"/>
              </w:rPr>
            </w:pPr>
            <w:r w:rsidRPr="4A2C2083">
              <w:rPr>
                <w:rFonts w:cs="Times New Roman"/>
              </w:rPr>
              <w:t>2</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6518C63" w14:textId="520B6770" w:rsidR="00440C0E" w:rsidRPr="00421448" w:rsidRDefault="00440C0E" w:rsidP="00440C0E">
            <w:pPr>
              <w:spacing w:line="0" w:lineRule="atLeast"/>
              <w:jc w:val="center"/>
              <w:rPr>
                <w:rFonts w:cs="Times New Roman"/>
              </w:rPr>
            </w:pPr>
            <w:r w:rsidRPr="652361BB">
              <w:rPr>
                <w:rFonts w:cs="Times New Roman"/>
              </w:rPr>
              <w:t>19</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183AECB" w14:textId="4C1CA3CB" w:rsidR="00440C0E" w:rsidRPr="00421448" w:rsidRDefault="00440C0E" w:rsidP="00440C0E">
            <w:pPr>
              <w:spacing w:line="0" w:lineRule="atLeast"/>
              <w:jc w:val="center"/>
              <w:rPr>
                <w:rFonts w:cs="Times New Roman"/>
              </w:rPr>
            </w:pPr>
            <w:r w:rsidRPr="652361BB">
              <w:rPr>
                <w:rFonts w:cs="Times New Roman"/>
              </w:rPr>
              <w:t>3</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3D5931E" w14:textId="3E85A2F6" w:rsidR="00440C0E" w:rsidRPr="00421448" w:rsidRDefault="00440C0E" w:rsidP="00440C0E">
            <w:pPr>
              <w:spacing w:line="0" w:lineRule="atLeast"/>
              <w:jc w:val="center"/>
              <w:rPr>
                <w:rFonts w:cs="Times New Roman"/>
              </w:rPr>
            </w:pPr>
            <w:r w:rsidRPr="652361BB">
              <w:rPr>
                <w:rFonts w:cs="Times New Roman"/>
              </w:rPr>
              <w:t>24</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379928F" w14:textId="2F27945E" w:rsidR="00440C0E" w:rsidRPr="00421448" w:rsidRDefault="00440C0E" w:rsidP="00440C0E">
            <w:pPr>
              <w:spacing w:line="0" w:lineRule="atLeast"/>
              <w:jc w:val="center"/>
              <w:rPr>
                <w:rFonts w:cs="Times New Roman"/>
              </w:rPr>
            </w:pPr>
            <w:r w:rsidRPr="652361BB">
              <w:rPr>
                <w:rFonts w:cs="Times New Roman"/>
              </w:rPr>
              <w:t>8</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3980B19" w14:textId="15931E98" w:rsidR="00440C0E" w:rsidRDefault="00440C0E" w:rsidP="00440C0E">
            <w:pPr>
              <w:spacing w:line="0" w:lineRule="atLeast"/>
              <w:jc w:val="center"/>
              <w:rPr>
                <w:rFonts w:cs="Times New Roman"/>
              </w:rPr>
            </w:pPr>
            <w:r w:rsidRPr="1AF91A83">
              <w:rPr>
                <w:rFonts w:cs="Times New Roman"/>
              </w:rPr>
              <w:t>17</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9FFC401" w14:textId="77777777" w:rsidR="00440C0E" w:rsidRPr="00421448" w:rsidRDefault="00440C0E" w:rsidP="00440C0E">
            <w:pPr>
              <w:spacing w:line="0" w:lineRule="atLeast"/>
              <w:jc w:val="center"/>
              <w:rPr>
                <w:rFonts w:cs="Times New Roman"/>
              </w:rPr>
            </w:pPr>
          </w:p>
          <w:p w14:paraId="64025B34" w14:textId="77777777" w:rsidR="00440C0E" w:rsidRPr="00421448" w:rsidRDefault="00440C0E" w:rsidP="00440C0E">
            <w:pPr>
              <w:spacing w:line="0" w:lineRule="atLeast"/>
              <w:jc w:val="center"/>
              <w:rPr>
                <w:rFonts w:cs="Times New Roman"/>
              </w:rPr>
            </w:pPr>
          </w:p>
          <w:p w14:paraId="2AB556D9" w14:textId="77777777" w:rsidR="00440C0E" w:rsidRPr="00421448" w:rsidRDefault="00440C0E" w:rsidP="00440C0E">
            <w:pPr>
              <w:spacing w:line="0" w:lineRule="atLeast"/>
              <w:jc w:val="center"/>
              <w:rPr>
                <w:rFonts w:cs="Times New Roman"/>
              </w:rPr>
            </w:pPr>
          </w:p>
          <w:p w14:paraId="46D3A26B" w14:textId="77777777" w:rsidR="00440C0E" w:rsidRPr="00421448" w:rsidRDefault="00440C0E" w:rsidP="00440C0E">
            <w:pPr>
              <w:spacing w:line="0" w:lineRule="atLeast"/>
              <w:jc w:val="center"/>
              <w:rPr>
                <w:rFonts w:cs="Times New Roman"/>
              </w:rPr>
            </w:pPr>
          </w:p>
          <w:p w14:paraId="72223532" w14:textId="6FCD0581" w:rsidR="00440C0E" w:rsidRPr="00421448" w:rsidRDefault="00440C0E" w:rsidP="00440C0E">
            <w:pPr>
              <w:spacing w:line="0" w:lineRule="atLeast"/>
              <w:jc w:val="center"/>
              <w:rPr>
                <w:rFonts w:cs="Times New Roman"/>
              </w:rPr>
            </w:pPr>
            <w:r w:rsidRPr="652361BB">
              <w:rPr>
                <w:rFonts w:cs="Times New Roman"/>
              </w:rPr>
              <w:t>23</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7AE5B82" w14:textId="77777777" w:rsidR="00440C0E" w:rsidRPr="00421448" w:rsidRDefault="00440C0E" w:rsidP="00440C0E">
            <w:pPr>
              <w:spacing w:line="0" w:lineRule="atLeast"/>
              <w:jc w:val="center"/>
              <w:rPr>
                <w:rFonts w:cs="Times New Roman"/>
              </w:rPr>
            </w:pPr>
          </w:p>
          <w:p w14:paraId="5EE72835" w14:textId="77777777" w:rsidR="00440C0E" w:rsidRPr="00421448" w:rsidRDefault="00440C0E" w:rsidP="00440C0E">
            <w:pPr>
              <w:spacing w:line="0" w:lineRule="atLeast"/>
              <w:jc w:val="center"/>
              <w:rPr>
                <w:rFonts w:cs="Times New Roman"/>
              </w:rPr>
            </w:pPr>
          </w:p>
          <w:p w14:paraId="0B705546" w14:textId="77777777" w:rsidR="00440C0E" w:rsidRPr="00421448" w:rsidRDefault="00440C0E" w:rsidP="00440C0E">
            <w:pPr>
              <w:spacing w:line="0" w:lineRule="atLeast"/>
              <w:jc w:val="center"/>
              <w:rPr>
                <w:rFonts w:cs="Times New Roman"/>
              </w:rPr>
            </w:pPr>
          </w:p>
          <w:p w14:paraId="39E634FD" w14:textId="77777777" w:rsidR="00440C0E" w:rsidRPr="00421448" w:rsidRDefault="00440C0E" w:rsidP="00440C0E">
            <w:pPr>
              <w:spacing w:line="0" w:lineRule="atLeast"/>
              <w:jc w:val="center"/>
              <w:rPr>
                <w:rFonts w:cs="Times New Roman"/>
              </w:rPr>
            </w:pPr>
          </w:p>
          <w:p w14:paraId="64239791" w14:textId="7F2A8645" w:rsidR="00440C0E" w:rsidRPr="00421448" w:rsidRDefault="00440C0E" w:rsidP="00440C0E">
            <w:pPr>
              <w:spacing w:line="0" w:lineRule="atLeast"/>
              <w:jc w:val="center"/>
              <w:rPr>
                <w:rFonts w:cs="Times New Roman"/>
              </w:rPr>
            </w:pPr>
            <w:r w:rsidRPr="652361BB">
              <w:rPr>
                <w:rFonts w:cs="Times New Roman"/>
              </w:rPr>
              <w:t>50</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82E6AC6" w14:textId="77777777" w:rsidR="00440C0E" w:rsidRPr="00421448" w:rsidRDefault="00440C0E" w:rsidP="00440C0E">
            <w:pPr>
              <w:spacing w:line="0" w:lineRule="atLeast"/>
              <w:jc w:val="center"/>
              <w:rPr>
                <w:rFonts w:cs="Times New Roman"/>
              </w:rPr>
            </w:pPr>
          </w:p>
          <w:p w14:paraId="3D33C316" w14:textId="77777777" w:rsidR="00440C0E" w:rsidRPr="00421448" w:rsidRDefault="00440C0E" w:rsidP="00440C0E">
            <w:pPr>
              <w:spacing w:line="0" w:lineRule="atLeast"/>
              <w:jc w:val="center"/>
              <w:rPr>
                <w:rFonts w:cs="Times New Roman"/>
              </w:rPr>
            </w:pPr>
          </w:p>
          <w:p w14:paraId="18B5B6F3" w14:textId="77777777" w:rsidR="00440C0E" w:rsidRPr="00421448" w:rsidRDefault="00440C0E" w:rsidP="00440C0E">
            <w:pPr>
              <w:spacing w:line="0" w:lineRule="atLeast"/>
              <w:jc w:val="center"/>
              <w:rPr>
                <w:rFonts w:cs="Times New Roman"/>
              </w:rPr>
            </w:pPr>
          </w:p>
          <w:p w14:paraId="1E0E7026" w14:textId="77777777" w:rsidR="00440C0E" w:rsidRPr="00421448" w:rsidRDefault="00440C0E" w:rsidP="00440C0E">
            <w:pPr>
              <w:spacing w:line="0" w:lineRule="atLeast"/>
              <w:jc w:val="center"/>
              <w:rPr>
                <w:rFonts w:cs="Times New Roman"/>
              </w:rPr>
            </w:pPr>
          </w:p>
          <w:p w14:paraId="447A8A44" w14:textId="59EBAED5" w:rsidR="00440C0E" w:rsidRPr="00421448" w:rsidRDefault="00440C0E" w:rsidP="00440C0E">
            <w:pPr>
              <w:spacing w:line="0" w:lineRule="atLeast"/>
              <w:jc w:val="center"/>
              <w:rPr>
                <w:rFonts w:cs="Times New Roman"/>
              </w:rPr>
            </w:pPr>
            <w:r w:rsidRPr="652361BB">
              <w:rPr>
                <w:rFonts w:cs="Times New Roman"/>
              </w:rPr>
              <w:t>30</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69EBE26" w14:textId="7A6478FE" w:rsidR="00440C0E" w:rsidRPr="00421448" w:rsidRDefault="00440C0E" w:rsidP="00440C0E">
            <w:pPr>
              <w:spacing w:line="0" w:lineRule="atLeast"/>
              <w:jc w:val="center"/>
              <w:rPr>
                <w:rFonts w:cs="Times New Roman"/>
              </w:rPr>
            </w:pPr>
            <w:r w:rsidRPr="1AF91A83">
              <w:rPr>
                <w:rFonts w:cs="Times New Roman"/>
              </w:rPr>
              <w:t>46</w:t>
            </w:r>
          </w:p>
        </w:tc>
      </w:tr>
      <w:tr w:rsidR="00440C0E" w:rsidRPr="00421448" w14:paraId="5ABB4E36" w14:textId="7A3DBF5E" w:rsidTr="00440C0E">
        <w:tc>
          <w:tcPr>
            <w:tcW w:w="7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DF83A7C" w14:textId="77777777" w:rsidR="00440C0E" w:rsidRPr="00D96222" w:rsidRDefault="00440C0E" w:rsidP="00440C0E">
            <w:pPr>
              <w:spacing w:line="0" w:lineRule="atLeast"/>
              <w:rPr>
                <w:rFonts w:cs="Times New Roman"/>
                <w:color w:val="000000" w:themeColor="text1"/>
              </w:rPr>
            </w:pPr>
            <w:r w:rsidRPr="652361BB">
              <w:rPr>
                <w:rFonts w:cs="Times New Roman"/>
              </w:rPr>
              <w:t>South Dakota </w:t>
            </w:r>
          </w:p>
        </w:tc>
        <w:tc>
          <w:tcPr>
            <w:tcW w:w="54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6E86192" w14:textId="51B645F1" w:rsidR="00440C0E" w:rsidRPr="00421448" w:rsidRDefault="00440C0E" w:rsidP="00440C0E">
            <w:pPr>
              <w:spacing w:line="0" w:lineRule="atLeast"/>
              <w:jc w:val="center"/>
              <w:rPr>
                <w:rFonts w:cs="Times New Roman"/>
              </w:rPr>
            </w:pPr>
            <w:r w:rsidRPr="1AF91A83">
              <w:rPr>
                <w:rFonts w:cs="Times New Roman"/>
              </w:rPr>
              <w:t>42</w:t>
            </w:r>
          </w:p>
        </w:tc>
        <w:tc>
          <w:tcPr>
            <w:tcW w:w="7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2ED6FCE" w14:textId="27CFB696" w:rsidR="00440C0E" w:rsidRPr="00421448" w:rsidRDefault="00440C0E" w:rsidP="00440C0E">
            <w:pPr>
              <w:spacing w:line="0" w:lineRule="atLeast"/>
              <w:jc w:val="center"/>
              <w:rPr>
                <w:rFonts w:cs="Times New Roman"/>
              </w:rPr>
            </w:pPr>
            <w:r w:rsidRPr="4A2C2083">
              <w:rPr>
                <w:rFonts w:cs="Times New Roman"/>
              </w:rPr>
              <w:t>18</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9E72348" w14:textId="0109F6FD" w:rsidR="00440C0E" w:rsidRPr="00421448" w:rsidRDefault="00440C0E" w:rsidP="00440C0E">
            <w:pPr>
              <w:spacing w:line="0" w:lineRule="atLeast"/>
              <w:jc w:val="center"/>
              <w:rPr>
                <w:rFonts w:cs="Times New Roman"/>
              </w:rPr>
            </w:pPr>
            <w:r w:rsidRPr="4A2C2083">
              <w:rPr>
                <w:rFonts w:cs="Times New Roman"/>
              </w:rPr>
              <w:t>36</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34134EE" w14:textId="36EE7C83" w:rsidR="00440C0E" w:rsidRPr="00421448" w:rsidRDefault="00440C0E" w:rsidP="00440C0E">
            <w:pPr>
              <w:spacing w:line="0" w:lineRule="atLeast"/>
              <w:jc w:val="center"/>
              <w:rPr>
                <w:rFonts w:cs="Times New Roman"/>
              </w:rPr>
            </w:pPr>
            <w:r w:rsidRPr="4A2C2083">
              <w:rPr>
                <w:rFonts w:cs="Times New Roman"/>
              </w:rPr>
              <w:t>46</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p w14:paraId="1CD92A26" w14:textId="764C57E6" w:rsidR="00440C0E" w:rsidRDefault="00440C0E" w:rsidP="00440C0E">
            <w:pPr>
              <w:spacing w:line="0" w:lineRule="atLeast"/>
              <w:jc w:val="center"/>
              <w:rPr>
                <w:rFonts w:cs="Times New Roman"/>
              </w:rPr>
            </w:pPr>
            <w:r w:rsidRPr="4A2C2083">
              <w:rPr>
                <w:rFonts w:cs="Times New Roman"/>
              </w:rPr>
              <w:t>29</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7987C03" w14:textId="068E9ACF" w:rsidR="00440C0E" w:rsidRPr="00421448" w:rsidRDefault="00440C0E" w:rsidP="00440C0E">
            <w:pPr>
              <w:spacing w:line="0" w:lineRule="atLeast"/>
              <w:jc w:val="center"/>
              <w:rPr>
                <w:rFonts w:cs="Times New Roman"/>
              </w:rPr>
            </w:pPr>
            <w:r w:rsidRPr="652361BB">
              <w:rPr>
                <w:rFonts w:cs="Times New Roman"/>
              </w:rPr>
              <w:t>8</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FDA21A1" w14:textId="1939B9FD" w:rsidR="00440C0E" w:rsidRPr="00421448" w:rsidRDefault="00440C0E" w:rsidP="00440C0E">
            <w:pPr>
              <w:spacing w:line="0" w:lineRule="atLeast"/>
              <w:jc w:val="center"/>
              <w:rPr>
                <w:rFonts w:cs="Times New Roman"/>
              </w:rPr>
            </w:pPr>
            <w:r w:rsidRPr="652361BB">
              <w:rPr>
                <w:rFonts w:cs="Times New Roman"/>
              </w:rPr>
              <w:t>4</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E491393" w14:textId="2111B45B" w:rsidR="00440C0E" w:rsidRPr="00421448" w:rsidRDefault="00440C0E" w:rsidP="00440C0E">
            <w:pPr>
              <w:spacing w:line="0" w:lineRule="atLeast"/>
              <w:jc w:val="center"/>
              <w:rPr>
                <w:rFonts w:cs="Times New Roman"/>
              </w:rPr>
            </w:pPr>
            <w:r w:rsidRPr="652361BB">
              <w:rPr>
                <w:rFonts w:cs="Times New Roman"/>
              </w:rPr>
              <w:t>18</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480D270" w14:textId="2AAE92F9" w:rsidR="00440C0E" w:rsidRPr="00421448" w:rsidRDefault="00440C0E" w:rsidP="00440C0E">
            <w:pPr>
              <w:spacing w:line="0" w:lineRule="atLeast"/>
              <w:jc w:val="center"/>
              <w:rPr>
                <w:rFonts w:cs="Times New Roman"/>
              </w:rPr>
            </w:pPr>
            <w:r w:rsidRPr="652361BB">
              <w:rPr>
                <w:rFonts w:cs="Times New Roman"/>
              </w:rPr>
              <w:t>19</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E006A57" w14:textId="1625AA40" w:rsidR="00440C0E" w:rsidRDefault="00440C0E" w:rsidP="00440C0E">
            <w:pPr>
              <w:spacing w:line="0" w:lineRule="atLeast"/>
              <w:jc w:val="center"/>
              <w:rPr>
                <w:rFonts w:cs="Times New Roman"/>
              </w:rPr>
            </w:pPr>
            <w:r w:rsidRPr="1AF91A83">
              <w:rPr>
                <w:rFonts w:cs="Times New Roman"/>
              </w:rPr>
              <w:t>5</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87E3938" w14:textId="77777777" w:rsidR="00440C0E" w:rsidRPr="00421448" w:rsidRDefault="00440C0E" w:rsidP="00440C0E">
            <w:pPr>
              <w:spacing w:line="0" w:lineRule="atLeast"/>
              <w:jc w:val="center"/>
              <w:rPr>
                <w:rFonts w:cs="Times New Roman"/>
              </w:rPr>
            </w:pPr>
          </w:p>
          <w:p w14:paraId="4F9BB0CB" w14:textId="77777777" w:rsidR="00440C0E" w:rsidRPr="00421448" w:rsidRDefault="00440C0E" w:rsidP="00440C0E">
            <w:pPr>
              <w:spacing w:line="0" w:lineRule="atLeast"/>
              <w:jc w:val="center"/>
              <w:rPr>
                <w:rFonts w:cs="Times New Roman"/>
              </w:rPr>
            </w:pPr>
          </w:p>
          <w:p w14:paraId="26582369" w14:textId="77777777" w:rsidR="00440C0E" w:rsidRPr="00421448" w:rsidRDefault="00440C0E" w:rsidP="00440C0E">
            <w:pPr>
              <w:spacing w:line="0" w:lineRule="atLeast"/>
              <w:jc w:val="center"/>
              <w:rPr>
                <w:rFonts w:cs="Times New Roman"/>
              </w:rPr>
            </w:pPr>
          </w:p>
          <w:p w14:paraId="2474AC8E" w14:textId="22DA28B3" w:rsidR="00440C0E" w:rsidRPr="00421448" w:rsidRDefault="00440C0E" w:rsidP="00440C0E">
            <w:pPr>
              <w:spacing w:line="0" w:lineRule="atLeast"/>
              <w:jc w:val="center"/>
              <w:rPr>
                <w:rFonts w:cs="Times New Roman"/>
              </w:rPr>
            </w:pPr>
            <w:r w:rsidRPr="652361BB">
              <w:rPr>
                <w:rFonts w:cs="Times New Roman"/>
              </w:rPr>
              <w:t>47</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9A994A7" w14:textId="77777777" w:rsidR="00440C0E" w:rsidRPr="00421448" w:rsidRDefault="00440C0E" w:rsidP="00440C0E">
            <w:pPr>
              <w:spacing w:line="0" w:lineRule="atLeast"/>
              <w:jc w:val="center"/>
              <w:rPr>
                <w:rFonts w:cs="Times New Roman"/>
              </w:rPr>
            </w:pPr>
          </w:p>
          <w:p w14:paraId="3DF8C50A" w14:textId="77777777" w:rsidR="00440C0E" w:rsidRPr="00421448" w:rsidRDefault="00440C0E" w:rsidP="00440C0E">
            <w:pPr>
              <w:spacing w:line="0" w:lineRule="atLeast"/>
              <w:jc w:val="center"/>
              <w:rPr>
                <w:rFonts w:cs="Times New Roman"/>
              </w:rPr>
            </w:pPr>
          </w:p>
          <w:p w14:paraId="5D20F7B2" w14:textId="77777777" w:rsidR="00440C0E" w:rsidRPr="00421448" w:rsidRDefault="00440C0E" w:rsidP="00440C0E">
            <w:pPr>
              <w:spacing w:line="0" w:lineRule="atLeast"/>
              <w:jc w:val="center"/>
              <w:rPr>
                <w:rFonts w:cs="Times New Roman"/>
              </w:rPr>
            </w:pPr>
          </w:p>
          <w:p w14:paraId="1D8775B4" w14:textId="5B5944C1" w:rsidR="00440C0E" w:rsidRPr="00421448" w:rsidRDefault="00440C0E" w:rsidP="00440C0E">
            <w:pPr>
              <w:spacing w:line="0" w:lineRule="atLeast"/>
              <w:jc w:val="center"/>
              <w:rPr>
                <w:rFonts w:cs="Times New Roman"/>
              </w:rPr>
            </w:pPr>
            <w:r w:rsidRPr="652361BB">
              <w:rPr>
                <w:rFonts w:cs="Times New Roman"/>
              </w:rPr>
              <w:t>29</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18AD54B9" w14:textId="77777777" w:rsidR="00440C0E" w:rsidRPr="00421448" w:rsidRDefault="00440C0E" w:rsidP="00440C0E">
            <w:pPr>
              <w:spacing w:line="0" w:lineRule="atLeast"/>
              <w:jc w:val="center"/>
              <w:rPr>
                <w:rFonts w:cs="Times New Roman"/>
              </w:rPr>
            </w:pPr>
          </w:p>
          <w:p w14:paraId="7C8EB485" w14:textId="77777777" w:rsidR="00440C0E" w:rsidRPr="00421448" w:rsidRDefault="00440C0E" w:rsidP="00440C0E">
            <w:pPr>
              <w:spacing w:line="0" w:lineRule="atLeast"/>
              <w:jc w:val="center"/>
              <w:rPr>
                <w:rFonts w:cs="Times New Roman"/>
              </w:rPr>
            </w:pPr>
          </w:p>
          <w:p w14:paraId="48EAF1A3" w14:textId="77777777" w:rsidR="00440C0E" w:rsidRPr="00421448" w:rsidRDefault="00440C0E" w:rsidP="00440C0E">
            <w:pPr>
              <w:spacing w:line="0" w:lineRule="atLeast"/>
              <w:jc w:val="center"/>
              <w:rPr>
                <w:rFonts w:cs="Times New Roman"/>
              </w:rPr>
            </w:pPr>
          </w:p>
          <w:p w14:paraId="70BB410C" w14:textId="1C9C2CB4" w:rsidR="00440C0E" w:rsidRPr="00421448" w:rsidRDefault="00440C0E" w:rsidP="00440C0E">
            <w:pPr>
              <w:spacing w:line="0" w:lineRule="atLeast"/>
              <w:rPr>
                <w:rFonts w:cs="Times New Roman"/>
              </w:rPr>
            </w:pPr>
            <w:r w:rsidRPr="652361BB">
              <w:rPr>
                <w:rFonts w:cs="Times New Roman"/>
              </w:rPr>
              <w:t>31</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EA2D118" w14:textId="7B82AC38" w:rsidR="00440C0E" w:rsidRPr="00421448" w:rsidRDefault="00440C0E" w:rsidP="00440C0E">
            <w:pPr>
              <w:spacing w:line="0" w:lineRule="atLeast"/>
              <w:jc w:val="center"/>
              <w:rPr>
                <w:rFonts w:cs="Times New Roman"/>
              </w:rPr>
            </w:pPr>
            <w:r w:rsidRPr="1AF91A83">
              <w:rPr>
                <w:rFonts w:cs="Times New Roman"/>
              </w:rPr>
              <w:t>37</w:t>
            </w:r>
          </w:p>
        </w:tc>
      </w:tr>
      <w:tr w:rsidR="00440C0E" w:rsidRPr="00421448" w14:paraId="50396B70" w14:textId="0C56F090" w:rsidTr="00440C0E">
        <w:tc>
          <w:tcPr>
            <w:tcW w:w="7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EB45A56" w14:textId="77777777" w:rsidR="00440C0E" w:rsidRPr="00D96222" w:rsidRDefault="00440C0E" w:rsidP="00440C0E">
            <w:pPr>
              <w:spacing w:line="0" w:lineRule="atLeast"/>
              <w:rPr>
                <w:rFonts w:cs="Times New Roman"/>
                <w:color w:val="000000" w:themeColor="text1"/>
              </w:rPr>
            </w:pPr>
            <w:r w:rsidRPr="652361BB">
              <w:rPr>
                <w:rFonts w:cs="Times New Roman"/>
              </w:rPr>
              <w:t>Tennessee</w:t>
            </w:r>
          </w:p>
        </w:tc>
        <w:tc>
          <w:tcPr>
            <w:tcW w:w="54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7FA8496" w14:textId="01516CC3" w:rsidR="00440C0E" w:rsidRPr="00421448" w:rsidRDefault="00440C0E" w:rsidP="00440C0E">
            <w:pPr>
              <w:spacing w:line="0" w:lineRule="atLeast"/>
              <w:jc w:val="center"/>
              <w:rPr>
                <w:rFonts w:cs="Times New Roman"/>
              </w:rPr>
            </w:pPr>
            <w:r w:rsidRPr="1AF91A83">
              <w:rPr>
                <w:rFonts w:cs="Times New Roman"/>
              </w:rPr>
              <w:t>3</w:t>
            </w:r>
          </w:p>
        </w:tc>
        <w:tc>
          <w:tcPr>
            <w:tcW w:w="7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813FBFC" w14:textId="0A732B80" w:rsidR="00440C0E" w:rsidRPr="00421448" w:rsidRDefault="00440C0E" w:rsidP="00440C0E">
            <w:pPr>
              <w:spacing w:line="0" w:lineRule="atLeast"/>
              <w:jc w:val="center"/>
              <w:rPr>
                <w:rFonts w:cs="Times New Roman"/>
              </w:rPr>
            </w:pPr>
            <w:r w:rsidRPr="4A2C2083">
              <w:rPr>
                <w:rFonts w:cs="Times New Roman"/>
              </w:rPr>
              <w:t>9</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1B6B935" w14:textId="0D7EB63F" w:rsidR="00440C0E" w:rsidRPr="00421448" w:rsidRDefault="00440C0E" w:rsidP="00440C0E">
            <w:pPr>
              <w:spacing w:line="0" w:lineRule="atLeast"/>
              <w:jc w:val="center"/>
              <w:rPr>
                <w:rFonts w:cs="Times New Roman"/>
              </w:rPr>
            </w:pPr>
            <w:r w:rsidRPr="4A2C2083">
              <w:rPr>
                <w:rFonts w:cs="Times New Roman"/>
              </w:rPr>
              <w:t>11</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9EBE4BE" w14:textId="19CF1AF0" w:rsidR="00440C0E" w:rsidRPr="00421448" w:rsidRDefault="00440C0E" w:rsidP="00440C0E">
            <w:pPr>
              <w:spacing w:line="0" w:lineRule="atLeast"/>
              <w:jc w:val="center"/>
              <w:rPr>
                <w:rFonts w:cs="Times New Roman"/>
              </w:rPr>
            </w:pPr>
            <w:r w:rsidRPr="79DF85DE">
              <w:rPr>
                <w:rFonts w:cs="Times New Roman"/>
              </w:rPr>
              <w:t>26</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p w14:paraId="5A45C113" w14:textId="2DCCF86B" w:rsidR="00440C0E" w:rsidRDefault="00440C0E" w:rsidP="00440C0E">
            <w:pPr>
              <w:spacing w:line="0" w:lineRule="atLeast"/>
              <w:jc w:val="center"/>
              <w:rPr>
                <w:rFonts w:cs="Times New Roman"/>
              </w:rPr>
            </w:pPr>
            <w:r w:rsidRPr="4A2C2083">
              <w:rPr>
                <w:rFonts w:cs="Times New Roman"/>
              </w:rPr>
              <w:t>1</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9B33998" w14:textId="73A3D158" w:rsidR="00440C0E" w:rsidRPr="00421448" w:rsidRDefault="00440C0E" w:rsidP="00440C0E">
            <w:pPr>
              <w:spacing w:line="0" w:lineRule="atLeast"/>
              <w:jc w:val="center"/>
              <w:rPr>
                <w:rFonts w:cs="Times New Roman"/>
              </w:rPr>
            </w:pPr>
            <w:r w:rsidRPr="652361BB">
              <w:rPr>
                <w:rFonts w:cs="Times New Roman"/>
              </w:rPr>
              <w:t>12</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BB55DB4" w14:textId="47A04BEC" w:rsidR="00440C0E" w:rsidRPr="00421448" w:rsidRDefault="00440C0E" w:rsidP="00440C0E">
            <w:pPr>
              <w:spacing w:line="0" w:lineRule="atLeast"/>
              <w:jc w:val="center"/>
              <w:rPr>
                <w:rFonts w:cs="Times New Roman"/>
              </w:rPr>
            </w:pPr>
            <w:r w:rsidRPr="652361BB">
              <w:rPr>
                <w:rFonts w:cs="Times New Roman"/>
              </w:rPr>
              <w:t>10</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7D881EF" w14:textId="5B352397" w:rsidR="00440C0E" w:rsidRPr="00421448" w:rsidRDefault="00440C0E" w:rsidP="00440C0E">
            <w:pPr>
              <w:spacing w:line="0" w:lineRule="atLeast"/>
              <w:jc w:val="center"/>
              <w:rPr>
                <w:rFonts w:cs="Times New Roman"/>
              </w:rPr>
            </w:pPr>
            <w:r w:rsidRPr="652361BB">
              <w:rPr>
                <w:rFonts w:cs="Times New Roman"/>
              </w:rPr>
              <w:t>13</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7FD627F" w14:textId="3E1D5BC5" w:rsidR="00440C0E" w:rsidRPr="00421448" w:rsidRDefault="00440C0E" w:rsidP="00440C0E">
            <w:pPr>
              <w:spacing w:line="0" w:lineRule="atLeast"/>
              <w:jc w:val="center"/>
              <w:rPr>
                <w:rFonts w:cs="Times New Roman"/>
              </w:rPr>
            </w:pPr>
            <w:r w:rsidRPr="652361BB">
              <w:rPr>
                <w:rFonts w:cs="Times New Roman"/>
              </w:rPr>
              <w:t>10</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6DF5BD7" w14:textId="3C075330" w:rsidR="00440C0E" w:rsidRDefault="00440C0E" w:rsidP="00440C0E">
            <w:pPr>
              <w:spacing w:line="0" w:lineRule="atLeast"/>
              <w:jc w:val="center"/>
              <w:rPr>
                <w:rFonts w:cs="Times New Roman"/>
              </w:rPr>
            </w:pPr>
            <w:r w:rsidRPr="1AF91A83">
              <w:rPr>
                <w:rFonts w:cs="Times New Roman"/>
              </w:rPr>
              <w:t>29</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8733AAD" w14:textId="77777777" w:rsidR="00440C0E" w:rsidRPr="00421448" w:rsidRDefault="00440C0E" w:rsidP="00440C0E">
            <w:pPr>
              <w:spacing w:line="0" w:lineRule="atLeast"/>
              <w:jc w:val="center"/>
              <w:rPr>
                <w:rFonts w:cs="Times New Roman"/>
              </w:rPr>
            </w:pPr>
          </w:p>
          <w:p w14:paraId="0669CCE7" w14:textId="77777777" w:rsidR="00440C0E" w:rsidRPr="00421448" w:rsidRDefault="00440C0E" w:rsidP="00440C0E">
            <w:pPr>
              <w:spacing w:line="0" w:lineRule="atLeast"/>
              <w:jc w:val="center"/>
              <w:rPr>
                <w:rFonts w:cs="Times New Roman"/>
              </w:rPr>
            </w:pPr>
          </w:p>
          <w:p w14:paraId="0A756996" w14:textId="579EE952" w:rsidR="00440C0E" w:rsidRPr="00421448" w:rsidRDefault="00440C0E" w:rsidP="00440C0E">
            <w:pPr>
              <w:spacing w:line="0" w:lineRule="atLeast"/>
              <w:jc w:val="center"/>
              <w:rPr>
                <w:rFonts w:cs="Times New Roman"/>
              </w:rPr>
            </w:pPr>
            <w:r w:rsidRPr="652361BB">
              <w:rPr>
                <w:rFonts w:cs="Times New Roman"/>
              </w:rPr>
              <w:t>11</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ACE840D" w14:textId="77777777" w:rsidR="00440C0E" w:rsidRPr="00421448" w:rsidRDefault="00440C0E" w:rsidP="00440C0E">
            <w:pPr>
              <w:spacing w:line="0" w:lineRule="atLeast"/>
              <w:jc w:val="center"/>
              <w:rPr>
                <w:rFonts w:cs="Times New Roman"/>
              </w:rPr>
            </w:pPr>
          </w:p>
          <w:p w14:paraId="62D9D52C" w14:textId="77777777" w:rsidR="00440C0E" w:rsidRPr="00421448" w:rsidRDefault="00440C0E" w:rsidP="00440C0E">
            <w:pPr>
              <w:spacing w:line="0" w:lineRule="atLeast"/>
              <w:jc w:val="center"/>
              <w:rPr>
                <w:rFonts w:cs="Times New Roman"/>
              </w:rPr>
            </w:pPr>
          </w:p>
          <w:p w14:paraId="6A870F55" w14:textId="3FACCA4D" w:rsidR="00440C0E" w:rsidRPr="00421448" w:rsidRDefault="00440C0E" w:rsidP="00440C0E">
            <w:pPr>
              <w:spacing w:line="0" w:lineRule="atLeast"/>
              <w:jc w:val="center"/>
              <w:rPr>
                <w:rFonts w:cs="Times New Roman"/>
              </w:rPr>
            </w:pPr>
            <w:r w:rsidRPr="652361BB">
              <w:rPr>
                <w:rFonts w:cs="Times New Roman"/>
              </w:rPr>
              <w:t>23</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E6E38C6" w14:textId="77777777" w:rsidR="00440C0E" w:rsidRPr="00421448" w:rsidRDefault="00440C0E" w:rsidP="00440C0E">
            <w:pPr>
              <w:spacing w:line="0" w:lineRule="atLeast"/>
              <w:jc w:val="center"/>
              <w:rPr>
                <w:rFonts w:cs="Times New Roman"/>
              </w:rPr>
            </w:pPr>
          </w:p>
          <w:p w14:paraId="6381F427" w14:textId="77777777" w:rsidR="00440C0E" w:rsidRPr="00421448" w:rsidRDefault="00440C0E" w:rsidP="00440C0E">
            <w:pPr>
              <w:spacing w:line="0" w:lineRule="atLeast"/>
              <w:jc w:val="center"/>
              <w:rPr>
                <w:rFonts w:cs="Times New Roman"/>
              </w:rPr>
            </w:pPr>
          </w:p>
          <w:p w14:paraId="5A642DAF" w14:textId="66941278" w:rsidR="00440C0E" w:rsidRPr="00421448" w:rsidRDefault="00440C0E" w:rsidP="00440C0E">
            <w:pPr>
              <w:spacing w:line="0" w:lineRule="atLeast"/>
              <w:jc w:val="center"/>
              <w:rPr>
                <w:rFonts w:cs="Times New Roman"/>
              </w:rPr>
            </w:pPr>
            <w:r w:rsidRPr="652361BB">
              <w:rPr>
                <w:rFonts w:cs="Times New Roman"/>
              </w:rPr>
              <w:t>47</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5863BF4" w14:textId="5F15DB99" w:rsidR="00440C0E" w:rsidRPr="00421448" w:rsidRDefault="00440C0E" w:rsidP="00440C0E">
            <w:pPr>
              <w:spacing w:line="0" w:lineRule="atLeast"/>
              <w:jc w:val="center"/>
              <w:rPr>
                <w:rFonts w:cs="Times New Roman"/>
              </w:rPr>
            </w:pPr>
            <w:r w:rsidRPr="652361BB">
              <w:rPr>
                <w:rFonts w:cs="Times New Roman"/>
              </w:rPr>
              <w:t>40</w:t>
            </w:r>
          </w:p>
        </w:tc>
      </w:tr>
      <w:tr w:rsidR="00440C0E" w:rsidRPr="00421448" w14:paraId="0CA1F9C3" w14:textId="7F6711D9" w:rsidTr="00440C0E">
        <w:tc>
          <w:tcPr>
            <w:tcW w:w="7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5DB91DC" w14:textId="77777777" w:rsidR="00440C0E" w:rsidRPr="00D96222" w:rsidRDefault="00440C0E" w:rsidP="00440C0E">
            <w:pPr>
              <w:spacing w:line="0" w:lineRule="atLeast"/>
              <w:rPr>
                <w:rFonts w:cs="Times New Roman"/>
                <w:color w:val="000000" w:themeColor="text1"/>
              </w:rPr>
            </w:pPr>
            <w:r w:rsidRPr="652361BB">
              <w:rPr>
                <w:rFonts w:cs="Times New Roman"/>
              </w:rPr>
              <w:t>Texas</w:t>
            </w:r>
          </w:p>
        </w:tc>
        <w:tc>
          <w:tcPr>
            <w:tcW w:w="54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3778D86" w14:textId="05084C4A" w:rsidR="00440C0E" w:rsidRPr="00421448" w:rsidRDefault="00440C0E" w:rsidP="00440C0E">
            <w:pPr>
              <w:spacing w:line="0" w:lineRule="atLeast"/>
              <w:jc w:val="center"/>
              <w:rPr>
                <w:rFonts w:cs="Times New Roman"/>
              </w:rPr>
            </w:pPr>
            <w:r w:rsidRPr="1AF91A83">
              <w:rPr>
                <w:rFonts w:cs="Times New Roman"/>
              </w:rPr>
              <w:t>14</w:t>
            </w:r>
          </w:p>
        </w:tc>
        <w:tc>
          <w:tcPr>
            <w:tcW w:w="7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5E98771" w14:textId="55B01250" w:rsidR="00440C0E" w:rsidRPr="00421448" w:rsidRDefault="00440C0E" w:rsidP="00440C0E">
            <w:pPr>
              <w:spacing w:line="0" w:lineRule="atLeast"/>
              <w:jc w:val="center"/>
              <w:rPr>
                <w:rFonts w:cs="Times New Roman"/>
              </w:rPr>
            </w:pPr>
            <w:r w:rsidRPr="4A2C2083">
              <w:rPr>
                <w:rFonts w:cs="Times New Roman"/>
              </w:rPr>
              <w:t>31</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AFDC581" w14:textId="7C14717B" w:rsidR="00440C0E" w:rsidRPr="00421448" w:rsidRDefault="00440C0E" w:rsidP="00440C0E">
            <w:pPr>
              <w:spacing w:line="0" w:lineRule="atLeast"/>
              <w:jc w:val="center"/>
              <w:rPr>
                <w:rFonts w:cs="Times New Roman"/>
              </w:rPr>
            </w:pPr>
            <w:r w:rsidRPr="4A2C2083">
              <w:rPr>
                <w:rFonts w:cs="Times New Roman"/>
              </w:rPr>
              <w:t>17</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48EBC55" w14:textId="6B131B40" w:rsidR="00440C0E" w:rsidRPr="00421448" w:rsidRDefault="00440C0E" w:rsidP="00440C0E">
            <w:pPr>
              <w:spacing w:line="0" w:lineRule="atLeast"/>
              <w:jc w:val="center"/>
              <w:rPr>
                <w:rFonts w:cs="Times New Roman"/>
              </w:rPr>
            </w:pPr>
            <w:r w:rsidRPr="4A2C2083">
              <w:rPr>
                <w:rFonts w:cs="Times New Roman"/>
              </w:rPr>
              <w:t>9</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p w14:paraId="6968FBBB" w14:textId="0B1875DB" w:rsidR="00440C0E" w:rsidRDefault="00440C0E" w:rsidP="00440C0E">
            <w:pPr>
              <w:spacing w:line="0" w:lineRule="atLeast"/>
              <w:jc w:val="center"/>
              <w:rPr>
                <w:rFonts w:cs="Times New Roman"/>
              </w:rPr>
            </w:pPr>
            <w:r w:rsidRPr="4A2C2083">
              <w:rPr>
                <w:rFonts w:cs="Times New Roman"/>
              </w:rPr>
              <w:t>31</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2DBD3E1" w14:textId="671A8736" w:rsidR="00440C0E" w:rsidRPr="00421448" w:rsidRDefault="00440C0E" w:rsidP="00440C0E">
            <w:pPr>
              <w:spacing w:line="0" w:lineRule="atLeast"/>
              <w:jc w:val="center"/>
              <w:rPr>
                <w:rFonts w:cs="Times New Roman"/>
              </w:rPr>
            </w:pPr>
            <w:r w:rsidRPr="652361BB">
              <w:rPr>
                <w:rFonts w:cs="Times New Roman"/>
              </w:rPr>
              <w:t>22</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65C5820" w14:textId="2E839D45" w:rsidR="00440C0E" w:rsidRPr="00421448" w:rsidRDefault="00440C0E" w:rsidP="00440C0E">
            <w:pPr>
              <w:spacing w:line="0" w:lineRule="atLeast"/>
              <w:jc w:val="center"/>
              <w:rPr>
                <w:rFonts w:cs="Times New Roman"/>
              </w:rPr>
            </w:pPr>
            <w:r w:rsidRPr="652361BB">
              <w:rPr>
                <w:rFonts w:cs="Times New Roman"/>
              </w:rPr>
              <w:t>30</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FAD80FE" w14:textId="06BD2B24" w:rsidR="00440C0E" w:rsidRPr="00421448" w:rsidRDefault="00440C0E" w:rsidP="00440C0E">
            <w:pPr>
              <w:spacing w:line="0" w:lineRule="atLeast"/>
              <w:jc w:val="center"/>
              <w:rPr>
                <w:rFonts w:cs="Times New Roman"/>
              </w:rPr>
            </w:pPr>
            <w:r w:rsidRPr="652361BB">
              <w:rPr>
                <w:rFonts w:cs="Times New Roman"/>
              </w:rPr>
              <w:t>9</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E3A610B" w14:textId="65A8E859" w:rsidR="00440C0E" w:rsidRPr="00421448" w:rsidRDefault="00440C0E" w:rsidP="00440C0E">
            <w:pPr>
              <w:spacing w:line="0" w:lineRule="atLeast"/>
              <w:jc w:val="center"/>
              <w:rPr>
                <w:rFonts w:cs="Times New Roman"/>
              </w:rPr>
            </w:pPr>
            <w:r w:rsidRPr="652361BB">
              <w:rPr>
                <w:rFonts w:cs="Times New Roman"/>
              </w:rPr>
              <w:t>37</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34EDE20" w14:textId="478BB988" w:rsidR="00440C0E" w:rsidRDefault="00440C0E" w:rsidP="00440C0E">
            <w:pPr>
              <w:spacing w:line="0" w:lineRule="atLeast"/>
              <w:jc w:val="center"/>
              <w:rPr>
                <w:rFonts w:cs="Times New Roman"/>
              </w:rPr>
            </w:pPr>
            <w:r w:rsidRPr="1AF91A83">
              <w:rPr>
                <w:rFonts w:cs="Times New Roman"/>
              </w:rPr>
              <w:t>47</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B9B938D" w14:textId="77777777" w:rsidR="00440C0E" w:rsidRPr="00421448" w:rsidRDefault="00440C0E" w:rsidP="00440C0E">
            <w:pPr>
              <w:spacing w:line="0" w:lineRule="atLeast"/>
              <w:jc w:val="center"/>
              <w:rPr>
                <w:rFonts w:cs="Times New Roman"/>
              </w:rPr>
            </w:pPr>
          </w:p>
          <w:p w14:paraId="2F6439F3" w14:textId="3119571B" w:rsidR="00440C0E" w:rsidRPr="00421448" w:rsidRDefault="00440C0E" w:rsidP="00440C0E">
            <w:pPr>
              <w:spacing w:line="0" w:lineRule="atLeast"/>
              <w:jc w:val="center"/>
              <w:rPr>
                <w:rFonts w:cs="Times New Roman"/>
              </w:rPr>
            </w:pPr>
            <w:r w:rsidRPr="652361BB">
              <w:rPr>
                <w:rFonts w:cs="Times New Roman"/>
              </w:rPr>
              <w:t>3</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850E63B" w14:textId="77777777" w:rsidR="00440C0E" w:rsidRPr="00421448" w:rsidRDefault="00440C0E" w:rsidP="00440C0E">
            <w:pPr>
              <w:spacing w:line="0" w:lineRule="atLeast"/>
              <w:jc w:val="center"/>
              <w:rPr>
                <w:rFonts w:cs="Times New Roman"/>
              </w:rPr>
            </w:pPr>
          </w:p>
          <w:p w14:paraId="0517399F" w14:textId="2FF38876" w:rsidR="00440C0E" w:rsidRPr="00421448" w:rsidRDefault="00440C0E" w:rsidP="00440C0E">
            <w:pPr>
              <w:spacing w:line="0" w:lineRule="atLeast"/>
              <w:jc w:val="center"/>
              <w:rPr>
                <w:rFonts w:cs="Times New Roman"/>
              </w:rPr>
            </w:pPr>
            <w:r w:rsidRPr="652361BB">
              <w:rPr>
                <w:rFonts w:cs="Times New Roman"/>
              </w:rPr>
              <w:t>40</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942E78D" w14:textId="77777777" w:rsidR="00440C0E" w:rsidRPr="00421448" w:rsidRDefault="00440C0E" w:rsidP="00440C0E">
            <w:pPr>
              <w:spacing w:line="0" w:lineRule="atLeast"/>
              <w:jc w:val="center"/>
              <w:rPr>
                <w:rFonts w:cs="Times New Roman"/>
              </w:rPr>
            </w:pPr>
          </w:p>
          <w:p w14:paraId="670A2E60" w14:textId="2205E169" w:rsidR="00440C0E" w:rsidRPr="00421448" w:rsidRDefault="00440C0E" w:rsidP="00440C0E">
            <w:pPr>
              <w:spacing w:line="0" w:lineRule="atLeast"/>
              <w:jc w:val="center"/>
              <w:rPr>
                <w:rFonts w:cs="Times New Roman"/>
              </w:rPr>
            </w:pPr>
            <w:r w:rsidRPr="652361BB">
              <w:rPr>
                <w:rFonts w:cs="Times New Roman"/>
              </w:rPr>
              <w:t>34</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6017E06" w14:textId="64967524" w:rsidR="00440C0E" w:rsidRPr="00421448" w:rsidRDefault="00440C0E" w:rsidP="00440C0E">
            <w:pPr>
              <w:spacing w:line="0" w:lineRule="atLeast"/>
              <w:jc w:val="center"/>
              <w:rPr>
                <w:rFonts w:cs="Times New Roman"/>
              </w:rPr>
            </w:pPr>
            <w:r w:rsidRPr="1AF91A83">
              <w:rPr>
                <w:rFonts w:cs="Times New Roman"/>
              </w:rPr>
              <w:t>42</w:t>
            </w:r>
          </w:p>
        </w:tc>
      </w:tr>
      <w:tr w:rsidR="00440C0E" w:rsidRPr="00421448" w14:paraId="08D3E944" w14:textId="0C3344FC" w:rsidTr="00440C0E">
        <w:tc>
          <w:tcPr>
            <w:tcW w:w="7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CF75BFF" w14:textId="77777777" w:rsidR="00440C0E" w:rsidRPr="00D96222" w:rsidRDefault="00440C0E" w:rsidP="00440C0E">
            <w:pPr>
              <w:spacing w:line="0" w:lineRule="atLeast"/>
              <w:rPr>
                <w:rFonts w:cs="Times New Roman"/>
                <w:color w:val="000000" w:themeColor="text1"/>
              </w:rPr>
            </w:pPr>
            <w:r w:rsidRPr="652361BB">
              <w:rPr>
                <w:rFonts w:cs="Times New Roman"/>
              </w:rPr>
              <w:t>Utah </w:t>
            </w:r>
          </w:p>
        </w:tc>
        <w:tc>
          <w:tcPr>
            <w:tcW w:w="54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8911B47" w14:textId="3985C68A" w:rsidR="00440C0E" w:rsidRPr="00421448" w:rsidRDefault="00440C0E" w:rsidP="00440C0E">
            <w:pPr>
              <w:spacing w:line="0" w:lineRule="atLeast"/>
              <w:jc w:val="center"/>
              <w:rPr>
                <w:rFonts w:cs="Times New Roman"/>
              </w:rPr>
            </w:pPr>
            <w:r w:rsidRPr="1AF91A83">
              <w:rPr>
                <w:rFonts w:cs="Times New Roman"/>
              </w:rPr>
              <w:t>4</w:t>
            </w:r>
          </w:p>
        </w:tc>
        <w:tc>
          <w:tcPr>
            <w:tcW w:w="7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2A22BEF" w14:textId="042D2227" w:rsidR="00440C0E" w:rsidRPr="00421448" w:rsidRDefault="00440C0E" w:rsidP="00440C0E">
            <w:pPr>
              <w:spacing w:line="0" w:lineRule="atLeast"/>
              <w:jc w:val="center"/>
              <w:rPr>
                <w:rFonts w:cs="Times New Roman"/>
              </w:rPr>
            </w:pPr>
            <w:r w:rsidRPr="4A2C2083">
              <w:rPr>
                <w:rFonts w:cs="Times New Roman"/>
              </w:rPr>
              <w:t>40</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27C5D73" w14:textId="5D2DF55B" w:rsidR="00440C0E" w:rsidRPr="00421448" w:rsidRDefault="00440C0E" w:rsidP="00440C0E">
            <w:pPr>
              <w:spacing w:line="0" w:lineRule="atLeast"/>
              <w:jc w:val="center"/>
              <w:rPr>
                <w:rFonts w:cs="Times New Roman"/>
              </w:rPr>
            </w:pPr>
            <w:r w:rsidRPr="4A2C2083">
              <w:rPr>
                <w:rFonts w:cs="Times New Roman"/>
              </w:rPr>
              <w:t>32</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819AE49" w14:textId="2A66D6D5" w:rsidR="00440C0E" w:rsidRPr="00421448" w:rsidRDefault="00440C0E" w:rsidP="00440C0E">
            <w:pPr>
              <w:spacing w:line="0" w:lineRule="atLeast"/>
              <w:jc w:val="center"/>
              <w:rPr>
                <w:rFonts w:cs="Times New Roman"/>
              </w:rPr>
            </w:pPr>
            <w:r w:rsidRPr="4A2C2083">
              <w:rPr>
                <w:rFonts w:cs="Times New Roman"/>
              </w:rPr>
              <w:t>18</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p w14:paraId="51E0B9E7" w14:textId="3980B7B5" w:rsidR="00440C0E" w:rsidRDefault="00440C0E" w:rsidP="00440C0E">
            <w:pPr>
              <w:spacing w:line="0" w:lineRule="atLeast"/>
              <w:jc w:val="center"/>
              <w:rPr>
                <w:rFonts w:cs="Times New Roman"/>
              </w:rPr>
            </w:pPr>
            <w:r w:rsidRPr="4A2C2083">
              <w:rPr>
                <w:rFonts w:cs="Times New Roman"/>
              </w:rPr>
              <w:t>47</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C40187E" w14:textId="1813CA42" w:rsidR="00440C0E" w:rsidRPr="00421448" w:rsidRDefault="00440C0E" w:rsidP="00440C0E">
            <w:pPr>
              <w:spacing w:line="0" w:lineRule="atLeast"/>
              <w:jc w:val="center"/>
              <w:rPr>
                <w:rFonts w:cs="Times New Roman"/>
              </w:rPr>
            </w:pPr>
            <w:r w:rsidRPr="652361BB">
              <w:rPr>
                <w:rFonts w:cs="Times New Roman"/>
              </w:rPr>
              <w:t>4</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1F84875" w14:textId="03F75A46" w:rsidR="00440C0E" w:rsidRPr="00421448" w:rsidRDefault="00440C0E" w:rsidP="00440C0E">
            <w:pPr>
              <w:spacing w:line="0" w:lineRule="atLeast"/>
              <w:jc w:val="center"/>
              <w:rPr>
                <w:rFonts w:cs="Times New Roman"/>
              </w:rPr>
            </w:pPr>
            <w:r w:rsidRPr="652361BB">
              <w:rPr>
                <w:rFonts w:cs="Times New Roman"/>
              </w:rPr>
              <w:t>20</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D006A32" w14:textId="23A6FC60" w:rsidR="00440C0E" w:rsidRPr="00421448" w:rsidRDefault="00440C0E" w:rsidP="00440C0E">
            <w:pPr>
              <w:spacing w:line="0" w:lineRule="atLeast"/>
              <w:jc w:val="center"/>
              <w:rPr>
                <w:rFonts w:cs="Times New Roman"/>
              </w:rPr>
            </w:pPr>
            <w:r w:rsidRPr="652361BB">
              <w:rPr>
                <w:rFonts w:cs="Times New Roman"/>
              </w:rPr>
              <w:t>11</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3F6FB20" w14:textId="1B602915" w:rsidR="00440C0E" w:rsidRPr="00421448" w:rsidRDefault="00440C0E" w:rsidP="00440C0E">
            <w:pPr>
              <w:spacing w:line="0" w:lineRule="atLeast"/>
              <w:jc w:val="center"/>
              <w:rPr>
                <w:rFonts w:cs="Times New Roman"/>
              </w:rPr>
            </w:pPr>
            <w:r w:rsidRPr="652361BB">
              <w:rPr>
                <w:rFonts w:cs="Times New Roman"/>
              </w:rPr>
              <w:t>5</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95ACBDA" w14:textId="107EA698" w:rsidR="00440C0E" w:rsidRDefault="00440C0E" w:rsidP="00440C0E">
            <w:pPr>
              <w:spacing w:line="0" w:lineRule="atLeast"/>
              <w:jc w:val="center"/>
              <w:rPr>
                <w:rFonts w:cs="Times New Roman"/>
              </w:rPr>
            </w:pPr>
            <w:r w:rsidRPr="1AF91A83">
              <w:rPr>
                <w:rFonts w:cs="Times New Roman"/>
              </w:rPr>
              <w:t>13</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1B4FEBF" w14:textId="77777777" w:rsidR="00440C0E" w:rsidRPr="00421448" w:rsidRDefault="00440C0E" w:rsidP="00440C0E">
            <w:pPr>
              <w:spacing w:line="0" w:lineRule="atLeast"/>
              <w:jc w:val="center"/>
              <w:rPr>
                <w:rFonts w:cs="Times New Roman"/>
              </w:rPr>
            </w:pPr>
          </w:p>
          <w:p w14:paraId="52ED2834" w14:textId="7058A023" w:rsidR="00440C0E" w:rsidRPr="00421448" w:rsidRDefault="00440C0E" w:rsidP="00440C0E">
            <w:pPr>
              <w:spacing w:line="0" w:lineRule="atLeast"/>
              <w:jc w:val="center"/>
              <w:rPr>
                <w:rFonts w:cs="Times New Roman"/>
              </w:rPr>
            </w:pPr>
            <w:r w:rsidRPr="652361BB">
              <w:rPr>
                <w:rFonts w:cs="Times New Roman"/>
              </w:rPr>
              <w:t>5</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684EADC" w14:textId="77777777" w:rsidR="00440C0E" w:rsidRPr="00421448" w:rsidRDefault="00440C0E" w:rsidP="00440C0E">
            <w:pPr>
              <w:spacing w:line="0" w:lineRule="atLeast"/>
              <w:jc w:val="center"/>
              <w:rPr>
                <w:rFonts w:cs="Times New Roman"/>
              </w:rPr>
            </w:pPr>
          </w:p>
          <w:p w14:paraId="0C32D9D1" w14:textId="0981A147" w:rsidR="00440C0E" w:rsidRPr="00421448" w:rsidRDefault="00440C0E" w:rsidP="00440C0E">
            <w:pPr>
              <w:spacing w:line="0" w:lineRule="atLeast"/>
              <w:jc w:val="center"/>
              <w:rPr>
                <w:rFonts w:cs="Times New Roman"/>
              </w:rPr>
            </w:pPr>
            <w:r w:rsidRPr="652361BB">
              <w:rPr>
                <w:rFonts w:cs="Times New Roman"/>
              </w:rPr>
              <w:t>16</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BE75D8A" w14:textId="77777777" w:rsidR="00440C0E" w:rsidRPr="00421448" w:rsidRDefault="00440C0E" w:rsidP="00440C0E">
            <w:pPr>
              <w:spacing w:line="0" w:lineRule="atLeast"/>
              <w:jc w:val="center"/>
              <w:rPr>
                <w:rFonts w:cs="Times New Roman"/>
              </w:rPr>
            </w:pPr>
          </w:p>
          <w:p w14:paraId="15DAE019" w14:textId="4694E4CD" w:rsidR="00440C0E" w:rsidRPr="00421448" w:rsidRDefault="00440C0E" w:rsidP="00440C0E">
            <w:pPr>
              <w:spacing w:line="0" w:lineRule="atLeast"/>
              <w:jc w:val="center"/>
              <w:rPr>
                <w:rFonts w:cs="Times New Roman"/>
              </w:rPr>
            </w:pPr>
            <w:r w:rsidRPr="652361BB">
              <w:rPr>
                <w:rFonts w:cs="Times New Roman"/>
              </w:rPr>
              <w:t>13</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80F956B" w14:textId="7B18C9E1" w:rsidR="00440C0E" w:rsidRPr="00421448" w:rsidRDefault="00440C0E" w:rsidP="00440C0E">
            <w:pPr>
              <w:spacing w:line="0" w:lineRule="atLeast"/>
              <w:jc w:val="center"/>
              <w:rPr>
                <w:rFonts w:cs="Times New Roman"/>
              </w:rPr>
            </w:pPr>
            <w:r w:rsidRPr="1AF91A83">
              <w:rPr>
                <w:rFonts w:cs="Times New Roman"/>
              </w:rPr>
              <w:t>6</w:t>
            </w:r>
          </w:p>
        </w:tc>
      </w:tr>
      <w:tr w:rsidR="00440C0E" w:rsidRPr="00421448" w14:paraId="2B7CF474" w14:textId="22A400D0" w:rsidTr="00440C0E">
        <w:tc>
          <w:tcPr>
            <w:tcW w:w="7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4A8826F" w14:textId="77777777" w:rsidR="00440C0E" w:rsidRPr="00D96222" w:rsidRDefault="00440C0E" w:rsidP="00440C0E">
            <w:pPr>
              <w:spacing w:line="0" w:lineRule="atLeast"/>
              <w:rPr>
                <w:rFonts w:cs="Times New Roman"/>
                <w:color w:val="000000" w:themeColor="text1"/>
              </w:rPr>
            </w:pPr>
            <w:r w:rsidRPr="652361BB">
              <w:rPr>
                <w:rFonts w:cs="Times New Roman"/>
              </w:rPr>
              <w:t>Vermont</w:t>
            </w:r>
          </w:p>
        </w:tc>
        <w:tc>
          <w:tcPr>
            <w:tcW w:w="54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FA0C706" w14:textId="3BD95D68" w:rsidR="00440C0E" w:rsidRPr="00421448" w:rsidRDefault="00440C0E" w:rsidP="00440C0E">
            <w:pPr>
              <w:spacing w:line="0" w:lineRule="atLeast"/>
              <w:jc w:val="center"/>
              <w:rPr>
                <w:rFonts w:cs="Times New Roman"/>
              </w:rPr>
            </w:pPr>
            <w:r w:rsidRPr="1AF91A83">
              <w:rPr>
                <w:rFonts w:cs="Times New Roman"/>
              </w:rPr>
              <w:t>45</w:t>
            </w:r>
          </w:p>
        </w:tc>
        <w:tc>
          <w:tcPr>
            <w:tcW w:w="7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8B9A73F" w14:textId="5B04C33E" w:rsidR="00440C0E" w:rsidRPr="00421448" w:rsidRDefault="00440C0E" w:rsidP="00440C0E">
            <w:pPr>
              <w:spacing w:line="0" w:lineRule="atLeast"/>
              <w:jc w:val="center"/>
              <w:rPr>
                <w:rFonts w:cs="Times New Roman"/>
              </w:rPr>
            </w:pPr>
            <w:r w:rsidRPr="4A2C2083">
              <w:rPr>
                <w:rFonts w:cs="Times New Roman"/>
              </w:rPr>
              <w:t>35</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552180B" w14:textId="313F3B1B" w:rsidR="00440C0E" w:rsidRPr="00421448" w:rsidRDefault="00440C0E" w:rsidP="00440C0E">
            <w:pPr>
              <w:spacing w:line="0" w:lineRule="atLeast"/>
              <w:jc w:val="center"/>
              <w:rPr>
                <w:rFonts w:cs="Times New Roman"/>
              </w:rPr>
            </w:pPr>
            <w:r w:rsidRPr="4A2C2083">
              <w:rPr>
                <w:rFonts w:cs="Times New Roman"/>
              </w:rPr>
              <w:t>49</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9713703" w14:textId="57CD441A" w:rsidR="00440C0E" w:rsidRPr="00421448" w:rsidRDefault="00440C0E" w:rsidP="00440C0E">
            <w:pPr>
              <w:spacing w:line="0" w:lineRule="atLeast"/>
              <w:jc w:val="center"/>
              <w:rPr>
                <w:rFonts w:cs="Times New Roman"/>
              </w:rPr>
            </w:pPr>
            <w:r w:rsidRPr="4A2C2083">
              <w:rPr>
                <w:rFonts w:cs="Times New Roman"/>
              </w:rPr>
              <w:t>50</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p w14:paraId="4DD7A043" w14:textId="3EF886A9" w:rsidR="00440C0E" w:rsidRDefault="00440C0E" w:rsidP="00440C0E">
            <w:pPr>
              <w:spacing w:line="0" w:lineRule="atLeast"/>
              <w:jc w:val="center"/>
              <w:rPr>
                <w:rFonts w:cs="Times New Roman"/>
              </w:rPr>
            </w:pPr>
            <w:r w:rsidRPr="4A2C2083">
              <w:rPr>
                <w:rFonts w:cs="Times New Roman"/>
              </w:rPr>
              <w:t>45</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7583FD5" w14:textId="79EEE0C5" w:rsidR="00440C0E" w:rsidRPr="00421448" w:rsidRDefault="00440C0E" w:rsidP="00440C0E">
            <w:pPr>
              <w:spacing w:line="0" w:lineRule="atLeast"/>
              <w:jc w:val="center"/>
              <w:rPr>
                <w:rFonts w:cs="Times New Roman"/>
              </w:rPr>
            </w:pPr>
            <w:r w:rsidRPr="16D0B965">
              <w:rPr>
                <w:rFonts w:cs="Times New Roman"/>
              </w:rPr>
              <w:t>21</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F95D51A" w14:textId="7E65FB14" w:rsidR="00440C0E" w:rsidRPr="00421448" w:rsidRDefault="00440C0E" w:rsidP="00440C0E">
            <w:pPr>
              <w:spacing w:line="0" w:lineRule="atLeast"/>
              <w:jc w:val="center"/>
              <w:rPr>
                <w:rFonts w:cs="Times New Roman"/>
              </w:rPr>
            </w:pPr>
            <w:r w:rsidRPr="652361BB">
              <w:rPr>
                <w:rFonts w:cs="Times New Roman"/>
              </w:rPr>
              <w:t>6</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21D10B4" w14:textId="4E144F8A" w:rsidR="00440C0E" w:rsidRPr="00421448" w:rsidRDefault="00440C0E" w:rsidP="00440C0E">
            <w:pPr>
              <w:spacing w:line="0" w:lineRule="atLeast"/>
              <w:jc w:val="center"/>
              <w:rPr>
                <w:rFonts w:cs="Times New Roman"/>
              </w:rPr>
            </w:pPr>
            <w:r w:rsidRPr="652361BB">
              <w:rPr>
                <w:rFonts w:cs="Times New Roman"/>
              </w:rPr>
              <w:t>38</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0167D18" w14:textId="2F084987" w:rsidR="00440C0E" w:rsidRPr="00421448" w:rsidRDefault="00440C0E" w:rsidP="00440C0E">
            <w:pPr>
              <w:spacing w:line="0" w:lineRule="atLeast"/>
              <w:jc w:val="center"/>
              <w:rPr>
                <w:rFonts w:cs="Times New Roman"/>
              </w:rPr>
            </w:pPr>
            <w:r w:rsidRPr="652361BB">
              <w:rPr>
                <w:rFonts w:cs="Times New Roman"/>
              </w:rPr>
              <w:t>21</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AD3984D" w14:textId="19E629EF" w:rsidR="00440C0E" w:rsidRDefault="00440C0E" w:rsidP="00440C0E">
            <w:pPr>
              <w:spacing w:line="0" w:lineRule="atLeast"/>
              <w:jc w:val="center"/>
              <w:rPr>
                <w:rFonts w:cs="Times New Roman"/>
              </w:rPr>
            </w:pPr>
            <w:r w:rsidRPr="1AF91A83">
              <w:rPr>
                <w:rFonts w:cs="Times New Roman"/>
              </w:rPr>
              <w:t>19</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0419A2C" w14:textId="77777777" w:rsidR="00440C0E" w:rsidRPr="00421448" w:rsidRDefault="00440C0E" w:rsidP="00440C0E">
            <w:pPr>
              <w:spacing w:line="0" w:lineRule="atLeast"/>
              <w:jc w:val="center"/>
              <w:rPr>
                <w:rFonts w:cs="Times New Roman"/>
              </w:rPr>
            </w:pPr>
          </w:p>
          <w:p w14:paraId="56E9A45E" w14:textId="77777777" w:rsidR="00440C0E" w:rsidRPr="00421448" w:rsidRDefault="00440C0E" w:rsidP="00440C0E">
            <w:pPr>
              <w:spacing w:line="0" w:lineRule="atLeast"/>
              <w:jc w:val="center"/>
              <w:rPr>
                <w:rFonts w:cs="Times New Roman"/>
              </w:rPr>
            </w:pPr>
          </w:p>
          <w:p w14:paraId="7C21D1DA" w14:textId="57BA0161" w:rsidR="00440C0E" w:rsidRPr="00421448" w:rsidRDefault="00440C0E" w:rsidP="00440C0E">
            <w:pPr>
              <w:spacing w:line="0" w:lineRule="atLeast"/>
              <w:jc w:val="center"/>
              <w:rPr>
                <w:rFonts w:cs="Times New Roman"/>
              </w:rPr>
            </w:pPr>
            <w:r w:rsidRPr="652361BB">
              <w:rPr>
                <w:rFonts w:cs="Times New Roman"/>
              </w:rPr>
              <w:t>7</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B5D0E30" w14:textId="77777777" w:rsidR="00440C0E" w:rsidRPr="00421448" w:rsidRDefault="00440C0E" w:rsidP="00440C0E">
            <w:pPr>
              <w:spacing w:line="0" w:lineRule="atLeast"/>
              <w:jc w:val="center"/>
              <w:rPr>
                <w:rFonts w:cs="Times New Roman"/>
              </w:rPr>
            </w:pPr>
          </w:p>
          <w:p w14:paraId="78961E6F" w14:textId="77777777" w:rsidR="00440C0E" w:rsidRPr="00421448" w:rsidRDefault="00440C0E" w:rsidP="00440C0E">
            <w:pPr>
              <w:spacing w:line="0" w:lineRule="atLeast"/>
              <w:jc w:val="center"/>
              <w:rPr>
                <w:rFonts w:cs="Times New Roman"/>
              </w:rPr>
            </w:pPr>
          </w:p>
          <w:p w14:paraId="1C0114A2" w14:textId="20CD9680" w:rsidR="00440C0E" w:rsidRPr="00421448" w:rsidRDefault="00440C0E" w:rsidP="00440C0E">
            <w:pPr>
              <w:spacing w:line="0" w:lineRule="atLeast"/>
              <w:jc w:val="center"/>
              <w:rPr>
                <w:rFonts w:cs="Times New Roman"/>
              </w:rPr>
            </w:pPr>
            <w:r w:rsidRPr="652361BB">
              <w:rPr>
                <w:rFonts w:cs="Times New Roman"/>
              </w:rPr>
              <w:t>6</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C25D51F" w14:textId="77777777" w:rsidR="00440C0E" w:rsidRPr="00421448" w:rsidRDefault="00440C0E" w:rsidP="00440C0E">
            <w:pPr>
              <w:spacing w:line="0" w:lineRule="atLeast"/>
              <w:jc w:val="center"/>
              <w:rPr>
                <w:rFonts w:cs="Times New Roman"/>
              </w:rPr>
            </w:pPr>
          </w:p>
          <w:p w14:paraId="1C607570" w14:textId="77777777" w:rsidR="00440C0E" w:rsidRPr="00421448" w:rsidRDefault="00440C0E" w:rsidP="00440C0E">
            <w:pPr>
              <w:spacing w:line="0" w:lineRule="atLeast"/>
              <w:jc w:val="center"/>
              <w:rPr>
                <w:rFonts w:cs="Times New Roman"/>
              </w:rPr>
            </w:pPr>
          </w:p>
          <w:p w14:paraId="70814D3C" w14:textId="1BD09916" w:rsidR="00440C0E" w:rsidRPr="00421448" w:rsidRDefault="00440C0E" w:rsidP="00440C0E">
            <w:pPr>
              <w:spacing w:line="0" w:lineRule="atLeast"/>
              <w:jc w:val="center"/>
              <w:rPr>
                <w:rFonts w:cs="Times New Roman"/>
              </w:rPr>
            </w:pPr>
            <w:r w:rsidRPr="652361BB">
              <w:rPr>
                <w:rFonts w:cs="Times New Roman"/>
              </w:rPr>
              <w:t>12</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D303425" w14:textId="0105BAD9" w:rsidR="00440C0E" w:rsidRPr="00421448" w:rsidRDefault="00440C0E" w:rsidP="00440C0E">
            <w:pPr>
              <w:spacing w:line="0" w:lineRule="atLeast"/>
              <w:jc w:val="center"/>
              <w:rPr>
                <w:rFonts w:cs="Times New Roman"/>
              </w:rPr>
            </w:pPr>
            <w:r w:rsidRPr="1AF91A83">
              <w:rPr>
                <w:rFonts w:cs="Times New Roman"/>
              </w:rPr>
              <w:t>12</w:t>
            </w:r>
          </w:p>
        </w:tc>
      </w:tr>
      <w:tr w:rsidR="00440C0E" w:rsidRPr="00421448" w14:paraId="0A8AC65A" w14:textId="455AA31B" w:rsidTr="00440C0E">
        <w:tc>
          <w:tcPr>
            <w:tcW w:w="7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3BAD124" w14:textId="77777777" w:rsidR="00440C0E" w:rsidRPr="00D96222" w:rsidRDefault="00440C0E" w:rsidP="00440C0E">
            <w:pPr>
              <w:spacing w:line="0" w:lineRule="atLeast"/>
              <w:rPr>
                <w:rFonts w:cs="Times New Roman"/>
                <w:color w:val="000000" w:themeColor="text1"/>
              </w:rPr>
            </w:pPr>
            <w:r w:rsidRPr="652361BB">
              <w:rPr>
                <w:rFonts w:cs="Times New Roman"/>
              </w:rPr>
              <w:t>Virginia</w:t>
            </w:r>
          </w:p>
        </w:tc>
        <w:tc>
          <w:tcPr>
            <w:tcW w:w="54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0F64B76" w14:textId="4323ADCB" w:rsidR="00440C0E" w:rsidRPr="00421448" w:rsidRDefault="00440C0E" w:rsidP="00440C0E">
            <w:pPr>
              <w:spacing w:line="0" w:lineRule="atLeast"/>
              <w:jc w:val="center"/>
              <w:rPr>
                <w:rFonts w:cs="Times New Roman"/>
              </w:rPr>
            </w:pPr>
            <w:r w:rsidRPr="1AF91A83">
              <w:rPr>
                <w:rFonts w:cs="Times New Roman"/>
              </w:rPr>
              <w:t>1</w:t>
            </w:r>
          </w:p>
        </w:tc>
        <w:tc>
          <w:tcPr>
            <w:tcW w:w="7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AAAAB5A" w14:textId="111038B9" w:rsidR="00440C0E" w:rsidRPr="00421448" w:rsidRDefault="00440C0E" w:rsidP="00440C0E">
            <w:pPr>
              <w:spacing w:line="0" w:lineRule="atLeast"/>
              <w:jc w:val="center"/>
              <w:rPr>
                <w:rFonts w:cs="Times New Roman"/>
              </w:rPr>
            </w:pPr>
            <w:r w:rsidRPr="4A2C2083">
              <w:rPr>
                <w:rFonts w:cs="Times New Roman"/>
              </w:rPr>
              <w:t>1</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07C948E" w14:textId="55C411FC" w:rsidR="00440C0E" w:rsidRPr="00421448" w:rsidRDefault="00440C0E" w:rsidP="00440C0E">
            <w:pPr>
              <w:spacing w:line="0" w:lineRule="atLeast"/>
              <w:jc w:val="center"/>
              <w:rPr>
                <w:rFonts w:cs="Times New Roman"/>
              </w:rPr>
            </w:pPr>
            <w:r w:rsidRPr="4A2C2083">
              <w:rPr>
                <w:rFonts w:cs="Times New Roman"/>
              </w:rPr>
              <w:t>28</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65BE4E7" w14:textId="40C5EAB5" w:rsidR="00440C0E" w:rsidRPr="00421448" w:rsidRDefault="00440C0E" w:rsidP="00440C0E">
            <w:pPr>
              <w:spacing w:line="0" w:lineRule="atLeast"/>
              <w:jc w:val="center"/>
              <w:rPr>
                <w:rFonts w:cs="Times New Roman"/>
              </w:rPr>
            </w:pPr>
            <w:r w:rsidRPr="4A2C2083">
              <w:rPr>
                <w:rFonts w:cs="Times New Roman"/>
              </w:rPr>
              <w:t>19</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p w14:paraId="38B50602" w14:textId="2C0EB6A4" w:rsidR="00440C0E" w:rsidRDefault="00440C0E" w:rsidP="00440C0E">
            <w:pPr>
              <w:spacing w:line="0" w:lineRule="atLeast"/>
              <w:jc w:val="center"/>
              <w:rPr>
                <w:rFonts w:cs="Times New Roman"/>
              </w:rPr>
            </w:pPr>
            <w:r w:rsidRPr="4A2C2083">
              <w:rPr>
                <w:rFonts w:cs="Times New Roman"/>
              </w:rPr>
              <w:t>10</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E69392C" w14:textId="5E614981" w:rsidR="00440C0E" w:rsidRPr="00421448" w:rsidRDefault="00440C0E" w:rsidP="00440C0E">
            <w:pPr>
              <w:spacing w:line="0" w:lineRule="atLeast"/>
              <w:jc w:val="center"/>
              <w:rPr>
                <w:rFonts w:cs="Times New Roman"/>
              </w:rPr>
            </w:pPr>
            <w:r w:rsidRPr="1AF91A83">
              <w:rPr>
                <w:rFonts w:cs="Times New Roman"/>
              </w:rPr>
              <w:t>5</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5C34339" w14:textId="0A10A563" w:rsidR="00440C0E" w:rsidRPr="00421448" w:rsidRDefault="00440C0E" w:rsidP="00440C0E">
            <w:pPr>
              <w:spacing w:line="0" w:lineRule="atLeast"/>
              <w:jc w:val="center"/>
              <w:rPr>
                <w:rFonts w:cs="Times New Roman"/>
              </w:rPr>
            </w:pPr>
            <w:r w:rsidRPr="652361BB">
              <w:rPr>
                <w:rFonts w:cs="Times New Roman"/>
              </w:rPr>
              <w:t>19</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EF6AD75" w14:textId="0E1773BC" w:rsidR="00440C0E" w:rsidRPr="00421448" w:rsidRDefault="00440C0E" w:rsidP="00440C0E">
            <w:pPr>
              <w:spacing w:line="0" w:lineRule="atLeast"/>
              <w:jc w:val="center"/>
              <w:rPr>
                <w:rFonts w:cs="Times New Roman"/>
              </w:rPr>
            </w:pPr>
            <w:r w:rsidRPr="652361BB">
              <w:rPr>
                <w:rFonts w:cs="Times New Roman"/>
              </w:rPr>
              <w:t>3</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86953D8" w14:textId="2B63D8A4" w:rsidR="00440C0E" w:rsidRPr="00421448" w:rsidRDefault="00440C0E" w:rsidP="00440C0E">
            <w:pPr>
              <w:spacing w:line="0" w:lineRule="atLeast"/>
              <w:jc w:val="center"/>
              <w:rPr>
                <w:rFonts w:cs="Times New Roman"/>
              </w:rPr>
            </w:pPr>
            <w:r w:rsidRPr="652361BB">
              <w:rPr>
                <w:rFonts w:cs="Times New Roman"/>
              </w:rPr>
              <w:t>16</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C14565C" w14:textId="6400169D" w:rsidR="00440C0E" w:rsidRDefault="00440C0E" w:rsidP="00440C0E">
            <w:pPr>
              <w:spacing w:line="0" w:lineRule="atLeast"/>
              <w:jc w:val="center"/>
              <w:rPr>
                <w:rFonts w:cs="Times New Roman"/>
              </w:rPr>
            </w:pPr>
            <w:r w:rsidRPr="1AF91A83">
              <w:rPr>
                <w:rFonts w:cs="Times New Roman"/>
              </w:rPr>
              <w:t>24</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5CE8B2D" w14:textId="77777777" w:rsidR="00440C0E" w:rsidRPr="00421448" w:rsidRDefault="00440C0E" w:rsidP="00440C0E">
            <w:pPr>
              <w:spacing w:line="0" w:lineRule="atLeast"/>
              <w:jc w:val="center"/>
              <w:rPr>
                <w:rFonts w:cs="Times New Roman"/>
              </w:rPr>
            </w:pPr>
          </w:p>
          <w:p w14:paraId="5BDD5F37" w14:textId="57182EF7" w:rsidR="00440C0E" w:rsidRPr="00421448" w:rsidRDefault="00440C0E" w:rsidP="00440C0E">
            <w:pPr>
              <w:spacing w:line="0" w:lineRule="atLeast"/>
              <w:jc w:val="center"/>
              <w:rPr>
                <w:rFonts w:cs="Times New Roman"/>
              </w:rPr>
            </w:pPr>
            <w:r w:rsidRPr="652361BB">
              <w:rPr>
                <w:rFonts w:cs="Times New Roman"/>
              </w:rPr>
              <w:t>10</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D18E0C0" w14:textId="77777777" w:rsidR="00440C0E" w:rsidRPr="00421448" w:rsidRDefault="00440C0E" w:rsidP="00440C0E">
            <w:pPr>
              <w:spacing w:line="0" w:lineRule="atLeast"/>
              <w:jc w:val="center"/>
              <w:rPr>
                <w:rFonts w:cs="Times New Roman"/>
              </w:rPr>
            </w:pPr>
          </w:p>
          <w:p w14:paraId="03914335" w14:textId="275B4F7C" w:rsidR="00440C0E" w:rsidRPr="00421448" w:rsidRDefault="00440C0E" w:rsidP="00440C0E">
            <w:pPr>
              <w:spacing w:line="0" w:lineRule="atLeast"/>
              <w:jc w:val="center"/>
              <w:rPr>
                <w:rFonts w:cs="Times New Roman"/>
              </w:rPr>
            </w:pPr>
            <w:r w:rsidRPr="652361BB">
              <w:rPr>
                <w:rFonts w:cs="Times New Roman"/>
              </w:rPr>
              <w:t>27</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03F2D83" w14:textId="77777777" w:rsidR="00440C0E" w:rsidRPr="00421448" w:rsidRDefault="00440C0E" w:rsidP="00440C0E">
            <w:pPr>
              <w:spacing w:line="0" w:lineRule="atLeast"/>
              <w:jc w:val="center"/>
              <w:rPr>
                <w:rFonts w:cs="Times New Roman"/>
              </w:rPr>
            </w:pPr>
          </w:p>
          <w:p w14:paraId="76CBFBE0" w14:textId="7A41A85D" w:rsidR="00440C0E" w:rsidRPr="00421448" w:rsidRDefault="00440C0E" w:rsidP="00440C0E">
            <w:pPr>
              <w:spacing w:line="0" w:lineRule="atLeast"/>
              <w:jc w:val="center"/>
              <w:rPr>
                <w:rFonts w:cs="Times New Roman"/>
              </w:rPr>
            </w:pPr>
            <w:r w:rsidRPr="652361BB">
              <w:rPr>
                <w:rFonts w:cs="Times New Roman"/>
              </w:rPr>
              <w:t>10</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CE3B428" w14:textId="53DDBEEB" w:rsidR="00440C0E" w:rsidRPr="00421448" w:rsidRDefault="00440C0E" w:rsidP="00440C0E">
            <w:pPr>
              <w:spacing w:line="0" w:lineRule="atLeast"/>
              <w:jc w:val="center"/>
              <w:rPr>
                <w:rFonts w:cs="Times New Roman"/>
              </w:rPr>
            </w:pPr>
            <w:r w:rsidRPr="1AF91A83">
              <w:rPr>
                <w:rFonts w:cs="Times New Roman"/>
              </w:rPr>
              <w:t>29</w:t>
            </w:r>
          </w:p>
        </w:tc>
      </w:tr>
      <w:tr w:rsidR="00440C0E" w:rsidRPr="00421448" w14:paraId="59C6B5F0" w14:textId="6C1011C3" w:rsidTr="00440C0E">
        <w:tc>
          <w:tcPr>
            <w:tcW w:w="7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8E8157C" w14:textId="77777777" w:rsidR="00440C0E" w:rsidRPr="00D96222" w:rsidRDefault="00440C0E" w:rsidP="00440C0E">
            <w:pPr>
              <w:spacing w:line="0" w:lineRule="atLeast"/>
              <w:rPr>
                <w:rFonts w:cs="Times New Roman"/>
                <w:color w:val="000000" w:themeColor="text1"/>
              </w:rPr>
            </w:pPr>
            <w:r w:rsidRPr="652361BB">
              <w:rPr>
                <w:rFonts w:cs="Times New Roman"/>
              </w:rPr>
              <w:t>Washington </w:t>
            </w:r>
          </w:p>
        </w:tc>
        <w:tc>
          <w:tcPr>
            <w:tcW w:w="54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A8CDEA8" w14:textId="41D0E5A8" w:rsidR="00440C0E" w:rsidRPr="00421448" w:rsidRDefault="00440C0E" w:rsidP="00440C0E">
            <w:pPr>
              <w:spacing w:line="0" w:lineRule="atLeast"/>
              <w:jc w:val="center"/>
              <w:rPr>
                <w:rFonts w:cs="Times New Roman"/>
              </w:rPr>
            </w:pPr>
            <w:r w:rsidRPr="1AF91A83">
              <w:rPr>
                <w:rFonts w:cs="Times New Roman"/>
              </w:rPr>
              <w:t>43</w:t>
            </w:r>
          </w:p>
        </w:tc>
        <w:tc>
          <w:tcPr>
            <w:tcW w:w="7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9F7DAF0" w14:textId="7830337F" w:rsidR="00440C0E" w:rsidRPr="00421448" w:rsidRDefault="00440C0E" w:rsidP="00440C0E">
            <w:pPr>
              <w:spacing w:line="0" w:lineRule="atLeast"/>
              <w:jc w:val="center"/>
              <w:rPr>
                <w:rFonts w:cs="Times New Roman"/>
              </w:rPr>
            </w:pPr>
            <w:r w:rsidRPr="4A2C2083">
              <w:rPr>
                <w:rFonts w:cs="Times New Roman"/>
              </w:rPr>
              <w:t>50</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4970DD1" w14:textId="034E38FA" w:rsidR="00440C0E" w:rsidRPr="00421448" w:rsidRDefault="00440C0E" w:rsidP="00440C0E">
            <w:pPr>
              <w:spacing w:line="0" w:lineRule="atLeast"/>
              <w:jc w:val="center"/>
              <w:rPr>
                <w:rFonts w:cs="Times New Roman"/>
              </w:rPr>
            </w:pPr>
            <w:r w:rsidRPr="4A2C2083">
              <w:rPr>
                <w:rFonts w:cs="Times New Roman"/>
              </w:rPr>
              <w:t>50</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1F9E297" w14:textId="1CA4493F" w:rsidR="00440C0E" w:rsidRPr="00421448" w:rsidRDefault="00440C0E" w:rsidP="00440C0E">
            <w:pPr>
              <w:spacing w:line="0" w:lineRule="atLeast"/>
              <w:jc w:val="center"/>
              <w:rPr>
                <w:rFonts w:cs="Times New Roman"/>
              </w:rPr>
            </w:pPr>
            <w:r w:rsidRPr="4A2C2083">
              <w:rPr>
                <w:rFonts w:cs="Times New Roman"/>
              </w:rPr>
              <w:t>44</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p w14:paraId="482BF4B7" w14:textId="45EF3AED" w:rsidR="00440C0E" w:rsidRDefault="00440C0E" w:rsidP="00440C0E">
            <w:pPr>
              <w:spacing w:line="0" w:lineRule="atLeast"/>
              <w:jc w:val="center"/>
              <w:rPr>
                <w:rFonts w:cs="Times New Roman"/>
              </w:rPr>
            </w:pPr>
            <w:r w:rsidRPr="4A2C2083">
              <w:rPr>
                <w:rFonts w:cs="Times New Roman"/>
              </w:rPr>
              <w:t>46</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A76A8A1" w14:textId="4E1EACD9" w:rsidR="00440C0E" w:rsidRPr="00421448" w:rsidRDefault="00440C0E" w:rsidP="00440C0E">
            <w:pPr>
              <w:spacing w:line="0" w:lineRule="atLeast"/>
              <w:jc w:val="center"/>
              <w:rPr>
                <w:rFonts w:cs="Times New Roman"/>
              </w:rPr>
            </w:pPr>
            <w:r w:rsidRPr="652361BB">
              <w:rPr>
                <w:rFonts w:cs="Times New Roman"/>
              </w:rPr>
              <w:t>45</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52FE002" w14:textId="02EF90C8" w:rsidR="00440C0E" w:rsidRPr="00421448" w:rsidRDefault="00440C0E" w:rsidP="00440C0E">
            <w:pPr>
              <w:spacing w:line="0" w:lineRule="atLeast"/>
              <w:jc w:val="center"/>
              <w:rPr>
                <w:rFonts w:cs="Times New Roman"/>
              </w:rPr>
            </w:pPr>
            <w:r w:rsidRPr="652361BB">
              <w:rPr>
                <w:rFonts w:cs="Times New Roman"/>
              </w:rPr>
              <w:t>22</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8B19D6C" w14:textId="3E325703" w:rsidR="00440C0E" w:rsidRPr="00421448" w:rsidRDefault="00440C0E" w:rsidP="00440C0E">
            <w:pPr>
              <w:spacing w:line="0" w:lineRule="atLeast"/>
              <w:jc w:val="center"/>
              <w:rPr>
                <w:rFonts w:cs="Times New Roman"/>
              </w:rPr>
            </w:pPr>
            <w:r w:rsidRPr="652361BB">
              <w:rPr>
                <w:rFonts w:cs="Times New Roman"/>
              </w:rPr>
              <w:t>30</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0F0F2E7" w14:textId="512ED096" w:rsidR="00440C0E" w:rsidRPr="00421448" w:rsidRDefault="00440C0E" w:rsidP="00440C0E">
            <w:pPr>
              <w:spacing w:line="0" w:lineRule="atLeast"/>
              <w:jc w:val="center"/>
              <w:rPr>
                <w:rFonts w:cs="Times New Roman"/>
              </w:rPr>
            </w:pPr>
            <w:r w:rsidRPr="652361BB">
              <w:rPr>
                <w:rFonts w:cs="Times New Roman"/>
              </w:rPr>
              <w:t>44</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76DF520" w14:textId="72037E70" w:rsidR="00440C0E" w:rsidRDefault="00440C0E" w:rsidP="00440C0E">
            <w:pPr>
              <w:spacing w:line="0" w:lineRule="atLeast"/>
              <w:jc w:val="center"/>
              <w:rPr>
                <w:rFonts w:cs="Times New Roman"/>
              </w:rPr>
            </w:pPr>
            <w:r w:rsidRPr="1AF91A83">
              <w:rPr>
                <w:rFonts w:cs="Times New Roman"/>
              </w:rPr>
              <w:t>35</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69E0B65" w14:textId="77777777" w:rsidR="00440C0E" w:rsidRPr="00421448" w:rsidRDefault="00440C0E" w:rsidP="00440C0E">
            <w:pPr>
              <w:spacing w:line="0" w:lineRule="atLeast"/>
              <w:jc w:val="center"/>
              <w:rPr>
                <w:rFonts w:cs="Times New Roman"/>
              </w:rPr>
            </w:pPr>
          </w:p>
          <w:p w14:paraId="22EECAE0" w14:textId="77777777" w:rsidR="00440C0E" w:rsidRPr="00421448" w:rsidRDefault="00440C0E" w:rsidP="00440C0E">
            <w:pPr>
              <w:spacing w:line="0" w:lineRule="atLeast"/>
              <w:jc w:val="center"/>
              <w:rPr>
                <w:rFonts w:cs="Times New Roman"/>
              </w:rPr>
            </w:pPr>
          </w:p>
          <w:p w14:paraId="7634B246" w14:textId="430B32DA" w:rsidR="00440C0E" w:rsidRPr="00421448" w:rsidRDefault="00440C0E" w:rsidP="00440C0E">
            <w:pPr>
              <w:spacing w:line="0" w:lineRule="atLeast"/>
              <w:jc w:val="center"/>
              <w:rPr>
                <w:rFonts w:cs="Times New Roman"/>
              </w:rPr>
            </w:pPr>
            <w:r w:rsidRPr="652361BB">
              <w:rPr>
                <w:rFonts w:cs="Times New Roman"/>
              </w:rPr>
              <w:t>15</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17F2FD6" w14:textId="77777777" w:rsidR="00440C0E" w:rsidRPr="00421448" w:rsidRDefault="00440C0E" w:rsidP="00440C0E">
            <w:pPr>
              <w:spacing w:line="0" w:lineRule="atLeast"/>
              <w:jc w:val="center"/>
              <w:rPr>
                <w:rFonts w:cs="Times New Roman"/>
              </w:rPr>
            </w:pPr>
          </w:p>
          <w:p w14:paraId="2A46FBE5" w14:textId="77777777" w:rsidR="00440C0E" w:rsidRPr="00421448" w:rsidRDefault="00440C0E" w:rsidP="00440C0E">
            <w:pPr>
              <w:spacing w:line="0" w:lineRule="atLeast"/>
              <w:jc w:val="center"/>
              <w:rPr>
                <w:rFonts w:cs="Times New Roman"/>
              </w:rPr>
            </w:pPr>
          </w:p>
          <w:p w14:paraId="71EE9BA6" w14:textId="44E68ADA" w:rsidR="00440C0E" w:rsidRPr="00421448" w:rsidRDefault="00440C0E" w:rsidP="00440C0E">
            <w:pPr>
              <w:spacing w:line="0" w:lineRule="atLeast"/>
              <w:jc w:val="center"/>
              <w:rPr>
                <w:rFonts w:cs="Times New Roman"/>
              </w:rPr>
            </w:pPr>
            <w:r w:rsidRPr="652361BB">
              <w:rPr>
                <w:rFonts w:cs="Times New Roman"/>
              </w:rPr>
              <w:t>4</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8522573" w14:textId="77777777" w:rsidR="00440C0E" w:rsidRPr="00421448" w:rsidRDefault="00440C0E" w:rsidP="00440C0E">
            <w:pPr>
              <w:spacing w:line="0" w:lineRule="atLeast"/>
              <w:jc w:val="center"/>
              <w:rPr>
                <w:rFonts w:cs="Times New Roman"/>
              </w:rPr>
            </w:pPr>
          </w:p>
          <w:p w14:paraId="06F744D4" w14:textId="77777777" w:rsidR="00440C0E" w:rsidRPr="00421448" w:rsidRDefault="00440C0E" w:rsidP="00440C0E">
            <w:pPr>
              <w:spacing w:line="0" w:lineRule="atLeast"/>
              <w:jc w:val="center"/>
              <w:rPr>
                <w:rFonts w:cs="Times New Roman"/>
              </w:rPr>
            </w:pPr>
          </w:p>
          <w:p w14:paraId="69D63546" w14:textId="2833C526" w:rsidR="00440C0E" w:rsidRPr="00421448" w:rsidRDefault="00440C0E" w:rsidP="00440C0E">
            <w:pPr>
              <w:spacing w:line="0" w:lineRule="atLeast"/>
              <w:jc w:val="center"/>
              <w:rPr>
                <w:rFonts w:cs="Times New Roman"/>
              </w:rPr>
            </w:pPr>
            <w:r w:rsidRPr="652361BB">
              <w:rPr>
                <w:rFonts w:cs="Times New Roman"/>
              </w:rPr>
              <w:t>6</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3B2BA0F" w14:textId="7CF21E07" w:rsidR="00440C0E" w:rsidRPr="00421448" w:rsidRDefault="00440C0E" w:rsidP="00440C0E">
            <w:pPr>
              <w:spacing w:line="0" w:lineRule="atLeast"/>
              <w:jc w:val="center"/>
              <w:rPr>
                <w:rFonts w:cs="Times New Roman"/>
              </w:rPr>
            </w:pPr>
            <w:r w:rsidRPr="1AF91A83">
              <w:rPr>
                <w:rFonts w:cs="Times New Roman"/>
              </w:rPr>
              <w:t>34</w:t>
            </w:r>
          </w:p>
        </w:tc>
      </w:tr>
      <w:tr w:rsidR="00440C0E" w:rsidRPr="00421448" w14:paraId="4A9DEC07" w14:textId="1EB58BD2" w:rsidTr="00440C0E">
        <w:trPr>
          <w:trHeight w:val="86"/>
        </w:trPr>
        <w:tc>
          <w:tcPr>
            <w:tcW w:w="7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73EAD87" w14:textId="77777777" w:rsidR="00440C0E" w:rsidRPr="00D96222" w:rsidRDefault="00440C0E" w:rsidP="00440C0E">
            <w:pPr>
              <w:spacing w:line="86" w:lineRule="atLeast"/>
              <w:rPr>
                <w:rFonts w:cs="Times New Roman"/>
                <w:color w:val="000000" w:themeColor="text1"/>
              </w:rPr>
            </w:pPr>
            <w:r w:rsidRPr="652361BB">
              <w:rPr>
                <w:rFonts w:cs="Times New Roman"/>
              </w:rPr>
              <w:t>West Virginia</w:t>
            </w:r>
          </w:p>
        </w:tc>
        <w:tc>
          <w:tcPr>
            <w:tcW w:w="54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A93D8C0" w14:textId="65D18549" w:rsidR="00440C0E" w:rsidRPr="00421448" w:rsidRDefault="00440C0E" w:rsidP="00440C0E">
            <w:pPr>
              <w:spacing w:line="86" w:lineRule="atLeast"/>
              <w:jc w:val="center"/>
              <w:rPr>
                <w:rFonts w:cs="Times New Roman"/>
              </w:rPr>
            </w:pPr>
            <w:r w:rsidRPr="1AF91A83">
              <w:rPr>
                <w:rFonts w:cs="Times New Roman"/>
              </w:rPr>
              <w:t>35</w:t>
            </w:r>
          </w:p>
        </w:tc>
        <w:tc>
          <w:tcPr>
            <w:tcW w:w="7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6A78827" w14:textId="6B017F78" w:rsidR="00440C0E" w:rsidRPr="00421448" w:rsidRDefault="00440C0E" w:rsidP="00440C0E">
            <w:pPr>
              <w:spacing w:line="86" w:lineRule="atLeast"/>
              <w:jc w:val="center"/>
              <w:rPr>
                <w:rFonts w:cs="Times New Roman"/>
              </w:rPr>
            </w:pPr>
            <w:r w:rsidRPr="4A2C2083">
              <w:rPr>
                <w:rFonts w:cs="Times New Roman"/>
              </w:rPr>
              <w:t>4</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41F17D5" w14:textId="4222F03A" w:rsidR="00440C0E" w:rsidRPr="00421448" w:rsidRDefault="00440C0E" w:rsidP="00440C0E">
            <w:pPr>
              <w:spacing w:line="86" w:lineRule="atLeast"/>
              <w:jc w:val="center"/>
              <w:rPr>
                <w:rFonts w:cs="Times New Roman"/>
              </w:rPr>
            </w:pPr>
            <w:r w:rsidRPr="4A2C2083">
              <w:rPr>
                <w:rFonts w:cs="Times New Roman"/>
              </w:rPr>
              <w:t>9</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7E23426" w14:textId="79CC0316" w:rsidR="00440C0E" w:rsidRPr="00421448" w:rsidRDefault="00440C0E" w:rsidP="00440C0E">
            <w:pPr>
              <w:spacing w:line="86" w:lineRule="atLeast"/>
              <w:jc w:val="center"/>
              <w:rPr>
                <w:rFonts w:cs="Times New Roman"/>
              </w:rPr>
            </w:pPr>
            <w:r w:rsidRPr="4A2C2083">
              <w:rPr>
                <w:rFonts w:cs="Times New Roman"/>
              </w:rPr>
              <w:t>5</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p w14:paraId="4DAA3287" w14:textId="1CCEBF7D" w:rsidR="00440C0E" w:rsidRDefault="00440C0E" w:rsidP="00440C0E">
            <w:pPr>
              <w:spacing w:line="86" w:lineRule="atLeast"/>
              <w:jc w:val="center"/>
              <w:rPr>
                <w:rFonts w:cs="Times New Roman"/>
              </w:rPr>
            </w:pPr>
            <w:r w:rsidRPr="4A2C2083">
              <w:rPr>
                <w:rFonts w:cs="Times New Roman"/>
              </w:rPr>
              <w:t>4</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BF7739D" w14:textId="4BF15804" w:rsidR="00440C0E" w:rsidRPr="00421448" w:rsidRDefault="00440C0E" w:rsidP="00440C0E">
            <w:pPr>
              <w:spacing w:line="86" w:lineRule="atLeast"/>
              <w:jc w:val="center"/>
              <w:rPr>
                <w:rFonts w:cs="Times New Roman"/>
              </w:rPr>
            </w:pPr>
            <w:r w:rsidRPr="652361BB">
              <w:rPr>
                <w:rFonts w:cs="Times New Roman"/>
              </w:rPr>
              <w:t>44</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F1B37C2" w14:textId="5F1BC875" w:rsidR="00440C0E" w:rsidRPr="00421448" w:rsidRDefault="00440C0E" w:rsidP="00440C0E">
            <w:pPr>
              <w:spacing w:line="86" w:lineRule="atLeast"/>
              <w:jc w:val="center"/>
              <w:rPr>
                <w:rFonts w:cs="Times New Roman"/>
              </w:rPr>
            </w:pPr>
            <w:r w:rsidRPr="652361BB">
              <w:rPr>
                <w:rFonts w:cs="Times New Roman"/>
              </w:rPr>
              <w:t>45</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236F2A2" w14:textId="4F147DE5" w:rsidR="00440C0E" w:rsidRPr="00421448" w:rsidRDefault="00440C0E" w:rsidP="00440C0E">
            <w:pPr>
              <w:spacing w:line="86" w:lineRule="atLeast"/>
              <w:jc w:val="center"/>
              <w:rPr>
                <w:rFonts w:cs="Times New Roman"/>
              </w:rPr>
            </w:pPr>
            <w:r w:rsidRPr="652361BB">
              <w:rPr>
                <w:rFonts w:cs="Times New Roman"/>
              </w:rPr>
              <w:t>45</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106ECB9" w14:textId="281BBBF6" w:rsidR="00440C0E" w:rsidRPr="00421448" w:rsidRDefault="00440C0E" w:rsidP="00440C0E">
            <w:pPr>
              <w:spacing w:line="86" w:lineRule="atLeast"/>
              <w:jc w:val="center"/>
              <w:rPr>
                <w:rFonts w:cs="Times New Roman"/>
              </w:rPr>
            </w:pPr>
            <w:r w:rsidRPr="652361BB">
              <w:rPr>
                <w:rFonts w:cs="Times New Roman"/>
              </w:rPr>
              <w:t>14</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4E3A309" w14:textId="2438B779" w:rsidR="00440C0E" w:rsidRDefault="00440C0E" w:rsidP="00440C0E">
            <w:pPr>
              <w:spacing w:line="86" w:lineRule="atLeast"/>
              <w:jc w:val="center"/>
              <w:rPr>
                <w:rFonts w:cs="Times New Roman"/>
              </w:rPr>
            </w:pPr>
            <w:r w:rsidRPr="1AF91A83">
              <w:rPr>
                <w:rFonts w:cs="Times New Roman"/>
              </w:rPr>
              <w:t>6</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C7E33A5" w14:textId="77777777" w:rsidR="00440C0E" w:rsidRPr="00421448" w:rsidRDefault="00440C0E" w:rsidP="00440C0E">
            <w:pPr>
              <w:spacing w:line="86" w:lineRule="atLeast"/>
              <w:jc w:val="center"/>
              <w:rPr>
                <w:rFonts w:cs="Times New Roman"/>
              </w:rPr>
            </w:pPr>
          </w:p>
          <w:p w14:paraId="540F9470" w14:textId="77777777" w:rsidR="00440C0E" w:rsidRPr="00421448" w:rsidRDefault="00440C0E" w:rsidP="00440C0E">
            <w:pPr>
              <w:spacing w:line="86" w:lineRule="atLeast"/>
              <w:jc w:val="center"/>
              <w:rPr>
                <w:rFonts w:cs="Times New Roman"/>
              </w:rPr>
            </w:pPr>
          </w:p>
          <w:p w14:paraId="49F11DE0" w14:textId="77777777" w:rsidR="00440C0E" w:rsidRPr="00421448" w:rsidRDefault="00440C0E" w:rsidP="00440C0E">
            <w:pPr>
              <w:spacing w:line="86" w:lineRule="atLeast"/>
              <w:jc w:val="center"/>
              <w:rPr>
                <w:rFonts w:cs="Times New Roman"/>
              </w:rPr>
            </w:pPr>
          </w:p>
          <w:p w14:paraId="084A4197" w14:textId="053F73A2" w:rsidR="00440C0E" w:rsidRPr="00421448" w:rsidRDefault="00440C0E" w:rsidP="00440C0E">
            <w:pPr>
              <w:spacing w:line="86" w:lineRule="atLeast"/>
              <w:jc w:val="center"/>
              <w:rPr>
                <w:rFonts w:cs="Times New Roman"/>
              </w:rPr>
            </w:pPr>
            <w:r w:rsidRPr="652361BB">
              <w:rPr>
                <w:rFonts w:cs="Times New Roman"/>
              </w:rPr>
              <w:t>50</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C0EC96E" w14:textId="77777777" w:rsidR="00440C0E" w:rsidRPr="00421448" w:rsidRDefault="00440C0E" w:rsidP="00440C0E">
            <w:pPr>
              <w:spacing w:line="86" w:lineRule="atLeast"/>
              <w:jc w:val="center"/>
              <w:rPr>
                <w:rFonts w:cs="Times New Roman"/>
              </w:rPr>
            </w:pPr>
          </w:p>
          <w:p w14:paraId="1C82CD68" w14:textId="77777777" w:rsidR="00440C0E" w:rsidRPr="00421448" w:rsidRDefault="00440C0E" w:rsidP="00440C0E">
            <w:pPr>
              <w:spacing w:line="86" w:lineRule="atLeast"/>
              <w:jc w:val="center"/>
              <w:rPr>
                <w:rFonts w:cs="Times New Roman"/>
              </w:rPr>
            </w:pPr>
          </w:p>
          <w:p w14:paraId="0FDFFCE6" w14:textId="77777777" w:rsidR="00440C0E" w:rsidRPr="00421448" w:rsidRDefault="00440C0E" w:rsidP="00440C0E">
            <w:pPr>
              <w:spacing w:line="86" w:lineRule="atLeast"/>
              <w:jc w:val="center"/>
              <w:rPr>
                <w:rFonts w:cs="Times New Roman"/>
              </w:rPr>
            </w:pPr>
          </w:p>
          <w:p w14:paraId="0621B90A" w14:textId="11248030" w:rsidR="00440C0E" w:rsidRPr="00421448" w:rsidRDefault="00440C0E" w:rsidP="00440C0E">
            <w:pPr>
              <w:spacing w:line="86" w:lineRule="atLeast"/>
              <w:jc w:val="center"/>
              <w:rPr>
                <w:rFonts w:cs="Times New Roman"/>
              </w:rPr>
            </w:pPr>
            <w:r w:rsidRPr="652361BB">
              <w:rPr>
                <w:rFonts w:cs="Times New Roman"/>
              </w:rPr>
              <w:t>21</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5DA044A" w14:textId="77777777" w:rsidR="00440C0E" w:rsidRPr="00421448" w:rsidRDefault="00440C0E" w:rsidP="00440C0E">
            <w:pPr>
              <w:spacing w:line="86" w:lineRule="atLeast"/>
              <w:jc w:val="center"/>
              <w:rPr>
                <w:rFonts w:cs="Times New Roman"/>
              </w:rPr>
            </w:pPr>
          </w:p>
          <w:p w14:paraId="5B76298A" w14:textId="77777777" w:rsidR="00440C0E" w:rsidRPr="00421448" w:rsidRDefault="00440C0E" w:rsidP="00440C0E">
            <w:pPr>
              <w:spacing w:line="86" w:lineRule="atLeast"/>
              <w:jc w:val="center"/>
              <w:rPr>
                <w:rFonts w:cs="Times New Roman"/>
              </w:rPr>
            </w:pPr>
          </w:p>
          <w:p w14:paraId="14F96CAC" w14:textId="77777777" w:rsidR="00440C0E" w:rsidRPr="00421448" w:rsidRDefault="00440C0E" w:rsidP="00440C0E">
            <w:pPr>
              <w:spacing w:line="86" w:lineRule="atLeast"/>
              <w:jc w:val="center"/>
              <w:rPr>
                <w:rFonts w:cs="Times New Roman"/>
              </w:rPr>
            </w:pPr>
          </w:p>
          <w:p w14:paraId="56C47A8A" w14:textId="793BFABD" w:rsidR="00440C0E" w:rsidRPr="00421448" w:rsidRDefault="00440C0E" w:rsidP="00440C0E">
            <w:pPr>
              <w:spacing w:line="86" w:lineRule="atLeast"/>
              <w:jc w:val="center"/>
              <w:rPr>
                <w:rFonts w:cs="Times New Roman"/>
              </w:rPr>
            </w:pPr>
            <w:r w:rsidRPr="652361BB">
              <w:rPr>
                <w:rFonts w:cs="Times New Roman"/>
              </w:rPr>
              <w:t>21</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780F1A8" w14:textId="6F76E3FB" w:rsidR="00440C0E" w:rsidRPr="00421448" w:rsidRDefault="00440C0E" w:rsidP="00440C0E">
            <w:pPr>
              <w:spacing w:line="86" w:lineRule="atLeast"/>
              <w:jc w:val="center"/>
              <w:rPr>
                <w:rFonts w:cs="Times New Roman"/>
              </w:rPr>
            </w:pPr>
            <w:r w:rsidRPr="1AF91A83">
              <w:rPr>
                <w:rFonts w:cs="Times New Roman"/>
              </w:rPr>
              <w:t>50</w:t>
            </w:r>
          </w:p>
        </w:tc>
      </w:tr>
      <w:tr w:rsidR="00440C0E" w:rsidRPr="00421448" w14:paraId="43337BE4" w14:textId="65A665FF" w:rsidTr="00440C0E">
        <w:tc>
          <w:tcPr>
            <w:tcW w:w="7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774B7F7" w14:textId="77777777" w:rsidR="00440C0E" w:rsidRPr="00D96222" w:rsidRDefault="00440C0E" w:rsidP="00440C0E">
            <w:pPr>
              <w:spacing w:line="0" w:lineRule="atLeast"/>
              <w:rPr>
                <w:rFonts w:cs="Times New Roman"/>
                <w:color w:val="000000" w:themeColor="text1"/>
              </w:rPr>
            </w:pPr>
            <w:r w:rsidRPr="652361BB">
              <w:rPr>
                <w:rFonts w:cs="Times New Roman"/>
              </w:rPr>
              <w:lastRenderedPageBreak/>
              <w:t>Wisconsin</w:t>
            </w:r>
          </w:p>
        </w:tc>
        <w:tc>
          <w:tcPr>
            <w:tcW w:w="54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3C23607" w14:textId="22AB69D3" w:rsidR="00440C0E" w:rsidRPr="00421448" w:rsidRDefault="00440C0E" w:rsidP="00440C0E">
            <w:pPr>
              <w:spacing w:line="0" w:lineRule="atLeast"/>
              <w:jc w:val="center"/>
              <w:rPr>
                <w:rFonts w:cs="Times New Roman"/>
              </w:rPr>
            </w:pPr>
            <w:r w:rsidRPr="1AF91A83">
              <w:rPr>
                <w:rFonts w:cs="Times New Roman"/>
              </w:rPr>
              <w:t>26</w:t>
            </w:r>
          </w:p>
        </w:tc>
        <w:tc>
          <w:tcPr>
            <w:tcW w:w="7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EF131E9" w14:textId="3E1DC81C" w:rsidR="00440C0E" w:rsidRPr="00421448" w:rsidRDefault="00440C0E" w:rsidP="00440C0E">
            <w:pPr>
              <w:spacing w:line="0" w:lineRule="atLeast"/>
              <w:jc w:val="center"/>
              <w:rPr>
                <w:rFonts w:cs="Times New Roman"/>
              </w:rPr>
            </w:pPr>
            <w:r w:rsidRPr="4A2C2083">
              <w:rPr>
                <w:rFonts w:cs="Times New Roman"/>
              </w:rPr>
              <w:t>29</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61498F9" w14:textId="48384EED" w:rsidR="00440C0E" w:rsidRPr="00421448" w:rsidRDefault="00440C0E" w:rsidP="00440C0E">
            <w:pPr>
              <w:spacing w:line="0" w:lineRule="atLeast"/>
              <w:jc w:val="center"/>
              <w:rPr>
                <w:rFonts w:cs="Times New Roman"/>
              </w:rPr>
            </w:pPr>
            <w:r w:rsidRPr="4A2C2083">
              <w:rPr>
                <w:rFonts w:cs="Times New Roman"/>
              </w:rPr>
              <w:t>21</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F3D86C9" w14:textId="76FA3C12" w:rsidR="00440C0E" w:rsidRPr="00421448" w:rsidRDefault="00440C0E" w:rsidP="00440C0E">
            <w:pPr>
              <w:spacing w:line="0" w:lineRule="atLeast"/>
              <w:jc w:val="center"/>
              <w:rPr>
                <w:rFonts w:cs="Times New Roman"/>
              </w:rPr>
            </w:pPr>
            <w:r w:rsidRPr="4A2C2083">
              <w:rPr>
                <w:rFonts w:cs="Times New Roman"/>
              </w:rPr>
              <w:t>30</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p w14:paraId="4A58CF3C" w14:textId="27CB52C3" w:rsidR="00440C0E" w:rsidRDefault="00440C0E" w:rsidP="00440C0E">
            <w:pPr>
              <w:spacing w:line="0" w:lineRule="atLeast"/>
              <w:jc w:val="center"/>
              <w:rPr>
                <w:rFonts w:cs="Times New Roman"/>
              </w:rPr>
            </w:pPr>
            <w:r w:rsidRPr="4A2C2083">
              <w:rPr>
                <w:rFonts w:cs="Times New Roman"/>
              </w:rPr>
              <w:t>42</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668B04D" w14:textId="4B4BFF40" w:rsidR="00440C0E" w:rsidRPr="00421448" w:rsidRDefault="00440C0E" w:rsidP="00440C0E">
            <w:pPr>
              <w:spacing w:line="0" w:lineRule="atLeast"/>
              <w:jc w:val="center"/>
              <w:rPr>
                <w:rFonts w:cs="Times New Roman"/>
              </w:rPr>
            </w:pPr>
            <w:r w:rsidRPr="652361BB">
              <w:rPr>
                <w:rFonts w:cs="Times New Roman"/>
              </w:rPr>
              <w:t>36</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940474C" w14:textId="4B1E6083" w:rsidR="00440C0E" w:rsidRPr="00421448" w:rsidRDefault="00440C0E" w:rsidP="00440C0E">
            <w:pPr>
              <w:spacing w:line="0" w:lineRule="atLeast"/>
              <w:jc w:val="center"/>
              <w:rPr>
                <w:rFonts w:cs="Times New Roman"/>
              </w:rPr>
            </w:pPr>
            <w:r w:rsidRPr="652361BB">
              <w:rPr>
                <w:rFonts w:cs="Times New Roman"/>
              </w:rPr>
              <w:t>37</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1FC19D4" w14:textId="69DB2C2F" w:rsidR="00440C0E" w:rsidRPr="00421448" w:rsidRDefault="00440C0E" w:rsidP="00440C0E">
            <w:pPr>
              <w:spacing w:line="0" w:lineRule="atLeast"/>
              <w:jc w:val="center"/>
              <w:rPr>
                <w:rFonts w:cs="Times New Roman"/>
              </w:rPr>
            </w:pPr>
            <w:r w:rsidRPr="652361BB">
              <w:rPr>
                <w:rFonts w:cs="Times New Roman"/>
              </w:rPr>
              <w:t>35</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F77D773" w14:textId="3FC8AC9C" w:rsidR="00440C0E" w:rsidRPr="00421448" w:rsidRDefault="00440C0E" w:rsidP="00440C0E">
            <w:pPr>
              <w:spacing w:line="0" w:lineRule="atLeast"/>
              <w:jc w:val="center"/>
              <w:rPr>
                <w:rFonts w:cs="Times New Roman"/>
              </w:rPr>
            </w:pPr>
            <w:r w:rsidRPr="652361BB">
              <w:rPr>
                <w:rFonts w:cs="Times New Roman"/>
              </w:rPr>
              <w:t>43</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3A0C451" w14:textId="094B6D2A" w:rsidR="00440C0E" w:rsidRDefault="00440C0E" w:rsidP="00440C0E">
            <w:pPr>
              <w:spacing w:line="0" w:lineRule="atLeast"/>
              <w:jc w:val="center"/>
              <w:rPr>
                <w:rFonts w:cs="Times New Roman"/>
              </w:rPr>
            </w:pPr>
            <w:r w:rsidRPr="1AF91A83">
              <w:rPr>
                <w:rFonts w:cs="Times New Roman"/>
              </w:rPr>
              <w:t>13</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12C07154" w14:textId="77777777" w:rsidR="00440C0E" w:rsidRPr="00421448" w:rsidRDefault="00440C0E" w:rsidP="00440C0E">
            <w:pPr>
              <w:spacing w:line="0" w:lineRule="atLeast"/>
              <w:jc w:val="center"/>
              <w:rPr>
                <w:rFonts w:cs="Times New Roman"/>
              </w:rPr>
            </w:pPr>
          </w:p>
          <w:p w14:paraId="500E9C53" w14:textId="77777777" w:rsidR="00440C0E" w:rsidRPr="00421448" w:rsidRDefault="00440C0E" w:rsidP="00440C0E">
            <w:pPr>
              <w:spacing w:line="0" w:lineRule="atLeast"/>
              <w:jc w:val="center"/>
              <w:rPr>
                <w:rFonts w:cs="Times New Roman"/>
              </w:rPr>
            </w:pPr>
          </w:p>
          <w:p w14:paraId="7EA4ECE2" w14:textId="3FF11EDB" w:rsidR="00440C0E" w:rsidRPr="00421448" w:rsidRDefault="00440C0E" w:rsidP="00440C0E">
            <w:pPr>
              <w:spacing w:line="0" w:lineRule="atLeast"/>
              <w:jc w:val="center"/>
              <w:rPr>
                <w:rFonts w:cs="Times New Roman"/>
              </w:rPr>
            </w:pPr>
            <w:r w:rsidRPr="652361BB">
              <w:rPr>
                <w:rFonts w:cs="Times New Roman"/>
              </w:rPr>
              <w:t>27</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AF830EC" w14:textId="77777777" w:rsidR="00440C0E" w:rsidRPr="00421448" w:rsidRDefault="00440C0E" w:rsidP="00440C0E">
            <w:pPr>
              <w:spacing w:line="0" w:lineRule="atLeast"/>
              <w:jc w:val="center"/>
              <w:rPr>
                <w:rFonts w:cs="Times New Roman"/>
              </w:rPr>
            </w:pPr>
          </w:p>
          <w:p w14:paraId="45002D0F" w14:textId="77777777" w:rsidR="00440C0E" w:rsidRPr="00421448" w:rsidRDefault="00440C0E" w:rsidP="00440C0E">
            <w:pPr>
              <w:spacing w:line="0" w:lineRule="atLeast"/>
              <w:jc w:val="center"/>
              <w:rPr>
                <w:rFonts w:cs="Times New Roman"/>
              </w:rPr>
            </w:pPr>
          </w:p>
          <w:p w14:paraId="37BADDD7" w14:textId="1CADA3F6" w:rsidR="00440C0E" w:rsidRPr="00421448" w:rsidRDefault="00440C0E" w:rsidP="00440C0E">
            <w:pPr>
              <w:spacing w:line="0" w:lineRule="atLeast"/>
              <w:jc w:val="center"/>
              <w:rPr>
                <w:rFonts w:cs="Times New Roman"/>
              </w:rPr>
            </w:pPr>
            <w:r w:rsidRPr="652361BB">
              <w:rPr>
                <w:rFonts w:cs="Times New Roman"/>
              </w:rPr>
              <w:t>12</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114CB409" w14:textId="77777777" w:rsidR="00440C0E" w:rsidRPr="00421448" w:rsidRDefault="00440C0E" w:rsidP="00440C0E">
            <w:pPr>
              <w:spacing w:line="0" w:lineRule="atLeast"/>
              <w:jc w:val="center"/>
              <w:rPr>
                <w:rFonts w:cs="Times New Roman"/>
              </w:rPr>
            </w:pPr>
          </w:p>
          <w:p w14:paraId="0AD236E7" w14:textId="77777777" w:rsidR="00440C0E" w:rsidRPr="00421448" w:rsidRDefault="00440C0E" w:rsidP="00440C0E">
            <w:pPr>
              <w:spacing w:line="0" w:lineRule="atLeast"/>
              <w:jc w:val="center"/>
              <w:rPr>
                <w:rFonts w:cs="Times New Roman"/>
              </w:rPr>
            </w:pPr>
          </w:p>
          <w:p w14:paraId="16DD4F2F" w14:textId="7315AA99" w:rsidR="00440C0E" w:rsidRPr="00421448" w:rsidRDefault="00440C0E" w:rsidP="00440C0E">
            <w:pPr>
              <w:spacing w:line="0" w:lineRule="atLeast"/>
              <w:jc w:val="center"/>
              <w:rPr>
                <w:rFonts w:cs="Times New Roman"/>
              </w:rPr>
            </w:pPr>
            <w:r w:rsidRPr="652361BB">
              <w:rPr>
                <w:rFonts w:cs="Times New Roman"/>
              </w:rPr>
              <w:t>9</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528DFDC" w14:textId="3F1514B0" w:rsidR="00440C0E" w:rsidRPr="00421448" w:rsidRDefault="00440C0E" w:rsidP="00440C0E">
            <w:pPr>
              <w:spacing w:line="0" w:lineRule="atLeast"/>
              <w:jc w:val="center"/>
              <w:rPr>
                <w:rFonts w:cs="Times New Roman"/>
              </w:rPr>
            </w:pPr>
            <w:r w:rsidRPr="1AF91A83">
              <w:rPr>
                <w:rFonts w:cs="Times New Roman"/>
              </w:rPr>
              <w:t>21</w:t>
            </w:r>
          </w:p>
        </w:tc>
      </w:tr>
      <w:tr w:rsidR="00440C0E" w:rsidRPr="00421448" w14:paraId="4541C3D7" w14:textId="185B67CA" w:rsidTr="00440C0E">
        <w:tc>
          <w:tcPr>
            <w:tcW w:w="7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924AE0D" w14:textId="77777777" w:rsidR="00440C0E" w:rsidRPr="00D96222" w:rsidRDefault="00440C0E" w:rsidP="00440C0E">
            <w:pPr>
              <w:spacing w:line="0" w:lineRule="atLeast"/>
              <w:rPr>
                <w:rFonts w:cs="Times New Roman"/>
                <w:color w:val="000000" w:themeColor="text1"/>
              </w:rPr>
            </w:pPr>
            <w:r w:rsidRPr="652361BB">
              <w:rPr>
                <w:rFonts w:cs="Times New Roman"/>
              </w:rPr>
              <w:t>Wyoming </w:t>
            </w:r>
          </w:p>
        </w:tc>
        <w:tc>
          <w:tcPr>
            <w:tcW w:w="54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F35E27D" w14:textId="6390B68D" w:rsidR="00440C0E" w:rsidRPr="00421448" w:rsidRDefault="00440C0E" w:rsidP="00440C0E">
            <w:pPr>
              <w:spacing w:line="0" w:lineRule="atLeast"/>
              <w:rPr>
                <w:rFonts w:cs="Times New Roman"/>
              </w:rPr>
            </w:pPr>
            <w:r w:rsidRPr="1AF91A83">
              <w:rPr>
                <w:rFonts w:cs="Times New Roman"/>
              </w:rPr>
              <w:t>20</w:t>
            </w:r>
          </w:p>
        </w:tc>
        <w:tc>
          <w:tcPr>
            <w:tcW w:w="7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1F13FCE" w14:textId="77777777" w:rsidR="00440C0E" w:rsidRPr="00421448" w:rsidRDefault="00440C0E" w:rsidP="00440C0E">
            <w:pPr>
              <w:spacing w:line="0" w:lineRule="atLeast"/>
              <w:jc w:val="center"/>
              <w:rPr>
                <w:rFonts w:cs="Times New Roman"/>
              </w:rPr>
            </w:pPr>
          </w:p>
          <w:p w14:paraId="6B5A011A" w14:textId="77777777" w:rsidR="00440C0E" w:rsidRPr="00421448" w:rsidRDefault="00440C0E" w:rsidP="00440C0E">
            <w:pPr>
              <w:spacing w:line="0" w:lineRule="atLeast"/>
              <w:jc w:val="center"/>
              <w:rPr>
                <w:rFonts w:cs="Times New Roman"/>
              </w:rPr>
            </w:pPr>
          </w:p>
          <w:p w14:paraId="72D7D6E1" w14:textId="449A25C0" w:rsidR="00440C0E" w:rsidRPr="00421448" w:rsidRDefault="00440C0E" w:rsidP="00440C0E">
            <w:pPr>
              <w:spacing w:line="0" w:lineRule="atLeast"/>
              <w:jc w:val="center"/>
              <w:rPr>
                <w:rFonts w:cs="Times New Roman"/>
              </w:rPr>
            </w:pPr>
            <w:r w:rsidRPr="4A2C2083">
              <w:rPr>
                <w:rFonts w:cs="Times New Roman"/>
              </w:rPr>
              <w:t>26</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BD18184" w14:textId="77777777" w:rsidR="00440C0E" w:rsidRPr="00421448" w:rsidRDefault="00440C0E" w:rsidP="00440C0E">
            <w:pPr>
              <w:spacing w:line="0" w:lineRule="atLeast"/>
              <w:jc w:val="center"/>
              <w:rPr>
                <w:rFonts w:cs="Times New Roman"/>
              </w:rPr>
            </w:pPr>
          </w:p>
          <w:p w14:paraId="666C8104" w14:textId="77777777" w:rsidR="00440C0E" w:rsidRPr="00421448" w:rsidRDefault="00440C0E" w:rsidP="00440C0E">
            <w:pPr>
              <w:spacing w:line="0" w:lineRule="atLeast"/>
              <w:jc w:val="center"/>
              <w:rPr>
                <w:rFonts w:cs="Times New Roman"/>
              </w:rPr>
            </w:pPr>
          </w:p>
          <w:p w14:paraId="5D5B715E" w14:textId="630000B5" w:rsidR="00440C0E" w:rsidRPr="00421448" w:rsidRDefault="00440C0E" w:rsidP="00440C0E">
            <w:pPr>
              <w:spacing w:line="0" w:lineRule="atLeast"/>
              <w:jc w:val="center"/>
              <w:rPr>
                <w:rFonts w:cs="Times New Roman"/>
              </w:rPr>
            </w:pPr>
            <w:r w:rsidRPr="4A2C2083">
              <w:rPr>
                <w:rFonts w:cs="Times New Roman"/>
              </w:rPr>
              <w:t>25</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8F8BFAE" w14:textId="77777777" w:rsidR="00440C0E" w:rsidRPr="00421448" w:rsidRDefault="00440C0E" w:rsidP="00440C0E">
            <w:pPr>
              <w:spacing w:line="0" w:lineRule="atLeast"/>
              <w:jc w:val="center"/>
              <w:rPr>
                <w:rFonts w:cs="Times New Roman"/>
              </w:rPr>
            </w:pPr>
          </w:p>
          <w:p w14:paraId="1D987817" w14:textId="77777777" w:rsidR="00440C0E" w:rsidRPr="00421448" w:rsidRDefault="00440C0E" w:rsidP="00440C0E">
            <w:pPr>
              <w:spacing w:line="0" w:lineRule="atLeast"/>
              <w:jc w:val="center"/>
              <w:rPr>
                <w:rFonts w:cs="Times New Roman"/>
              </w:rPr>
            </w:pPr>
          </w:p>
          <w:p w14:paraId="18191844" w14:textId="55CBE696" w:rsidR="00440C0E" w:rsidRPr="00421448" w:rsidRDefault="00440C0E" w:rsidP="00440C0E">
            <w:pPr>
              <w:spacing w:line="0" w:lineRule="atLeast"/>
              <w:jc w:val="center"/>
              <w:rPr>
                <w:rFonts w:cs="Times New Roman"/>
              </w:rPr>
            </w:pPr>
            <w:r w:rsidRPr="4A2C2083">
              <w:rPr>
                <w:rFonts w:cs="Times New Roman"/>
              </w:rPr>
              <w:t>24</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p w14:paraId="27EF51B6" w14:textId="6632BECD" w:rsidR="00440C0E" w:rsidRDefault="00440C0E" w:rsidP="00440C0E">
            <w:pPr>
              <w:spacing w:line="0" w:lineRule="atLeast"/>
              <w:jc w:val="center"/>
              <w:rPr>
                <w:rFonts w:cs="Times New Roman"/>
              </w:rPr>
            </w:pPr>
            <w:r w:rsidRPr="4A2C2083">
              <w:rPr>
                <w:rFonts w:cs="Times New Roman"/>
              </w:rPr>
              <w:t>13</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E7F7BE4" w14:textId="77777777" w:rsidR="00440C0E" w:rsidRPr="00421448" w:rsidRDefault="00440C0E" w:rsidP="00440C0E">
            <w:pPr>
              <w:spacing w:line="0" w:lineRule="atLeast"/>
              <w:jc w:val="center"/>
              <w:rPr>
                <w:rFonts w:cs="Times New Roman"/>
              </w:rPr>
            </w:pPr>
          </w:p>
          <w:p w14:paraId="5A8B7ADC" w14:textId="77777777" w:rsidR="00440C0E" w:rsidRPr="00421448" w:rsidRDefault="00440C0E" w:rsidP="00440C0E">
            <w:pPr>
              <w:spacing w:line="0" w:lineRule="atLeast"/>
              <w:jc w:val="center"/>
              <w:rPr>
                <w:rFonts w:cs="Times New Roman"/>
              </w:rPr>
            </w:pPr>
          </w:p>
          <w:p w14:paraId="15C49883" w14:textId="6E6E59AE" w:rsidR="00440C0E" w:rsidRPr="00421448" w:rsidRDefault="00440C0E" w:rsidP="00440C0E">
            <w:pPr>
              <w:spacing w:line="0" w:lineRule="atLeast"/>
              <w:jc w:val="center"/>
              <w:rPr>
                <w:rFonts w:cs="Times New Roman"/>
              </w:rPr>
            </w:pPr>
            <w:r w:rsidRPr="652361BB">
              <w:rPr>
                <w:rFonts w:cs="Times New Roman"/>
              </w:rPr>
              <w:t>31</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280126F" w14:textId="77777777" w:rsidR="00440C0E" w:rsidRPr="00421448" w:rsidRDefault="00440C0E" w:rsidP="00440C0E">
            <w:pPr>
              <w:spacing w:line="0" w:lineRule="atLeast"/>
              <w:jc w:val="center"/>
              <w:rPr>
                <w:rFonts w:cs="Times New Roman"/>
              </w:rPr>
            </w:pPr>
          </w:p>
          <w:p w14:paraId="2C225038" w14:textId="77777777" w:rsidR="00440C0E" w:rsidRPr="00421448" w:rsidRDefault="00440C0E" w:rsidP="00440C0E">
            <w:pPr>
              <w:spacing w:line="0" w:lineRule="atLeast"/>
              <w:jc w:val="center"/>
              <w:rPr>
                <w:rFonts w:cs="Times New Roman"/>
              </w:rPr>
            </w:pPr>
          </w:p>
          <w:p w14:paraId="321B88B9" w14:textId="3D69526F" w:rsidR="00440C0E" w:rsidRPr="00421448" w:rsidRDefault="00440C0E" w:rsidP="00440C0E">
            <w:pPr>
              <w:spacing w:line="0" w:lineRule="atLeast"/>
              <w:jc w:val="center"/>
              <w:rPr>
                <w:rFonts w:cs="Times New Roman"/>
              </w:rPr>
            </w:pPr>
            <w:r w:rsidRPr="652361BB">
              <w:rPr>
                <w:rFonts w:cs="Times New Roman"/>
              </w:rPr>
              <w:t>41</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082667A" w14:textId="77777777" w:rsidR="00440C0E" w:rsidRPr="00421448" w:rsidRDefault="00440C0E" w:rsidP="00440C0E">
            <w:pPr>
              <w:spacing w:line="0" w:lineRule="atLeast"/>
              <w:jc w:val="center"/>
              <w:rPr>
                <w:rFonts w:cs="Times New Roman"/>
              </w:rPr>
            </w:pPr>
          </w:p>
          <w:p w14:paraId="19DF296A" w14:textId="77777777" w:rsidR="00440C0E" w:rsidRPr="00421448" w:rsidRDefault="00440C0E" w:rsidP="00440C0E">
            <w:pPr>
              <w:spacing w:line="0" w:lineRule="atLeast"/>
              <w:jc w:val="center"/>
              <w:rPr>
                <w:rFonts w:cs="Times New Roman"/>
              </w:rPr>
            </w:pPr>
          </w:p>
          <w:p w14:paraId="6558DE59" w14:textId="47509083" w:rsidR="00440C0E" w:rsidRPr="00421448" w:rsidRDefault="00440C0E" w:rsidP="00440C0E">
            <w:pPr>
              <w:spacing w:line="0" w:lineRule="atLeast"/>
              <w:jc w:val="center"/>
              <w:rPr>
                <w:rFonts w:cs="Times New Roman"/>
              </w:rPr>
            </w:pPr>
            <w:r w:rsidRPr="652361BB">
              <w:rPr>
                <w:rFonts w:cs="Times New Roman"/>
              </w:rPr>
              <w:t>4</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D344FF0" w14:textId="77777777" w:rsidR="00440C0E" w:rsidRPr="00421448" w:rsidRDefault="00440C0E" w:rsidP="00440C0E">
            <w:pPr>
              <w:spacing w:line="0" w:lineRule="atLeast"/>
              <w:jc w:val="center"/>
              <w:rPr>
                <w:rFonts w:cs="Times New Roman"/>
              </w:rPr>
            </w:pPr>
          </w:p>
          <w:p w14:paraId="7BF4E704" w14:textId="77777777" w:rsidR="00440C0E" w:rsidRPr="00421448" w:rsidRDefault="00440C0E" w:rsidP="00440C0E">
            <w:pPr>
              <w:spacing w:line="0" w:lineRule="atLeast"/>
              <w:jc w:val="center"/>
              <w:rPr>
                <w:rFonts w:cs="Times New Roman"/>
              </w:rPr>
            </w:pPr>
          </w:p>
          <w:p w14:paraId="1D56DE91" w14:textId="13470239" w:rsidR="00440C0E" w:rsidRPr="00421448" w:rsidRDefault="00440C0E" w:rsidP="00440C0E">
            <w:pPr>
              <w:spacing w:line="0" w:lineRule="atLeast"/>
              <w:jc w:val="center"/>
              <w:rPr>
                <w:rFonts w:cs="Times New Roman"/>
              </w:rPr>
            </w:pPr>
            <w:r w:rsidRPr="652361BB">
              <w:rPr>
                <w:rFonts w:cs="Times New Roman"/>
              </w:rPr>
              <w:t>15</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4C8CDE0" w14:textId="77777777" w:rsidR="00440C0E" w:rsidRDefault="00440C0E" w:rsidP="00440C0E">
            <w:pPr>
              <w:spacing w:line="0" w:lineRule="atLeast"/>
              <w:jc w:val="center"/>
              <w:rPr>
                <w:rFonts w:cs="Times New Roman"/>
              </w:rPr>
            </w:pPr>
          </w:p>
          <w:p w14:paraId="5230BC97" w14:textId="77777777" w:rsidR="00440C0E" w:rsidRDefault="00440C0E" w:rsidP="00440C0E">
            <w:pPr>
              <w:spacing w:line="0" w:lineRule="atLeast"/>
              <w:jc w:val="center"/>
              <w:rPr>
                <w:rFonts w:cs="Times New Roman"/>
              </w:rPr>
            </w:pPr>
          </w:p>
          <w:p w14:paraId="1D13A1DC" w14:textId="01EFA882" w:rsidR="00440C0E" w:rsidRDefault="00440C0E" w:rsidP="00440C0E">
            <w:pPr>
              <w:spacing w:line="0" w:lineRule="atLeast"/>
              <w:jc w:val="center"/>
              <w:rPr>
                <w:rFonts w:cs="Times New Roman"/>
              </w:rPr>
            </w:pPr>
            <w:r w:rsidRPr="1AF91A83">
              <w:rPr>
                <w:rFonts w:cs="Times New Roman"/>
              </w:rPr>
              <w:t>1</w:t>
            </w:r>
          </w:p>
        </w:tc>
        <w:tc>
          <w:tcPr>
            <w:tcW w:w="6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CC5E3FB" w14:textId="77777777" w:rsidR="00440C0E" w:rsidRPr="00421448" w:rsidRDefault="00440C0E" w:rsidP="00440C0E">
            <w:pPr>
              <w:spacing w:line="0" w:lineRule="atLeast"/>
              <w:jc w:val="center"/>
              <w:rPr>
                <w:rFonts w:cs="Times New Roman"/>
              </w:rPr>
            </w:pPr>
          </w:p>
          <w:p w14:paraId="2622F7F1" w14:textId="77777777" w:rsidR="00440C0E" w:rsidRPr="00421448" w:rsidRDefault="00440C0E" w:rsidP="00440C0E">
            <w:pPr>
              <w:spacing w:line="0" w:lineRule="atLeast"/>
              <w:jc w:val="center"/>
              <w:rPr>
                <w:rFonts w:cs="Times New Roman"/>
              </w:rPr>
            </w:pPr>
          </w:p>
          <w:p w14:paraId="60C3852C" w14:textId="544DB33D" w:rsidR="00440C0E" w:rsidRPr="00421448" w:rsidRDefault="00440C0E" w:rsidP="00440C0E">
            <w:pPr>
              <w:spacing w:line="0" w:lineRule="atLeast"/>
              <w:jc w:val="center"/>
              <w:rPr>
                <w:rFonts w:cs="Times New Roman"/>
              </w:rPr>
            </w:pPr>
            <w:r w:rsidRPr="652361BB">
              <w:rPr>
                <w:rFonts w:cs="Times New Roman"/>
              </w:rPr>
              <w:t>32</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7D03868" w14:textId="77777777" w:rsidR="00440C0E" w:rsidRPr="00421448" w:rsidRDefault="00440C0E" w:rsidP="00440C0E">
            <w:pPr>
              <w:spacing w:line="0" w:lineRule="atLeast"/>
              <w:jc w:val="center"/>
              <w:rPr>
                <w:rFonts w:cs="Times New Roman"/>
              </w:rPr>
            </w:pPr>
          </w:p>
          <w:p w14:paraId="33A10F96" w14:textId="77777777" w:rsidR="00440C0E" w:rsidRPr="00421448" w:rsidRDefault="00440C0E" w:rsidP="00440C0E">
            <w:pPr>
              <w:spacing w:line="0" w:lineRule="atLeast"/>
              <w:jc w:val="center"/>
              <w:rPr>
                <w:rFonts w:cs="Times New Roman"/>
              </w:rPr>
            </w:pPr>
          </w:p>
          <w:p w14:paraId="664315F2" w14:textId="32DB8F46" w:rsidR="00440C0E" w:rsidRPr="00421448" w:rsidRDefault="00440C0E" w:rsidP="00440C0E">
            <w:pPr>
              <w:spacing w:line="0" w:lineRule="atLeast"/>
              <w:jc w:val="center"/>
              <w:rPr>
                <w:rFonts w:cs="Times New Roman"/>
              </w:rPr>
            </w:pPr>
            <w:r w:rsidRPr="652361BB">
              <w:rPr>
                <w:rFonts w:cs="Times New Roman"/>
              </w:rPr>
              <w:t>34</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639ED35" w14:textId="77777777" w:rsidR="00440C0E" w:rsidRPr="00421448" w:rsidRDefault="00440C0E" w:rsidP="00440C0E">
            <w:pPr>
              <w:spacing w:line="0" w:lineRule="atLeast"/>
              <w:jc w:val="center"/>
              <w:rPr>
                <w:rFonts w:cs="Times New Roman"/>
              </w:rPr>
            </w:pPr>
          </w:p>
          <w:p w14:paraId="5405E970" w14:textId="77777777" w:rsidR="00440C0E" w:rsidRPr="00421448" w:rsidRDefault="00440C0E" w:rsidP="00440C0E">
            <w:pPr>
              <w:spacing w:line="0" w:lineRule="atLeast"/>
              <w:jc w:val="center"/>
              <w:rPr>
                <w:rFonts w:cs="Times New Roman"/>
              </w:rPr>
            </w:pPr>
          </w:p>
          <w:p w14:paraId="36ADD143" w14:textId="1C70DD1A" w:rsidR="00440C0E" w:rsidRPr="00421448" w:rsidRDefault="00440C0E" w:rsidP="00440C0E">
            <w:pPr>
              <w:spacing w:line="0" w:lineRule="atLeast"/>
              <w:jc w:val="center"/>
              <w:rPr>
                <w:rFonts w:cs="Times New Roman"/>
              </w:rPr>
            </w:pPr>
            <w:r w:rsidRPr="652361BB">
              <w:rPr>
                <w:rFonts w:cs="Times New Roman"/>
              </w:rPr>
              <w:t>44</w:t>
            </w:r>
          </w:p>
        </w:tc>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6C76B32" w14:textId="77777777" w:rsidR="00440C0E" w:rsidRPr="00421448" w:rsidRDefault="00440C0E" w:rsidP="00440C0E">
            <w:pPr>
              <w:spacing w:line="0" w:lineRule="atLeast"/>
              <w:jc w:val="center"/>
              <w:rPr>
                <w:rFonts w:cs="Times New Roman"/>
              </w:rPr>
            </w:pPr>
          </w:p>
          <w:p w14:paraId="4B682D0A" w14:textId="77777777" w:rsidR="00440C0E" w:rsidRPr="00421448" w:rsidRDefault="00440C0E" w:rsidP="00440C0E">
            <w:pPr>
              <w:spacing w:line="0" w:lineRule="atLeast"/>
              <w:jc w:val="center"/>
              <w:rPr>
                <w:rFonts w:cs="Times New Roman"/>
              </w:rPr>
            </w:pPr>
          </w:p>
          <w:p w14:paraId="33E51F1F" w14:textId="7694A43C" w:rsidR="00440C0E" w:rsidRPr="00421448" w:rsidRDefault="00440C0E" w:rsidP="00440C0E">
            <w:pPr>
              <w:spacing w:line="0" w:lineRule="atLeast"/>
              <w:jc w:val="center"/>
              <w:rPr>
                <w:rFonts w:cs="Times New Roman"/>
              </w:rPr>
            </w:pPr>
            <w:r w:rsidRPr="1AF91A83">
              <w:rPr>
                <w:rFonts w:cs="Times New Roman"/>
              </w:rPr>
              <w:t>11</w:t>
            </w:r>
          </w:p>
        </w:tc>
      </w:tr>
    </w:tbl>
    <w:p w14:paraId="0702FA68" w14:textId="77777777" w:rsidR="00662D20" w:rsidRPr="00843F55" w:rsidRDefault="00662D20" w:rsidP="652361BB">
      <w:pPr>
        <w:rPr>
          <w:rFonts w:eastAsia="Times New Roman" w:cs="Times New Roman"/>
        </w:rPr>
      </w:pPr>
    </w:p>
    <w:p w14:paraId="1B79B922" w14:textId="1705641E" w:rsidR="00411805" w:rsidRPr="00843F55" w:rsidRDefault="68F3197C" w:rsidP="652361BB">
      <w:pPr>
        <w:rPr>
          <w:rFonts w:cs="Times New Roman"/>
          <w:color w:val="000000" w:themeColor="text1"/>
        </w:rPr>
      </w:pPr>
      <w:r w:rsidRPr="652361BB">
        <w:rPr>
          <w:rFonts w:cs="Times New Roman"/>
        </w:rPr>
        <w:t>Table 4: Overall Highway Performance Ranking Trends 201</w:t>
      </w:r>
      <w:r w:rsidR="47E90168" w:rsidRPr="652361BB">
        <w:rPr>
          <w:rFonts w:cs="Times New Roman"/>
        </w:rPr>
        <w:t>8</w:t>
      </w:r>
      <w:r w:rsidR="22DAD268" w:rsidRPr="652361BB">
        <w:rPr>
          <w:rFonts w:cs="Times New Roman"/>
        </w:rPr>
        <w:t>-20</w:t>
      </w:r>
      <w:r w:rsidR="47E90168" w:rsidRPr="652361BB">
        <w:rPr>
          <w:rFonts w:cs="Times New Roman"/>
        </w:rPr>
        <w:t>20</w:t>
      </w:r>
    </w:p>
    <w:tbl>
      <w:tblPr>
        <w:tblW w:w="0" w:type="auto"/>
        <w:tblCellMar>
          <w:top w:w="15" w:type="dxa"/>
          <w:left w:w="15" w:type="dxa"/>
          <w:bottom w:w="15" w:type="dxa"/>
          <w:right w:w="15" w:type="dxa"/>
        </w:tblCellMar>
        <w:tblLook w:val="04A0" w:firstRow="1" w:lastRow="0" w:firstColumn="1" w:lastColumn="0" w:noHBand="0" w:noVBand="1"/>
      </w:tblPr>
      <w:tblGrid>
        <w:gridCol w:w="1869"/>
        <w:gridCol w:w="748"/>
        <w:gridCol w:w="748"/>
        <w:gridCol w:w="748"/>
        <w:gridCol w:w="1359"/>
        <w:gridCol w:w="1359"/>
      </w:tblGrid>
      <w:tr w:rsidR="008C4251" w:rsidRPr="00843F55" w14:paraId="29AE3A3F" w14:textId="77777777" w:rsidTr="79DF85DE">
        <w:tc>
          <w:tcPr>
            <w:tcW w:w="0" w:type="auto"/>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1BC7D68" w14:textId="77777777" w:rsidR="00662D20" w:rsidRPr="00421448" w:rsidRDefault="68F3197C" w:rsidP="652361BB">
            <w:pPr>
              <w:spacing w:line="0" w:lineRule="atLeast"/>
              <w:rPr>
                <w:rFonts w:cs="Times New Roman"/>
                <w:color w:val="000000" w:themeColor="text1"/>
              </w:rPr>
            </w:pPr>
            <w:r w:rsidRPr="652361BB">
              <w:rPr>
                <w:rFonts w:cs="Times New Roman"/>
              </w:rPr>
              <w:t>State </w:t>
            </w:r>
          </w:p>
        </w:tc>
        <w:tc>
          <w:tcPr>
            <w:tcW w:w="0" w:type="auto"/>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1723D793" w14:textId="77777777" w:rsidR="00662D20" w:rsidRPr="00421448" w:rsidRDefault="68F3197C" w:rsidP="652361BB">
            <w:pPr>
              <w:spacing w:line="0" w:lineRule="atLeast"/>
              <w:jc w:val="center"/>
              <w:rPr>
                <w:rFonts w:cs="Times New Roman"/>
                <w:color w:val="000000" w:themeColor="text1"/>
              </w:rPr>
            </w:pPr>
            <w:r w:rsidRPr="652361BB">
              <w:rPr>
                <w:rFonts w:cs="Times New Roman"/>
              </w:rPr>
              <w:t>Year</w:t>
            </w:r>
          </w:p>
        </w:tc>
        <w:tc>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511DF3E" w14:textId="77777777" w:rsidR="00662D20" w:rsidRPr="00421448" w:rsidRDefault="68F3197C" w:rsidP="652361BB">
            <w:pPr>
              <w:spacing w:line="0" w:lineRule="atLeast"/>
              <w:jc w:val="center"/>
              <w:rPr>
                <w:rFonts w:cs="Times New Roman"/>
                <w:color w:val="000000" w:themeColor="text1"/>
              </w:rPr>
            </w:pPr>
            <w:r w:rsidRPr="652361BB">
              <w:rPr>
                <w:rFonts w:cs="Times New Roman"/>
              </w:rPr>
              <w:t>Change in Rank</w:t>
            </w:r>
          </w:p>
        </w:tc>
      </w:tr>
      <w:tr w:rsidR="008C4251" w:rsidRPr="00843F55" w14:paraId="7A4D53BA" w14:textId="77777777" w:rsidTr="79DF85DE">
        <w:tc>
          <w:tcPr>
            <w:tcW w:w="0" w:type="auto"/>
            <w:vMerge/>
            <w:vAlign w:val="center"/>
            <w:hideMark/>
          </w:tcPr>
          <w:p w14:paraId="1BFD4BDF" w14:textId="77777777" w:rsidR="00662D20" w:rsidRPr="00421448" w:rsidRDefault="00662D20" w:rsidP="00662D20">
            <w:pPr>
              <w:rPr>
                <w:rFonts w:cs="Times New Roman"/>
                <w:color w:val="000000" w:themeColor="text1"/>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F545A57" w14:textId="6AE03387" w:rsidR="00662D20" w:rsidRPr="00421448" w:rsidRDefault="68F3197C" w:rsidP="652361BB">
            <w:pPr>
              <w:spacing w:line="0" w:lineRule="atLeast"/>
              <w:rPr>
                <w:rFonts w:cs="Times New Roman"/>
                <w:color w:val="000000" w:themeColor="text1"/>
              </w:rPr>
            </w:pPr>
            <w:r w:rsidRPr="652361BB">
              <w:rPr>
                <w:rFonts w:cs="Times New Roman"/>
              </w:rPr>
              <w:t>201</w:t>
            </w:r>
            <w:r w:rsidR="47E90168" w:rsidRPr="652361BB">
              <w:rPr>
                <w:rFonts w:cs="Times New Roman"/>
              </w:rPr>
              <w:t>8</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21A9B84" w14:textId="603B0C69" w:rsidR="00662D20" w:rsidRPr="00421448" w:rsidRDefault="68F3197C" w:rsidP="652361BB">
            <w:pPr>
              <w:spacing w:line="0" w:lineRule="atLeast"/>
              <w:rPr>
                <w:rFonts w:cs="Times New Roman"/>
                <w:color w:val="000000" w:themeColor="text1"/>
              </w:rPr>
            </w:pPr>
            <w:r w:rsidRPr="652361BB">
              <w:rPr>
                <w:rFonts w:cs="Times New Roman"/>
              </w:rPr>
              <w:t>201</w:t>
            </w:r>
            <w:r w:rsidR="47E90168" w:rsidRPr="652361BB">
              <w:rPr>
                <w:rFonts w:cs="Times New Roman"/>
              </w:rPr>
              <w:t>9</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11CCDD9D" w14:textId="44AE021D" w:rsidR="00662D20" w:rsidRPr="00421448" w:rsidRDefault="68F3197C" w:rsidP="652361BB">
            <w:pPr>
              <w:spacing w:line="0" w:lineRule="atLeast"/>
              <w:rPr>
                <w:rFonts w:cs="Times New Roman"/>
                <w:color w:val="000000" w:themeColor="text1"/>
              </w:rPr>
            </w:pPr>
            <w:r w:rsidRPr="652361BB">
              <w:rPr>
                <w:rFonts w:cs="Times New Roman"/>
              </w:rPr>
              <w:t>20</w:t>
            </w:r>
            <w:r w:rsidR="47E90168" w:rsidRPr="652361BB">
              <w:rPr>
                <w:rFonts w:cs="Times New Roman"/>
              </w:rPr>
              <w:t>20</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B5E8E86" w14:textId="0747CA83" w:rsidR="00662D20" w:rsidRPr="00421448" w:rsidRDefault="68F3197C" w:rsidP="652361BB">
            <w:pPr>
              <w:spacing w:line="0" w:lineRule="atLeast"/>
              <w:rPr>
                <w:rFonts w:cs="Times New Roman"/>
                <w:color w:val="000000" w:themeColor="text1"/>
              </w:rPr>
            </w:pPr>
            <w:r w:rsidRPr="652361BB">
              <w:rPr>
                <w:rFonts w:cs="Times New Roman"/>
              </w:rPr>
              <w:t>20</w:t>
            </w:r>
            <w:r w:rsidR="47E90168" w:rsidRPr="652361BB">
              <w:rPr>
                <w:rFonts w:cs="Times New Roman"/>
              </w:rPr>
              <w:t>19</w:t>
            </w:r>
            <w:r w:rsidRPr="652361BB">
              <w:rPr>
                <w:rFonts w:cs="Times New Roman"/>
              </w:rPr>
              <w:t>-20</w:t>
            </w:r>
            <w:r w:rsidR="47E90168" w:rsidRPr="652361BB">
              <w:rPr>
                <w:rFonts w:cs="Times New Roman"/>
              </w:rPr>
              <w:t>20</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58E973F" w14:textId="497B8BE3" w:rsidR="00662D20" w:rsidRPr="00421448" w:rsidRDefault="68F3197C" w:rsidP="652361BB">
            <w:pPr>
              <w:spacing w:line="0" w:lineRule="atLeast"/>
              <w:rPr>
                <w:rFonts w:cs="Times New Roman"/>
                <w:color w:val="000000" w:themeColor="text1"/>
              </w:rPr>
            </w:pPr>
            <w:r w:rsidRPr="652361BB">
              <w:rPr>
                <w:rFonts w:cs="Times New Roman"/>
              </w:rPr>
              <w:t>201</w:t>
            </w:r>
            <w:r w:rsidR="47E90168" w:rsidRPr="652361BB">
              <w:rPr>
                <w:rFonts w:cs="Times New Roman"/>
              </w:rPr>
              <w:t>8</w:t>
            </w:r>
            <w:r w:rsidRPr="652361BB">
              <w:rPr>
                <w:rFonts w:cs="Times New Roman"/>
              </w:rPr>
              <w:t>-20</w:t>
            </w:r>
            <w:r w:rsidR="47E90168" w:rsidRPr="652361BB">
              <w:rPr>
                <w:rFonts w:cs="Times New Roman"/>
              </w:rPr>
              <w:t>20</w:t>
            </w:r>
          </w:p>
        </w:tc>
      </w:tr>
      <w:tr w:rsidR="008C4251" w:rsidRPr="00843F55" w14:paraId="22FC6D83" w14:textId="77777777" w:rsidTr="79DF85D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39212EA" w14:textId="77777777" w:rsidR="008C4251" w:rsidRPr="00D96222" w:rsidRDefault="17C0AB90" w:rsidP="652361BB">
            <w:pPr>
              <w:spacing w:line="0" w:lineRule="atLeast"/>
              <w:rPr>
                <w:rFonts w:cs="Times New Roman"/>
                <w:color w:val="000000" w:themeColor="text1"/>
              </w:rPr>
            </w:pPr>
            <w:r w:rsidRPr="652361BB">
              <w:rPr>
                <w:rFonts w:cs="Times New Roman"/>
              </w:rPr>
              <w:t>Alabama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15EC56BB" w14:textId="507C4F21" w:rsidR="008C4251" w:rsidRPr="00D96222" w:rsidRDefault="17C0AB90" w:rsidP="652361BB">
            <w:pPr>
              <w:spacing w:line="0" w:lineRule="atLeast"/>
              <w:rPr>
                <w:rFonts w:cs="Times New Roman"/>
                <w:color w:val="000000" w:themeColor="text1"/>
              </w:rPr>
            </w:pPr>
            <w:r w:rsidRPr="652361BB">
              <w:rPr>
                <w:rFonts w:cs="Times New Roman"/>
              </w:rPr>
              <w:t>1</w:t>
            </w:r>
            <w:r w:rsidR="136DE78B" w:rsidRPr="652361BB">
              <w:rPr>
                <w:rFonts w:cs="Times New Roman"/>
              </w:rPr>
              <w:t>9</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p w14:paraId="26C7EE7F" w14:textId="643B4F53" w:rsidR="008C4251" w:rsidRPr="00D96222" w:rsidRDefault="136DE78B" w:rsidP="652361BB">
            <w:pPr>
              <w:spacing w:line="0" w:lineRule="atLeast"/>
              <w:rPr>
                <w:rFonts w:cs="Times New Roman"/>
                <w:color w:val="000000" w:themeColor="text1"/>
              </w:rPr>
            </w:pPr>
            <w:r w:rsidRPr="652361BB">
              <w:rPr>
                <w:rFonts w:cs="Times New Roman"/>
              </w:rPr>
              <w:t>28</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p w14:paraId="5F153834" w14:textId="044A2F36" w:rsidR="008C4251" w:rsidRPr="00D96222" w:rsidRDefault="1D67359E" w:rsidP="1AF91A83">
            <w:pPr>
              <w:spacing w:line="0" w:lineRule="atLeast"/>
              <w:rPr>
                <w:rFonts w:cs="Times New Roman"/>
              </w:rPr>
            </w:pPr>
            <w:r w:rsidRPr="79DF85DE">
              <w:rPr>
                <w:rFonts w:cs="Times New Roman"/>
              </w:rPr>
              <w:t>15</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C1A1A53" w14:textId="16E6CE33" w:rsidR="008C4251" w:rsidRPr="00D96222" w:rsidRDefault="5B8F190B" w:rsidP="1AF91A83">
            <w:pPr>
              <w:spacing w:line="0" w:lineRule="atLeast"/>
              <w:jc w:val="center"/>
              <w:rPr>
                <w:rFonts w:cs="Times New Roman"/>
              </w:rPr>
            </w:pPr>
            <w:r w:rsidRPr="00E358BD">
              <w:rPr>
                <w:rFonts w:cs="Times New Roman"/>
                <w:color w:val="00B050"/>
              </w:rPr>
              <w:t>13</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070D086" w14:textId="38B7FED0" w:rsidR="008C4251" w:rsidRPr="00D96222" w:rsidRDefault="15B35D71" w:rsidP="1AF91A83">
            <w:pPr>
              <w:spacing w:line="0" w:lineRule="atLeast"/>
              <w:jc w:val="center"/>
              <w:rPr>
                <w:rFonts w:cs="Times New Roman"/>
              </w:rPr>
            </w:pPr>
            <w:r w:rsidRPr="79DF85DE">
              <w:rPr>
                <w:rFonts w:cs="Times New Roman"/>
              </w:rPr>
              <w:t>4</w:t>
            </w:r>
          </w:p>
        </w:tc>
      </w:tr>
      <w:tr w:rsidR="008C4251" w:rsidRPr="00843F55" w14:paraId="279793FA" w14:textId="77777777" w:rsidTr="79DF85D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9020358" w14:textId="77777777" w:rsidR="008C4251" w:rsidRPr="00D96222" w:rsidRDefault="17C0AB90" w:rsidP="652361BB">
            <w:pPr>
              <w:spacing w:line="0" w:lineRule="atLeast"/>
              <w:rPr>
                <w:rFonts w:cs="Times New Roman"/>
                <w:color w:val="000000" w:themeColor="text1"/>
              </w:rPr>
            </w:pPr>
            <w:r w:rsidRPr="652361BB">
              <w:rPr>
                <w:rFonts w:cs="Times New Roman"/>
              </w:rPr>
              <w:t>Alaska</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D472F1E" w14:textId="6B63ED5A" w:rsidR="008C4251" w:rsidRPr="00D96222" w:rsidRDefault="17C0AB90" w:rsidP="652361BB">
            <w:pPr>
              <w:spacing w:line="0" w:lineRule="atLeast"/>
              <w:rPr>
                <w:rFonts w:cs="Times New Roman"/>
                <w:color w:val="000000" w:themeColor="text1"/>
              </w:rPr>
            </w:pPr>
            <w:r w:rsidRPr="652361BB">
              <w:rPr>
                <w:rFonts w:cs="Times New Roman"/>
              </w:rPr>
              <w:t>49</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p w14:paraId="5EE77E2B" w14:textId="2571FC07" w:rsidR="008C4251" w:rsidRPr="00D96222" w:rsidRDefault="17C0AB90" w:rsidP="652361BB">
            <w:pPr>
              <w:spacing w:line="0" w:lineRule="atLeast"/>
              <w:rPr>
                <w:rFonts w:cs="Times New Roman"/>
                <w:color w:val="000000" w:themeColor="text1"/>
              </w:rPr>
            </w:pPr>
            <w:r w:rsidRPr="652361BB">
              <w:rPr>
                <w:rFonts w:cs="Times New Roman"/>
              </w:rPr>
              <w:t>4</w:t>
            </w:r>
            <w:r w:rsidR="136DE78B" w:rsidRPr="652361BB">
              <w:rPr>
                <w:rFonts w:cs="Times New Roman"/>
              </w:rPr>
              <w:t>8</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p w14:paraId="71E02397" w14:textId="7B7B9688" w:rsidR="008C4251" w:rsidRPr="00D96222" w:rsidRDefault="1AF91A83" w:rsidP="1AF91A83">
            <w:pPr>
              <w:spacing w:line="0" w:lineRule="atLeast"/>
              <w:rPr>
                <w:rFonts w:cs="Times New Roman"/>
              </w:rPr>
            </w:pPr>
            <w:r w:rsidRPr="1AF91A83">
              <w:rPr>
                <w:rFonts w:cs="Times New Roman"/>
              </w:rPr>
              <w:t>50</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EC24E3E" w14:textId="5D0535B5" w:rsidR="008C4251" w:rsidRPr="00D96222" w:rsidRDefault="2B8FD41C" w:rsidP="1AF91A83">
            <w:pPr>
              <w:spacing w:line="0" w:lineRule="atLeast"/>
              <w:jc w:val="center"/>
              <w:rPr>
                <w:rFonts w:cs="Times New Roman"/>
              </w:rPr>
            </w:pPr>
            <w:r w:rsidRPr="1AF91A83">
              <w:rPr>
                <w:rFonts w:cs="Times New Roman"/>
              </w:rPr>
              <w:t>-2</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F407A10" w14:textId="0FF9C8C1" w:rsidR="008C4251" w:rsidRPr="00D96222" w:rsidRDefault="1AF91A83" w:rsidP="1AF91A83">
            <w:pPr>
              <w:spacing w:line="0" w:lineRule="atLeast"/>
              <w:jc w:val="center"/>
              <w:rPr>
                <w:rFonts w:cs="Times New Roman"/>
              </w:rPr>
            </w:pPr>
            <w:r w:rsidRPr="1AF91A83">
              <w:rPr>
                <w:rFonts w:cs="Times New Roman"/>
              </w:rPr>
              <w:t>-1</w:t>
            </w:r>
          </w:p>
        </w:tc>
      </w:tr>
      <w:tr w:rsidR="008C4251" w:rsidRPr="00843F55" w14:paraId="08BA79AC" w14:textId="77777777" w:rsidTr="79DF85D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D14A154" w14:textId="77777777" w:rsidR="008C4251" w:rsidRPr="00D96222" w:rsidRDefault="17C0AB90" w:rsidP="652361BB">
            <w:pPr>
              <w:spacing w:line="0" w:lineRule="atLeast"/>
              <w:rPr>
                <w:rFonts w:cs="Times New Roman"/>
                <w:color w:val="000000" w:themeColor="text1"/>
              </w:rPr>
            </w:pPr>
            <w:r w:rsidRPr="652361BB">
              <w:rPr>
                <w:rFonts w:cs="Times New Roman"/>
              </w:rPr>
              <w:t>Arizona</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1B7E069C" w14:textId="0E198AD5" w:rsidR="008C4251" w:rsidRPr="00D96222" w:rsidRDefault="17C0AB90" w:rsidP="652361BB">
            <w:pPr>
              <w:spacing w:line="0" w:lineRule="atLeast"/>
              <w:rPr>
                <w:rFonts w:cs="Times New Roman"/>
                <w:color w:val="000000" w:themeColor="text1"/>
              </w:rPr>
            </w:pPr>
            <w:r w:rsidRPr="652361BB">
              <w:rPr>
                <w:rFonts w:cs="Times New Roman"/>
              </w:rPr>
              <w:t>2</w:t>
            </w:r>
            <w:r w:rsidR="136DE78B" w:rsidRPr="652361BB">
              <w:rPr>
                <w:rFonts w:cs="Times New Roman"/>
              </w:rPr>
              <w:t>3</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p w14:paraId="4CD04226" w14:textId="7DEB9609" w:rsidR="008C4251" w:rsidRPr="00D96222" w:rsidRDefault="17C0AB90" w:rsidP="652361BB">
            <w:pPr>
              <w:spacing w:line="0" w:lineRule="atLeast"/>
              <w:rPr>
                <w:rFonts w:cs="Times New Roman"/>
                <w:color w:val="000000" w:themeColor="text1"/>
              </w:rPr>
            </w:pPr>
            <w:r w:rsidRPr="652361BB">
              <w:rPr>
                <w:rFonts w:cs="Times New Roman"/>
              </w:rPr>
              <w:t>2</w:t>
            </w:r>
            <w:r w:rsidR="136DE78B" w:rsidRPr="652361BB">
              <w:rPr>
                <w:rFonts w:cs="Times New Roman"/>
              </w:rPr>
              <w:t>9</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p w14:paraId="6C867D79" w14:textId="5D8F5A04" w:rsidR="008C4251" w:rsidRPr="00D96222" w:rsidRDefault="1110CBD5" w:rsidP="1AF91A83">
            <w:pPr>
              <w:spacing w:line="0" w:lineRule="atLeast"/>
              <w:rPr>
                <w:rFonts w:cs="Times New Roman"/>
              </w:rPr>
            </w:pPr>
            <w:r w:rsidRPr="79DF85DE">
              <w:rPr>
                <w:rFonts w:cs="Times New Roman"/>
              </w:rPr>
              <w:t>30</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E888AB5" w14:textId="5F99AE9F" w:rsidR="008C4251" w:rsidRPr="00D96222" w:rsidRDefault="537380F0" w:rsidP="1AF91A83">
            <w:pPr>
              <w:spacing w:line="0" w:lineRule="atLeast"/>
              <w:jc w:val="center"/>
              <w:rPr>
                <w:rFonts w:cs="Times New Roman"/>
              </w:rPr>
            </w:pPr>
            <w:r w:rsidRPr="79DF85DE">
              <w:rPr>
                <w:rFonts w:cs="Times New Roman"/>
              </w:rPr>
              <w:t>-1</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73E366B" w14:textId="4F7B86AE" w:rsidR="008C4251" w:rsidRPr="00D96222" w:rsidRDefault="7BBE3EE4" w:rsidP="1AF91A83">
            <w:pPr>
              <w:spacing w:line="0" w:lineRule="atLeast"/>
              <w:jc w:val="center"/>
              <w:rPr>
                <w:rFonts w:cs="Times New Roman"/>
              </w:rPr>
            </w:pPr>
            <w:r w:rsidRPr="79DF85DE">
              <w:rPr>
                <w:rFonts w:cs="Times New Roman"/>
              </w:rPr>
              <w:t>-7</w:t>
            </w:r>
          </w:p>
        </w:tc>
      </w:tr>
      <w:tr w:rsidR="008C4251" w:rsidRPr="00843F55" w14:paraId="1A208F37" w14:textId="77777777" w:rsidTr="79DF85D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4DA63F1" w14:textId="77777777" w:rsidR="008C4251" w:rsidRPr="00D96222" w:rsidRDefault="17C0AB90" w:rsidP="652361BB">
            <w:pPr>
              <w:spacing w:line="0" w:lineRule="atLeast"/>
              <w:rPr>
                <w:rFonts w:cs="Times New Roman"/>
                <w:color w:val="000000" w:themeColor="text1"/>
              </w:rPr>
            </w:pPr>
            <w:r w:rsidRPr="652361BB">
              <w:rPr>
                <w:rFonts w:cs="Times New Roman"/>
              </w:rPr>
              <w:t>Arkansas</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939180C" w14:textId="46700CA2" w:rsidR="008C4251" w:rsidRPr="00D96222" w:rsidRDefault="136DE78B" w:rsidP="652361BB">
            <w:pPr>
              <w:spacing w:line="0" w:lineRule="atLeast"/>
              <w:rPr>
                <w:rFonts w:cs="Times New Roman"/>
                <w:color w:val="000000" w:themeColor="text1"/>
              </w:rPr>
            </w:pPr>
            <w:r w:rsidRPr="652361BB">
              <w:rPr>
                <w:rFonts w:cs="Times New Roman"/>
              </w:rPr>
              <w:t>9</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p w14:paraId="1E5C7C2C" w14:textId="3746AD97" w:rsidR="008C4251" w:rsidRPr="00D96222" w:rsidRDefault="136DE78B" w:rsidP="652361BB">
            <w:pPr>
              <w:spacing w:line="0" w:lineRule="atLeast"/>
              <w:rPr>
                <w:rFonts w:cs="Times New Roman"/>
                <w:color w:val="000000" w:themeColor="text1"/>
              </w:rPr>
            </w:pPr>
            <w:r w:rsidRPr="652361BB">
              <w:rPr>
                <w:rFonts w:cs="Times New Roman"/>
              </w:rPr>
              <w:t>17</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p w14:paraId="5D14688B" w14:textId="0E00FA6B" w:rsidR="008C4251" w:rsidRPr="00D96222" w:rsidRDefault="10A39C13" w:rsidP="1AF91A83">
            <w:pPr>
              <w:spacing w:line="0" w:lineRule="atLeast"/>
              <w:rPr>
                <w:rFonts w:cs="Times New Roman"/>
              </w:rPr>
            </w:pPr>
            <w:r w:rsidRPr="79DF85DE">
              <w:rPr>
                <w:rFonts w:cs="Times New Roman"/>
              </w:rPr>
              <w:t>1</w:t>
            </w:r>
            <w:r w:rsidR="1AF47E3E" w:rsidRPr="79DF85DE">
              <w:rPr>
                <w:rFonts w:cs="Times New Roman"/>
              </w:rPr>
              <w:t>3</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2FB7E0D" w14:textId="2A52B137" w:rsidR="008C4251" w:rsidRPr="00D96222" w:rsidRDefault="758856E7" w:rsidP="1AF91A83">
            <w:pPr>
              <w:spacing w:line="0" w:lineRule="atLeast"/>
              <w:jc w:val="center"/>
              <w:rPr>
                <w:rFonts w:cs="Times New Roman"/>
              </w:rPr>
            </w:pPr>
            <w:r w:rsidRPr="79DF85DE">
              <w:rPr>
                <w:rFonts w:cs="Times New Roman"/>
              </w:rPr>
              <w:t>4</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51FA598" w14:textId="37A3B59E" w:rsidR="008C4251" w:rsidRPr="00D96222" w:rsidRDefault="1F909CE3" w:rsidP="652361BB">
            <w:pPr>
              <w:spacing w:line="0" w:lineRule="atLeast"/>
              <w:jc w:val="center"/>
              <w:rPr>
                <w:rFonts w:cs="Times New Roman"/>
                <w:color w:val="000000" w:themeColor="text1"/>
              </w:rPr>
            </w:pPr>
            <w:r w:rsidRPr="79DF85DE">
              <w:rPr>
                <w:rFonts w:cs="Times New Roman"/>
              </w:rPr>
              <w:t>-</w:t>
            </w:r>
            <w:r w:rsidR="1954C2D1" w:rsidRPr="79DF85DE">
              <w:rPr>
                <w:rFonts w:cs="Times New Roman"/>
              </w:rPr>
              <w:t>4</w:t>
            </w:r>
          </w:p>
        </w:tc>
      </w:tr>
      <w:tr w:rsidR="008C4251" w:rsidRPr="00843F55" w14:paraId="5C7BF5ED" w14:textId="77777777" w:rsidTr="79DF85D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E22E008" w14:textId="77777777" w:rsidR="008C4251" w:rsidRPr="00421448" w:rsidRDefault="17C0AB90" w:rsidP="652361BB">
            <w:pPr>
              <w:spacing w:line="0" w:lineRule="atLeast"/>
              <w:rPr>
                <w:rFonts w:cs="Times New Roman"/>
              </w:rPr>
            </w:pPr>
            <w:r w:rsidRPr="652361BB">
              <w:rPr>
                <w:rFonts w:cs="Times New Roman"/>
              </w:rPr>
              <w:t>California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AF995CE" w14:textId="45C80B7F" w:rsidR="008C4251" w:rsidRPr="00421448" w:rsidRDefault="17C0AB90" w:rsidP="652361BB">
            <w:pPr>
              <w:spacing w:line="0" w:lineRule="atLeast"/>
              <w:rPr>
                <w:rFonts w:cs="Times New Roman"/>
              </w:rPr>
            </w:pPr>
            <w:r w:rsidRPr="652361BB">
              <w:rPr>
                <w:rFonts w:cs="Times New Roman"/>
              </w:rPr>
              <w:t>43</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p w14:paraId="63F4E643" w14:textId="5FD8482A" w:rsidR="008C4251" w:rsidRPr="00421448" w:rsidRDefault="17C0AB90" w:rsidP="652361BB">
            <w:pPr>
              <w:spacing w:line="0" w:lineRule="atLeast"/>
              <w:rPr>
                <w:rFonts w:cs="Times New Roman"/>
              </w:rPr>
            </w:pPr>
            <w:r w:rsidRPr="652361BB">
              <w:rPr>
                <w:rFonts w:cs="Times New Roman"/>
              </w:rPr>
              <w:t>45</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p w14:paraId="45327DCB" w14:textId="03A2F7FC" w:rsidR="008C4251" w:rsidRPr="00421448" w:rsidRDefault="17C0AB90" w:rsidP="652361BB">
            <w:pPr>
              <w:spacing w:line="0" w:lineRule="atLeast"/>
              <w:rPr>
                <w:rFonts w:cs="Times New Roman"/>
              </w:rPr>
            </w:pPr>
            <w:r w:rsidRPr="1AF91A83">
              <w:rPr>
                <w:rFonts w:cs="Times New Roman"/>
              </w:rPr>
              <w:t>47</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D10AC56" w14:textId="264A6074" w:rsidR="008C4251" w:rsidRPr="00421448" w:rsidRDefault="17C0AB90" w:rsidP="652361BB">
            <w:pPr>
              <w:spacing w:line="0" w:lineRule="atLeast"/>
              <w:jc w:val="center"/>
              <w:rPr>
                <w:rFonts w:cs="Times New Roman"/>
              </w:rPr>
            </w:pPr>
            <w:r w:rsidRPr="1AF91A83">
              <w:rPr>
                <w:rFonts w:cs="Times New Roman"/>
              </w:rPr>
              <w:t>-2</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3B0460B" w14:textId="4404EA33" w:rsidR="008C4251" w:rsidRPr="00421448" w:rsidRDefault="17C0AB90" w:rsidP="652361BB">
            <w:pPr>
              <w:spacing w:line="0" w:lineRule="atLeast"/>
              <w:jc w:val="center"/>
              <w:rPr>
                <w:rFonts w:cs="Times New Roman"/>
              </w:rPr>
            </w:pPr>
            <w:r w:rsidRPr="1AF91A83">
              <w:rPr>
                <w:rFonts w:cs="Times New Roman"/>
              </w:rPr>
              <w:t>-4</w:t>
            </w:r>
          </w:p>
        </w:tc>
      </w:tr>
      <w:tr w:rsidR="008C4251" w:rsidRPr="00843F55" w14:paraId="0A226D67" w14:textId="77777777" w:rsidTr="79DF85D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1A966E73" w14:textId="77777777" w:rsidR="008C4251" w:rsidRPr="00421448" w:rsidRDefault="17C0AB90" w:rsidP="652361BB">
            <w:pPr>
              <w:spacing w:line="0" w:lineRule="atLeast"/>
              <w:rPr>
                <w:rFonts w:cs="Times New Roman"/>
              </w:rPr>
            </w:pPr>
            <w:r w:rsidRPr="652361BB">
              <w:rPr>
                <w:rFonts w:cs="Times New Roman"/>
              </w:rPr>
              <w:t>Colorado</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1817F417" w14:textId="34329BF3" w:rsidR="008C4251" w:rsidRPr="00421448" w:rsidRDefault="17C0AB90" w:rsidP="652361BB">
            <w:pPr>
              <w:spacing w:line="0" w:lineRule="atLeast"/>
              <w:rPr>
                <w:rFonts w:cs="Times New Roman"/>
              </w:rPr>
            </w:pPr>
            <w:r w:rsidRPr="652361BB">
              <w:rPr>
                <w:rFonts w:cs="Times New Roman"/>
              </w:rPr>
              <w:t>38</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p w14:paraId="69FBE6AD" w14:textId="49BD5CE8" w:rsidR="008C4251" w:rsidRPr="00421448" w:rsidRDefault="17C0AB90" w:rsidP="652361BB">
            <w:pPr>
              <w:spacing w:line="0" w:lineRule="atLeast"/>
              <w:rPr>
                <w:rFonts w:cs="Times New Roman"/>
              </w:rPr>
            </w:pPr>
            <w:r w:rsidRPr="652361BB">
              <w:rPr>
                <w:rFonts w:cs="Times New Roman"/>
              </w:rPr>
              <w:t>37</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p w14:paraId="7FCD7042" w14:textId="5A5B5759" w:rsidR="008C4251" w:rsidRPr="00421448" w:rsidRDefault="6427B2EA" w:rsidP="652361BB">
            <w:pPr>
              <w:spacing w:line="0" w:lineRule="atLeast"/>
              <w:rPr>
                <w:rFonts w:cs="Times New Roman"/>
              </w:rPr>
            </w:pPr>
            <w:r w:rsidRPr="79DF85DE">
              <w:rPr>
                <w:rFonts w:cs="Times New Roman"/>
              </w:rPr>
              <w:t>4</w:t>
            </w:r>
            <w:r w:rsidR="28687D5F" w:rsidRPr="79DF85DE">
              <w:rPr>
                <w:rFonts w:cs="Times New Roman"/>
              </w:rPr>
              <w:t>3</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7588605" w14:textId="2ADA5203" w:rsidR="008C4251" w:rsidRPr="00421448" w:rsidRDefault="6427B2EA" w:rsidP="652361BB">
            <w:pPr>
              <w:spacing w:line="0" w:lineRule="atLeast"/>
              <w:jc w:val="center"/>
              <w:rPr>
                <w:rFonts w:cs="Times New Roman"/>
              </w:rPr>
            </w:pPr>
            <w:r w:rsidRPr="79DF85DE">
              <w:rPr>
                <w:rFonts w:cs="Times New Roman"/>
              </w:rPr>
              <w:t>-</w:t>
            </w:r>
            <w:r w:rsidR="0F32D840" w:rsidRPr="79DF85DE">
              <w:rPr>
                <w:rFonts w:cs="Times New Roman"/>
              </w:rPr>
              <w:t>6</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A1A32F9" w14:textId="497A8CC8" w:rsidR="008C4251" w:rsidRPr="00421448" w:rsidRDefault="10A39C13" w:rsidP="652361BB">
            <w:pPr>
              <w:spacing w:line="0" w:lineRule="atLeast"/>
              <w:jc w:val="center"/>
              <w:rPr>
                <w:rFonts w:cs="Times New Roman"/>
              </w:rPr>
            </w:pPr>
            <w:r w:rsidRPr="79DF85DE">
              <w:rPr>
                <w:rFonts w:cs="Times New Roman"/>
              </w:rPr>
              <w:t>-</w:t>
            </w:r>
            <w:r w:rsidR="45674B79" w:rsidRPr="79DF85DE">
              <w:rPr>
                <w:rFonts w:cs="Times New Roman"/>
              </w:rPr>
              <w:t>5</w:t>
            </w:r>
          </w:p>
        </w:tc>
      </w:tr>
      <w:tr w:rsidR="008C4251" w:rsidRPr="00843F55" w14:paraId="5247D4E1" w14:textId="77777777" w:rsidTr="79DF85D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5CBADF4" w14:textId="77777777" w:rsidR="008C4251" w:rsidRPr="00421448" w:rsidRDefault="17C0AB90" w:rsidP="652361BB">
            <w:pPr>
              <w:spacing w:line="0" w:lineRule="atLeast"/>
              <w:rPr>
                <w:rFonts w:cs="Times New Roman"/>
              </w:rPr>
            </w:pPr>
            <w:r w:rsidRPr="652361BB">
              <w:rPr>
                <w:rFonts w:cs="Times New Roman"/>
              </w:rPr>
              <w:t>Connecticut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1DD69EB" w14:textId="4CB3D165" w:rsidR="008C4251" w:rsidRPr="00421448" w:rsidRDefault="652361BB" w:rsidP="652361BB">
            <w:pPr>
              <w:spacing w:line="0" w:lineRule="atLeast"/>
              <w:rPr>
                <w:rFonts w:cs="Times New Roman"/>
              </w:rPr>
            </w:pPr>
            <w:r w:rsidRPr="652361BB">
              <w:rPr>
                <w:rFonts w:cs="Times New Roman"/>
              </w:rPr>
              <w:t>35</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p w14:paraId="36353503" w14:textId="40D2004E" w:rsidR="008C4251" w:rsidRPr="00421448" w:rsidRDefault="17C0AB90" w:rsidP="652361BB">
            <w:pPr>
              <w:spacing w:line="0" w:lineRule="atLeast"/>
              <w:rPr>
                <w:rFonts w:cs="Times New Roman"/>
              </w:rPr>
            </w:pPr>
            <w:r w:rsidRPr="652361BB">
              <w:rPr>
                <w:rFonts w:cs="Times New Roman"/>
              </w:rPr>
              <w:t>31</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p w14:paraId="323F895C" w14:textId="3A01252D" w:rsidR="008C4251" w:rsidRPr="00421448" w:rsidRDefault="4E8F8385" w:rsidP="652361BB">
            <w:pPr>
              <w:spacing w:line="0" w:lineRule="atLeast"/>
              <w:rPr>
                <w:rFonts w:cs="Times New Roman"/>
              </w:rPr>
            </w:pPr>
            <w:r w:rsidRPr="79DF85DE">
              <w:rPr>
                <w:rFonts w:cs="Times New Roman"/>
              </w:rPr>
              <w:t>5</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A855D05" w14:textId="3BE3AA0A" w:rsidR="008C4251" w:rsidRPr="00421448" w:rsidRDefault="1AF91A83" w:rsidP="652361BB">
            <w:pPr>
              <w:spacing w:line="0" w:lineRule="atLeast"/>
              <w:jc w:val="center"/>
              <w:rPr>
                <w:rFonts w:cs="Times New Roman"/>
              </w:rPr>
            </w:pPr>
            <w:r w:rsidRPr="00E358BD">
              <w:rPr>
                <w:rFonts w:cs="Times New Roman"/>
                <w:color w:val="00B050"/>
              </w:rPr>
              <w:t>2</w:t>
            </w:r>
            <w:r w:rsidR="7FBAE38B" w:rsidRPr="00E358BD">
              <w:rPr>
                <w:rFonts w:cs="Times New Roman"/>
                <w:color w:val="00B050"/>
              </w:rPr>
              <w:t>6</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94E7768" w14:textId="5A4C4BD7" w:rsidR="008C4251" w:rsidRPr="00421448" w:rsidRDefault="76EB4CC6" w:rsidP="652361BB">
            <w:pPr>
              <w:spacing w:line="0" w:lineRule="atLeast"/>
              <w:jc w:val="center"/>
              <w:rPr>
                <w:rFonts w:cs="Times New Roman"/>
              </w:rPr>
            </w:pPr>
            <w:r w:rsidRPr="00E358BD">
              <w:rPr>
                <w:rFonts w:cs="Times New Roman"/>
                <w:color w:val="00B050"/>
              </w:rPr>
              <w:t>30</w:t>
            </w:r>
          </w:p>
        </w:tc>
      </w:tr>
      <w:tr w:rsidR="008C4251" w:rsidRPr="00843F55" w14:paraId="5795F63C" w14:textId="77777777" w:rsidTr="79DF85D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8BE9E92" w14:textId="77777777" w:rsidR="008C4251" w:rsidRPr="00421448" w:rsidRDefault="17C0AB90" w:rsidP="652361BB">
            <w:pPr>
              <w:spacing w:line="0" w:lineRule="atLeast"/>
              <w:rPr>
                <w:rFonts w:cs="Times New Roman"/>
              </w:rPr>
            </w:pPr>
            <w:r w:rsidRPr="652361BB">
              <w:rPr>
                <w:rFonts w:cs="Times New Roman"/>
              </w:rPr>
              <w:t>Delaware</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3D610EB" w14:textId="05D7D367" w:rsidR="008C4251" w:rsidRPr="00421448" w:rsidRDefault="17C0AB90" w:rsidP="652361BB">
            <w:pPr>
              <w:spacing w:line="0" w:lineRule="atLeast"/>
              <w:rPr>
                <w:rFonts w:cs="Times New Roman"/>
              </w:rPr>
            </w:pPr>
            <w:r w:rsidRPr="652361BB">
              <w:rPr>
                <w:rFonts w:cs="Times New Roman"/>
              </w:rPr>
              <w:t>48</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p w14:paraId="3653E4F5" w14:textId="504962BF" w:rsidR="008C4251" w:rsidRPr="00421448" w:rsidRDefault="17C0AB90" w:rsidP="652361BB">
            <w:pPr>
              <w:spacing w:line="0" w:lineRule="atLeast"/>
              <w:rPr>
                <w:rFonts w:cs="Times New Roman"/>
              </w:rPr>
            </w:pPr>
            <w:r w:rsidRPr="652361BB">
              <w:rPr>
                <w:rFonts w:cs="Times New Roman"/>
              </w:rPr>
              <w:t>44</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p w14:paraId="4B835FD3" w14:textId="08B04730" w:rsidR="008C4251" w:rsidRPr="00421448" w:rsidRDefault="1AF91A83" w:rsidP="652361BB">
            <w:pPr>
              <w:spacing w:line="0" w:lineRule="atLeast"/>
              <w:rPr>
                <w:rFonts w:cs="Times New Roman"/>
              </w:rPr>
            </w:pPr>
            <w:r w:rsidRPr="79DF85DE">
              <w:rPr>
                <w:rFonts w:cs="Times New Roman"/>
              </w:rPr>
              <w:t>3</w:t>
            </w:r>
            <w:r w:rsidR="52F3AA73" w:rsidRPr="79DF85DE">
              <w:rPr>
                <w:rFonts w:cs="Times New Roman"/>
              </w:rPr>
              <w:t>5</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9FFECCF" w14:textId="6793A6E6" w:rsidR="008C4251" w:rsidRPr="00421448" w:rsidRDefault="416A0001" w:rsidP="652361BB">
            <w:pPr>
              <w:spacing w:line="0" w:lineRule="atLeast"/>
              <w:jc w:val="center"/>
              <w:rPr>
                <w:rFonts w:cs="Times New Roman"/>
              </w:rPr>
            </w:pPr>
            <w:r w:rsidRPr="79DF85DE">
              <w:rPr>
                <w:rFonts w:cs="Times New Roman"/>
              </w:rPr>
              <w:t>9</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A2C7BCB" w14:textId="2CFE2650" w:rsidR="008C4251" w:rsidRPr="00421448" w:rsidRDefault="1AF91A83" w:rsidP="652361BB">
            <w:pPr>
              <w:spacing w:line="0" w:lineRule="atLeast"/>
              <w:jc w:val="center"/>
              <w:rPr>
                <w:rFonts w:cs="Times New Roman"/>
              </w:rPr>
            </w:pPr>
            <w:r w:rsidRPr="00E358BD">
              <w:rPr>
                <w:rFonts w:cs="Times New Roman"/>
                <w:color w:val="00B050"/>
              </w:rPr>
              <w:t>1</w:t>
            </w:r>
            <w:r w:rsidR="68EAED55" w:rsidRPr="00E358BD">
              <w:rPr>
                <w:rFonts w:cs="Times New Roman"/>
                <w:color w:val="00B050"/>
              </w:rPr>
              <w:t>3</w:t>
            </w:r>
          </w:p>
        </w:tc>
      </w:tr>
      <w:tr w:rsidR="008C4251" w:rsidRPr="00843F55" w14:paraId="14106406" w14:textId="77777777" w:rsidTr="79DF85D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F142D52" w14:textId="77777777" w:rsidR="008C4251" w:rsidRPr="00421448" w:rsidRDefault="17C0AB90" w:rsidP="652361BB">
            <w:pPr>
              <w:spacing w:line="0" w:lineRule="atLeast"/>
              <w:rPr>
                <w:rFonts w:cs="Times New Roman"/>
              </w:rPr>
            </w:pPr>
            <w:r w:rsidRPr="652361BB">
              <w:rPr>
                <w:rFonts w:cs="Times New Roman"/>
              </w:rPr>
              <w:t>Florida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41B6E3E" w14:textId="759B3314" w:rsidR="008C4251" w:rsidRPr="00421448" w:rsidRDefault="17C0AB90" w:rsidP="652361BB">
            <w:pPr>
              <w:spacing w:line="0" w:lineRule="atLeast"/>
              <w:rPr>
                <w:rFonts w:cs="Times New Roman"/>
              </w:rPr>
            </w:pPr>
            <w:r w:rsidRPr="652361BB">
              <w:rPr>
                <w:rFonts w:cs="Times New Roman"/>
              </w:rPr>
              <w:t>40</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p w14:paraId="1B6116FE" w14:textId="54062AE7" w:rsidR="008C4251" w:rsidRPr="00421448" w:rsidRDefault="17C0AB90" w:rsidP="652361BB">
            <w:pPr>
              <w:spacing w:line="0" w:lineRule="atLeast"/>
              <w:rPr>
                <w:rFonts w:cs="Times New Roman"/>
              </w:rPr>
            </w:pPr>
            <w:r w:rsidRPr="652361BB">
              <w:rPr>
                <w:rFonts w:cs="Times New Roman"/>
              </w:rPr>
              <w:t>41</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p w14:paraId="76BBD946" w14:textId="6360E46E" w:rsidR="008C4251" w:rsidRPr="00421448" w:rsidRDefault="76E8B33D" w:rsidP="652361BB">
            <w:pPr>
              <w:spacing w:line="0" w:lineRule="atLeast"/>
              <w:rPr>
                <w:rFonts w:cs="Times New Roman"/>
              </w:rPr>
            </w:pPr>
            <w:r w:rsidRPr="79DF85DE">
              <w:rPr>
                <w:rFonts w:cs="Times New Roman"/>
              </w:rPr>
              <w:t>8</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F8B4BD1" w14:textId="0C1BA80A" w:rsidR="008C4251" w:rsidRPr="00421448" w:rsidRDefault="1AF91A83" w:rsidP="652361BB">
            <w:pPr>
              <w:spacing w:line="0" w:lineRule="atLeast"/>
              <w:jc w:val="center"/>
              <w:rPr>
                <w:rFonts w:cs="Times New Roman"/>
              </w:rPr>
            </w:pPr>
            <w:r w:rsidRPr="00E358BD">
              <w:rPr>
                <w:rFonts w:cs="Times New Roman"/>
                <w:color w:val="00B050"/>
              </w:rPr>
              <w:t>3</w:t>
            </w:r>
            <w:r w:rsidR="52038460" w:rsidRPr="00E358BD">
              <w:rPr>
                <w:rFonts w:cs="Times New Roman"/>
                <w:color w:val="00B050"/>
              </w:rPr>
              <w:t>3</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DE84E4B" w14:textId="3E091C69" w:rsidR="008C4251" w:rsidRPr="00421448" w:rsidRDefault="1AF91A83" w:rsidP="652361BB">
            <w:pPr>
              <w:spacing w:line="0" w:lineRule="atLeast"/>
              <w:jc w:val="center"/>
              <w:rPr>
                <w:rFonts w:cs="Times New Roman"/>
              </w:rPr>
            </w:pPr>
            <w:r w:rsidRPr="00E358BD">
              <w:rPr>
                <w:rFonts w:cs="Times New Roman"/>
                <w:color w:val="00B050"/>
              </w:rPr>
              <w:t>3</w:t>
            </w:r>
            <w:r w:rsidR="386A41AB" w:rsidRPr="00E358BD">
              <w:rPr>
                <w:rFonts w:cs="Times New Roman"/>
                <w:color w:val="00B050"/>
              </w:rPr>
              <w:t>2</w:t>
            </w:r>
          </w:p>
        </w:tc>
      </w:tr>
      <w:tr w:rsidR="008C4251" w:rsidRPr="00843F55" w14:paraId="0417024D" w14:textId="77777777" w:rsidTr="79DF85D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3D9E650" w14:textId="77777777" w:rsidR="008C4251" w:rsidRPr="00421448" w:rsidRDefault="17C0AB90" w:rsidP="652361BB">
            <w:pPr>
              <w:spacing w:line="0" w:lineRule="atLeast"/>
              <w:rPr>
                <w:rFonts w:cs="Times New Roman"/>
              </w:rPr>
            </w:pPr>
            <w:r w:rsidRPr="652361BB">
              <w:rPr>
                <w:rFonts w:cs="Times New Roman"/>
              </w:rPr>
              <w:t>Georgia</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9656460" w14:textId="47B22245" w:rsidR="008C4251" w:rsidRPr="00421448" w:rsidRDefault="17C0AB90" w:rsidP="652361BB">
            <w:pPr>
              <w:spacing w:line="0" w:lineRule="atLeast"/>
              <w:rPr>
                <w:rFonts w:cs="Times New Roman"/>
              </w:rPr>
            </w:pPr>
            <w:r w:rsidRPr="652361BB">
              <w:rPr>
                <w:rFonts w:cs="Times New Roman"/>
              </w:rPr>
              <w:t>26</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p w14:paraId="71C8A47E" w14:textId="4DDF9477" w:rsidR="008C4251" w:rsidRPr="00421448" w:rsidRDefault="652361BB" w:rsidP="652361BB">
            <w:pPr>
              <w:spacing w:line="0" w:lineRule="atLeast"/>
              <w:rPr>
                <w:rFonts w:cs="Times New Roman"/>
              </w:rPr>
            </w:pPr>
            <w:r w:rsidRPr="652361BB">
              <w:rPr>
                <w:rFonts w:cs="Times New Roman"/>
              </w:rPr>
              <w:t>14</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p w14:paraId="395B6C03" w14:textId="4A994939" w:rsidR="008C4251" w:rsidRPr="00421448" w:rsidRDefault="0D60DF76" w:rsidP="652361BB">
            <w:pPr>
              <w:spacing w:line="0" w:lineRule="atLeast"/>
              <w:rPr>
                <w:rFonts w:cs="Times New Roman"/>
              </w:rPr>
            </w:pPr>
            <w:r w:rsidRPr="79DF85DE">
              <w:rPr>
                <w:rFonts w:cs="Times New Roman"/>
              </w:rPr>
              <w:t>4</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34B7AD9" w14:textId="02EDDF5B" w:rsidR="008C4251" w:rsidRPr="00421448" w:rsidRDefault="1A5F05EF" w:rsidP="652361BB">
            <w:pPr>
              <w:spacing w:line="0" w:lineRule="atLeast"/>
              <w:jc w:val="center"/>
              <w:rPr>
                <w:rFonts w:cs="Times New Roman"/>
              </w:rPr>
            </w:pPr>
            <w:r w:rsidRPr="00E358BD">
              <w:rPr>
                <w:rFonts w:cs="Times New Roman"/>
                <w:color w:val="00B050"/>
              </w:rPr>
              <w:t>10</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1B47C73" w14:textId="5CC65B95" w:rsidR="008C4251" w:rsidRPr="00421448" w:rsidRDefault="1AF91A83" w:rsidP="652361BB">
            <w:pPr>
              <w:spacing w:line="0" w:lineRule="atLeast"/>
              <w:jc w:val="center"/>
              <w:rPr>
                <w:rFonts w:cs="Times New Roman"/>
              </w:rPr>
            </w:pPr>
            <w:r w:rsidRPr="00E358BD">
              <w:rPr>
                <w:rFonts w:cs="Times New Roman"/>
                <w:color w:val="00B050"/>
              </w:rPr>
              <w:t>2</w:t>
            </w:r>
            <w:r w:rsidR="112BA41F" w:rsidRPr="00E358BD">
              <w:rPr>
                <w:rFonts w:cs="Times New Roman"/>
                <w:color w:val="00B050"/>
              </w:rPr>
              <w:t>2</w:t>
            </w:r>
          </w:p>
        </w:tc>
      </w:tr>
      <w:tr w:rsidR="008C4251" w:rsidRPr="00843F55" w14:paraId="3EA0EC1F" w14:textId="77777777" w:rsidTr="79DF85D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1C00922" w14:textId="77777777" w:rsidR="008C4251" w:rsidRPr="00421448" w:rsidRDefault="17C0AB90" w:rsidP="652361BB">
            <w:pPr>
              <w:spacing w:line="0" w:lineRule="atLeast"/>
              <w:rPr>
                <w:rFonts w:cs="Times New Roman"/>
              </w:rPr>
            </w:pPr>
            <w:r w:rsidRPr="652361BB">
              <w:rPr>
                <w:rFonts w:cs="Times New Roman"/>
              </w:rPr>
              <w:t>Hawaii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F2AFBF0" w14:textId="3555A526" w:rsidR="008C4251" w:rsidRPr="00421448" w:rsidRDefault="17C0AB90" w:rsidP="652361BB">
            <w:pPr>
              <w:spacing w:line="0" w:lineRule="atLeast"/>
              <w:rPr>
                <w:rFonts w:cs="Times New Roman"/>
              </w:rPr>
            </w:pPr>
            <w:r w:rsidRPr="652361BB">
              <w:rPr>
                <w:rFonts w:cs="Times New Roman"/>
              </w:rPr>
              <w:t>42</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p w14:paraId="6F0FF4BF" w14:textId="49FE6814" w:rsidR="008C4251" w:rsidRPr="00421448" w:rsidRDefault="17C0AB90" w:rsidP="652361BB">
            <w:pPr>
              <w:spacing w:line="0" w:lineRule="atLeast"/>
              <w:rPr>
                <w:rFonts w:cs="Times New Roman"/>
              </w:rPr>
            </w:pPr>
            <w:r w:rsidRPr="652361BB">
              <w:rPr>
                <w:rFonts w:cs="Times New Roman"/>
              </w:rPr>
              <w:t>47</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p w14:paraId="522D2AB6" w14:textId="6F4ACC94" w:rsidR="008C4251" w:rsidRPr="00421448" w:rsidRDefault="10A39C13" w:rsidP="652361BB">
            <w:pPr>
              <w:spacing w:line="0" w:lineRule="atLeast"/>
              <w:rPr>
                <w:rFonts w:cs="Times New Roman"/>
              </w:rPr>
            </w:pPr>
            <w:r w:rsidRPr="79DF85DE">
              <w:rPr>
                <w:rFonts w:cs="Times New Roman"/>
              </w:rPr>
              <w:t>4</w:t>
            </w:r>
            <w:r w:rsidR="7FA5BAD9" w:rsidRPr="79DF85DE">
              <w:rPr>
                <w:rFonts w:cs="Times New Roman"/>
              </w:rPr>
              <w:t>8</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9CC748A" w14:textId="21CDA224" w:rsidR="008C4251" w:rsidRPr="00421448" w:rsidRDefault="2304DD76" w:rsidP="652361BB">
            <w:pPr>
              <w:spacing w:line="0" w:lineRule="atLeast"/>
              <w:jc w:val="center"/>
              <w:rPr>
                <w:rFonts w:cs="Times New Roman"/>
              </w:rPr>
            </w:pPr>
            <w:r w:rsidRPr="79DF85DE">
              <w:rPr>
                <w:rFonts w:cs="Times New Roman"/>
              </w:rPr>
              <w:t>-1</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39FA59B" w14:textId="42616E10" w:rsidR="008C4251" w:rsidRPr="00421448" w:rsidRDefault="6427B2EA" w:rsidP="652361BB">
            <w:pPr>
              <w:spacing w:line="0" w:lineRule="atLeast"/>
              <w:jc w:val="center"/>
              <w:rPr>
                <w:rFonts w:cs="Times New Roman"/>
              </w:rPr>
            </w:pPr>
            <w:r w:rsidRPr="79DF85DE">
              <w:rPr>
                <w:rFonts w:cs="Times New Roman"/>
              </w:rPr>
              <w:t>-</w:t>
            </w:r>
            <w:r w:rsidR="28588E06" w:rsidRPr="79DF85DE">
              <w:rPr>
                <w:rFonts w:cs="Times New Roman"/>
              </w:rPr>
              <w:t>6</w:t>
            </w:r>
          </w:p>
        </w:tc>
      </w:tr>
      <w:tr w:rsidR="008C4251" w:rsidRPr="00843F55" w14:paraId="6848B734" w14:textId="77777777" w:rsidTr="79DF85D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E8F3FAC" w14:textId="77777777" w:rsidR="008C4251" w:rsidRPr="00421448" w:rsidRDefault="17C0AB90" w:rsidP="652361BB">
            <w:pPr>
              <w:spacing w:line="0" w:lineRule="atLeast"/>
              <w:rPr>
                <w:rFonts w:cs="Times New Roman"/>
              </w:rPr>
            </w:pPr>
            <w:r w:rsidRPr="652361BB">
              <w:rPr>
                <w:rFonts w:cs="Times New Roman"/>
              </w:rPr>
              <w:t>Idaho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188A7E3B" w14:textId="74AA1A32" w:rsidR="008C4251" w:rsidRPr="00421448" w:rsidRDefault="652361BB" w:rsidP="652361BB">
            <w:pPr>
              <w:spacing w:line="0" w:lineRule="atLeast"/>
              <w:rPr>
                <w:rFonts w:cs="Times New Roman"/>
              </w:rPr>
            </w:pPr>
            <w:r w:rsidRPr="652361BB">
              <w:rPr>
                <w:rFonts w:cs="Times New Roman"/>
              </w:rPr>
              <w:t>5</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p w14:paraId="1419619F" w14:textId="7A02621B" w:rsidR="008C4251" w:rsidRPr="00421448" w:rsidRDefault="652361BB" w:rsidP="652361BB">
            <w:pPr>
              <w:spacing w:line="0" w:lineRule="atLeast"/>
              <w:rPr>
                <w:rFonts w:cs="Times New Roman"/>
              </w:rPr>
            </w:pPr>
            <w:r w:rsidRPr="652361BB">
              <w:rPr>
                <w:rFonts w:cs="Times New Roman"/>
              </w:rPr>
              <w:t>8</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p w14:paraId="2CC2CF7A" w14:textId="3CDD1316" w:rsidR="008C4251" w:rsidRPr="00421448" w:rsidRDefault="1AF91A83" w:rsidP="652361BB">
            <w:pPr>
              <w:spacing w:line="0" w:lineRule="atLeast"/>
              <w:rPr>
                <w:rFonts w:cs="Times New Roman"/>
              </w:rPr>
            </w:pPr>
            <w:r w:rsidRPr="79DF85DE">
              <w:rPr>
                <w:rFonts w:cs="Times New Roman"/>
              </w:rPr>
              <w:t>3</w:t>
            </w:r>
            <w:r w:rsidR="49BF62DE" w:rsidRPr="79DF85DE">
              <w:rPr>
                <w:rFonts w:cs="Times New Roman"/>
              </w:rPr>
              <w:t>4</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89E566F" w14:textId="5CAE939D" w:rsidR="008C4251" w:rsidRPr="00E358BD" w:rsidRDefault="10A39C13" w:rsidP="16D0B965">
            <w:pPr>
              <w:spacing w:line="0" w:lineRule="atLeast"/>
              <w:jc w:val="center"/>
              <w:rPr>
                <w:rFonts w:cs="Times New Roman"/>
                <w:color w:val="FF0000"/>
              </w:rPr>
            </w:pPr>
            <w:r w:rsidRPr="00E358BD">
              <w:rPr>
                <w:rFonts w:cs="Times New Roman"/>
                <w:color w:val="FF0000"/>
              </w:rPr>
              <w:t>-2</w:t>
            </w:r>
            <w:r w:rsidR="64524364" w:rsidRPr="00E358BD">
              <w:rPr>
                <w:rFonts w:cs="Times New Roman"/>
                <w:color w:val="FF0000"/>
              </w:rPr>
              <w:t>6</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D66B55D" w14:textId="049973B5" w:rsidR="008C4251" w:rsidRPr="00E358BD" w:rsidRDefault="6427B2EA" w:rsidP="16D0B965">
            <w:pPr>
              <w:spacing w:line="0" w:lineRule="atLeast"/>
              <w:jc w:val="center"/>
              <w:rPr>
                <w:rFonts w:cs="Times New Roman"/>
                <w:color w:val="FF0000"/>
              </w:rPr>
            </w:pPr>
            <w:r w:rsidRPr="00E358BD">
              <w:rPr>
                <w:rFonts w:cs="Times New Roman"/>
                <w:color w:val="FF0000"/>
              </w:rPr>
              <w:t>-</w:t>
            </w:r>
            <w:r w:rsidR="7DA59A46" w:rsidRPr="00E358BD">
              <w:rPr>
                <w:rFonts w:cs="Times New Roman"/>
                <w:color w:val="FF0000"/>
              </w:rPr>
              <w:t>29</w:t>
            </w:r>
          </w:p>
        </w:tc>
      </w:tr>
      <w:tr w:rsidR="008C4251" w:rsidRPr="00843F55" w14:paraId="26435617" w14:textId="77777777" w:rsidTr="79DF85D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8A940FF" w14:textId="77777777" w:rsidR="008C4251" w:rsidRPr="00421448" w:rsidRDefault="17C0AB90" w:rsidP="652361BB">
            <w:pPr>
              <w:spacing w:line="0" w:lineRule="atLeast"/>
              <w:rPr>
                <w:rFonts w:cs="Times New Roman"/>
              </w:rPr>
            </w:pPr>
            <w:r w:rsidRPr="652361BB">
              <w:rPr>
                <w:rFonts w:cs="Times New Roman"/>
              </w:rPr>
              <w:t>Illinois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02F6130" w14:textId="1FE189E0" w:rsidR="008C4251" w:rsidRPr="00421448" w:rsidRDefault="652361BB" w:rsidP="652361BB">
            <w:pPr>
              <w:spacing w:line="0" w:lineRule="atLeast"/>
              <w:rPr>
                <w:rFonts w:cs="Times New Roman"/>
              </w:rPr>
            </w:pPr>
            <w:r w:rsidRPr="652361BB">
              <w:rPr>
                <w:rFonts w:cs="Times New Roman"/>
              </w:rPr>
              <w:t>37</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p w14:paraId="54B02D27" w14:textId="4CBC577E" w:rsidR="008C4251" w:rsidRPr="00421448" w:rsidRDefault="652361BB" w:rsidP="652361BB">
            <w:pPr>
              <w:spacing w:line="0" w:lineRule="atLeast"/>
              <w:rPr>
                <w:rFonts w:cs="Times New Roman"/>
              </w:rPr>
            </w:pPr>
            <w:r w:rsidRPr="652361BB">
              <w:rPr>
                <w:rFonts w:cs="Times New Roman"/>
              </w:rPr>
              <w:t>40</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p w14:paraId="05C10C49" w14:textId="4FFDBC0F" w:rsidR="008C4251" w:rsidRPr="00421448" w:rsidRDefault="1AF91A83" w:rsidP="652361BB">
            <w:pPr>
              <w:spacing w:line="0" w:lineRule="atLeast"/>
              <w:rPr>
                <w:rFonts w:cs="Times New Roman"/>
              </w:rPr>
            </w:pPr>
            <w:r w:rsidRPr="79DF85DE">
              <w:rPr>
                <w:rFonts w:cs="Times New Roman"/>
              </w:rPr>
              <w:t>2</w:t>
            </w:r>
            <w:r w:rsidR="21C19D3C" w:rsidRPr="79DF85DE">
              <w:rPr>
                <w:rFonts w:cs="Times New Roman"/>
              </w:rPr>
              <w:t>9</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A00FB33" w14:textId="05889BA9" w:rsidR="008C4251" w:rsidRPr="00421448" w:rsidRDefault="6427B2EA" w:rsidP="652361BB">
            <w:pPr>
              <w:spacing w:line="0" w:lineRule="atLeast"/>
              <w:jc w:val="center"/>
              <w:rPr>
                <w:rFonts w:cs="Times New Roman"/>
              </w:rPr>
            </w:pPr>
            <w:r w:rsidRPr="00E358BD">
              <w:rPr>
                <w:rFonts w:cs="Times New Roman"/>
                <w:color w:val="00B050"/>
              </w:rPr>
              <w:t>1</w:t>
            </w:r>
            <w:r w:rsidR="6B9217BC" w:rsidRPr="00E358BD">
              <w:rPr>
                <w:rFonts w:cs="Times New Roman"/>
                <w:color w:val="00B050"/>
              </w:rPr>
              <w:t>1</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2B1B395" w14:textId="1F963971" w:rsidR="008C4251" w:rsidRPr="00421448" w:rsidRDefault="50F531B9" w:rsidP="652361BB">
            <w:pPr>
              <w:spacing w:line="0" w:lineRule="atLeast"/>
              <w:jc w:val="center"/>
              <w:rPr>
                <w:rFonts w:cs="Times New Roman"/>
              </w:rPr>
            </w:pPr>
            <w:r w:rsidRPr="79DF85DE">
              <w:rPr>
                <w:rFonts w:cs="Times New Roman"/>
              </w:rPr>
              <w:t>8</w:t>
            </w:r>
          </w:p>
        </w:tc>
      </w:tr>
      <w:tr w:rsidR="008C4251" w:rsidRPr="00843F55" w14:paraId="58BA58A1" w14:textId="77777777" w:rsidTr="79DF85D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04A66AF" w14:textId="77777777" w:rsidR="008C4251" w:rsidRPr="00421448" w:rsidRDefault="17C0AB90" w:rsidP="652361BB">
            <w:pPr>
              <w:spacing w:line="0" w:lineRule="atLeast"/>
              <w:rPr>
                <w:rFonts w:cs="Times New Roman"/>
              </w:rPr>
            </w:pPr>
            <w:r w:rsidRPr="652361BB">
              <w:rPr>
                <w:rFonts w:cs="Times New Roman"/>
              </w:rPr>
              <w:t>Indiana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151EF23" w14:textId="7A7F06E2" w:rsidR="008C4251" w:rsidRPr="00421448" w:rsidRDefault="17C0AB90" w:rsidP="652361BB">
            <w:pPr>
              <w:spacing w:line="0" w:lineRule="atLeast"/>
              <w:rPr>
                <w:rFonts w:cs="Times New Roman"/>
              </w:rPr>
            </w:pPr>
            <w:r w:rsidRPr="652361BB">
              <w:rPr>
                <w:rFonts w:cs="Times New Roman"/>
              </w:rPr>
              <w:t>32</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p w14:paraId="7F4FE7F5" w14:textId="06886323" w:rsidR="008C4251" w:rsidRPr="00421448" w:rsidRDefault="17C0AB90" w:rsidP="652361BB">
            <w:pPr>
              <w:spacing w:line="0" w:lineRule="atLeast"/>
              <w:rPr>
                <w:rFonts w:cs="Times New Roman"/>
              </w:rPr>
            </w:pPr>
            <w:r w:rsidRPr="652361BB">
              <w:rPr>
                <w:rFonts w:cs="Times New Roman"/>
              </w:rPr>
              <w:t>32</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p w14:paraId="37828CDA" w14:textId="0BF9E3D0" w:rsidR="008C4251" w:rsidRPr="00421448" w:rsidRDefault="5E454EA8" w:rsidP="652361BB">
            <w:pPr>
              <w:spacing w:line="0" w:lineRule="atLeast"/>
              <w:rPr>
                <w:rFonts w:cs="Times New Roman"/>
              </w:rPr>
            </w:pPr>
            <w:r w:rsidRPr="79DF85DE">
              <w:rPr>
                <w:rFonts w:cs="Times New Roman"/>
              </w:rPr>
              <w:t>23</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66261EF" w14:textId="3DFA4801" w:rsidR="008C4251" w:rsidRPr="00421448" w:rsidRDefault="7B9B0C4F" w:rsidP="652361BB">
            <w:pPr>
              <w:spacing w:line="0" w:lineRule="atLeast"/>
              <w:jc w:val="center"/>
              <w:rPr>
                <w:rFonts w:cs="Times New Roman"/>
              </w:rPr>
            </w:pPr>
            <w:r w:rsidRPr="79DF85DE">
              <w:rPr>
                <w:rFonts w:cs="Times New Roman"/>
              </w:rPr>
              <w:t>9</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753E664" w14:textId="416643C3" w:rsidR="008C4251" w:rsidRPr="00421448" w:rsidRDefault="79DA78A2" w:rsidP="652361BB">
            <w:pPr>
              <w:spacing w:line="0" w:lineRule="atLeast"/>
              <w:jc w:val="center"/>
              <w:rPr>
                <w:rFonts w:cs="Times New Roman"/>
              </w:rPr>
            </w:pPr>
            <w:r w:rsidRPr="79DF85DE">
              <w:rPr>
                <w:rFonts w:cs="Times New Roman"/>
              </w:rPr>
              <w:t>9</w:t>
            </w:r>
          </w:p>
        </w:tc>
      </w:tr>
      <w:tr w:rsidR="008C4251" w:rsidRPr="00843F55" w14:paraId="7DD67B24" w14:textId="77777777" w:rsidTr="79DF85D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FE6EB35" w14:textId="77777777" w:rsidR="008C4251" w:rsidRPr="00421448" w:rsidRDefault="17C0AB90" w:rsidP="652361BB">
            <w:pPr>
              <w:spacing w:line="0" w:lineRule="atLeast"/>
              <w:rPr>
                <w:rFonts w:cs="Times New Roman"/>
              </w:rPr>
            </w:pPr>
            <w:r w:rsidRPr="652361BB">
              <w:rPr>
                <w:rFonts w:cs="Times New Roman"/>
              </w:rPr>
              <w:t>Iowa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8DA3E79" w14:textId="3A03487B" w:rsidR="008C4251" w:rsidRPr="00421448" w:rsidRDefault="652361BB" w:rsidP="652361BB">
            <w:pPr>
              <w:spacing w:line="0" w:lineRule="atLeast"/>
              <w:rPr>
                <w:rFonts w:cs="Times New Roman"/>
              </w:rPr>
            </w:pPr>
            <w:r w:rsidRPr="652361BB">
              <w:rPr>
                <w:rFonts w:cs="Times New Roman"/>
              </w:rPr>
              <w:t>20</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p w14:paraId="479B894A" w14:textId="651D196D" w:rsidR="008C4251" w:rsidRPr="00421448" w:rsidRDefault="17C0AB90" w:rsidP="652361BB">
            <w:pPr>
              <w:spacing w:line="0" w:lineRule="atLeast"/>
              <w:rPr>
                <w:rFonts w:cs="Times New Roman"/>
              </w:rPr>
            </w:pPr>
            <w:r w:rsidRPr="652361BB">
              <w:rPr>
                <w:rFonts w:cs="Times New Roman"/>
              </w:rPr>
              <w:t>22</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p w14:paraId="34EEB3DA" w14:textId="3436629C" w:rsidR="008C4251" w:rsidRPr="00421448" w:rsidRDefault="7DCEC2A4" w:rsidP="652361BB">
            <w:pPr>
              <w:spacing w:line="0" w:lineRule="atLeast"/>
              <w:rPr>
                <w:rFonts w:cs="Times New Roman"/>
              </w:rPr>
            </w:pPr>
            <w:r w:rsidRPr="79DF85DE">
              <w:rPr>
                <w:rFonts w:cs="Times New Roman"/>
              </w:rPr>
              <w:t>31</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4766F1D" w14:textId="58D1A84E" w:rsidR="008C4251" w:rsidRPr="00421448" w:rsidRDefault="17C0AB90" w:rsidP="652361BB">
            <w:pPr>
              <w:spacing w:line="0" w:lineRule="atLeast"/>
              <w:jc w:val="center"/>
              <w:rPr>
                <w:rFonts w:cs="Times New Roman"/>
              </w:rPr>
            </w:pPr>
            <w:r w:rsidRPr="79DF85DE">
              <w:rPr>
                <w:rFonts w:cs="Times New Roman"/>
              </w:rPr>
              <w:t>-</w:t>
            </w:r>
            <w:r w:rsidR="1ABE4E16" w:rsidRPr="79DF85DE">
              <w:rPr>
                <w:rFonts w:cs="Times New Roman"/>
              </w:rPr>
              <w:t>9</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E9178DD" w14:textId="4B947557" w:rsidR="008C4251" w:rsidRPr="00421448" w:rsidRDefault="6427B2EA" w:rsidP="652361BB">
            <w:pPr>
              <w:spacing w:line="0" w:lineRule="atLeast"/>
              <w:jc w:val="center"/>
              <w:rPr>
                <w:rFonts w:cs="Times New Roman"/>
              </w:rPr>
            </w:pPr>
            <w:r w:rsidRPr="79DF85DE">
              <w:rPr>
                <w:rFonts w:cs="Times New Roman"/>
              </w:rPr>
              <w:t>-</w:t>
            </w:r>
            <w:r w:rsidR="0C0BA32E" w:rsidRPr="79DF85DE">
              <w:rPr>
                <w:rFonts w:cs="Times New Roman"/>
              </w:rPr>
              <w:t>11</w:t>
            </w:r>
          </w:p>
        </w:tc>
      </w:tr>
      <w:tr w:rsidR="008C4251" w:rsidRPr="00843F55" w14:paraId="0AAB4361" w14:textId="77777777" w:rsidTr="79DF85D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83F1183" w14:textId="77777777" w:rsidR="008C4251" w:rsidRPr="00421448" w:rsidRDefault="17C0AB90" w:rsidP="652361BB">
            <w:pPr>
              <w:spacing w:line="0" w:lineRule="atLeast"/>
              <w:rPr>
                <w:rFonts w:cs="Times New Roman"/>
              </w:rPr>
            </w:pPr>
            <w:r w:rsidRPr="652361BB">
              <w:rPr>
                <w:rFonts w:cs="Times New Roman"/>
              </w:rPr>
              <w:t>Kansas</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168F84C4" w14:textId="0D297757" w:rsidR="008C4251" w:rsidRPr="00421448" w:rsidRDefault="652361BB" w:rsidP="652361BB">
            <w:pPr>
              <w:spacing w:line="0" w:lineRule="atLeast"/>
              <w:rPr>
                <w:rFonts w:cs="Times New Roman"/>
              </w:rPr>
            </w:pPr>
            <w:r w:rsidRPr="652361BB">
              <w:rPr>
                <w:rFonts w:cs="Times New Roman"/>
              </w:rPr>
              <w:t>3</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p w14:paraId="1AE51332" w14:textId="520787EE" w:rsidR="008C4251" w:rsidRPr="00421448" w:rsidRDefault="652361BB" w:rsidP="652361BB">
            <w:pPr>
              <w:spacing w:line="0" w:lineRule="atLeast"/>
              <w:rPr>
                <w:rFonts w:cs="Times New Roman"/>
              </w:rPr>
            </w:pPr>
            <w:r w:rsidRPr="652361BB">
              <w:rPr>
                <w:rFonts w:cs="Times New Roman"/>
              </w:rPr>
              <w:t>7</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p w14:paraId="611E1D49" w14:textId="7F5289FE" w:rsidR="008C4251" w:rsidRPr="00421448" w:rsidRDefault="264AE318" w:rsidP="652361BB">
            <w:pPr>
              <w:spacing w:line="0" w:lineRule="atLeast"/>
              <w:rPr>
                <w:rFonts w:cs="Times New Roman"/>
              </w:rPr>
            </w:pPr>
            <w:r w:rsidRPr="79DF85DE">
              <w:rPr>
                <w:rFonts w:cs="Times New Roman"/>
              </w:rPr>
              <w:t>22</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B56553B" w14:textId="61627341" w:rsidR="008C4251" w:rsidRPr="00421448" w:rsidRDefault="1AF91A83" w:rsidP="652361BB">
            <w:pPr>
              <w:spacing w:line="0" w:lineRule="atLeast"/>
              <w:jc w:val="center"/>
              <w:rPr>
                <w:rFonts w:cs="Times New Roman"/>
              </w:rPr>
            </w:pPr>
            <w:r w:rsidRPr="00E358BD">
              <w:rPr>
                <w:rFonts w:cs="Times New Roman"/>
                <w:color w:val="FF0000"/>
              </w:rPr>
              <w:t>-1</w:t>
            </w:r>
            <w:r w:rsidR="43F01E8B" w:rsidRPr="00E358BD">
              <w:rPr>
                <w:rFonts w:cs="Times New Roman"/>
                <w:color w:val="FF0000"/>
              </w:rPr>
              <w:t>5</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A109EDD" w14:textId="035D6FC5" w:rsidR="008C4251" w:rsidRPr="00421448" w:rsidRDefault="17C0AB90" w:rsidP="652361BB">
            <w:pPr>
              <w:spacing w:line="0" w:lineRule="atLeast"/>
              <w:jc w:val="center"/>
              <w:rPr>
                <w:rFonts w:cs="Times New Roman"/>
              </w:rPr>
            </w:pPr>
            <w:r w:rsidRPr="00E358BD">
              <w:rPr>
                <w:rFonts w:cs="Times New Roman"/>
                <w:color w:val="FF0000"/>
              </w:rPr>
              <w:t>-</w:t>
            </w:r>
            <w:r w:rsidR="03AEF309" w:rsidRPr="00E358BD">
              <w:rPr>
                <w:rFonts w:cs="Times New Roman"/>
                <w:color w:val="FF0000"/>
              </w:rPr>
              <w:t>19</w:t>
            </w:r>
          </w:p>
        </w:tc>
      </w:tr>
      <w:tr w:rsidR="008C4251" w:rsidRPr="00843F55" w14:paraId="1F2EA07C" w14:textId="77777777" w:rsidTr="79DF85D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7449177" w14:textId="77777777" w:rsidR="008C4251" w:rsidRPr="00421448" w:rsidRDefault="17C0AB90" w:rsidP="652361BB">
            <w:pPr>
              <w:spacing w:line="0" w:lineRule="atLeast"/>
              <w:rPr>
                <w:rFonts w:cs="Times New Roman"/>
              </w:rPr>
            </w:pPr>
            <w:r w:rsidRPr="652361BB">
              <w:rPr>
                <w:rFonts w:cs="Times New Roman"/>
              </w:rPr>
              <w:t>Kentucky</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C8D6908" w14:textId="5BF11A89" w:rsidR="008C4251" w:rsidRPr="00421448" w:rsidRDefault="652361BB" w:rsidP="652361BB">
            <w:pPr>
              <w:spacing w:line="0" w:lineRule="atLeast"/>
              <w:rPr>
                <w:rFonts w:cs="Times New Roman"/>
              </w:rPr>
            </w:pPr>
            <w:r w:rsidRPr="652361BB">
              <w:rPr>
                <w:rFonts w:cs="Times New Roman"/>
              </w:rPr>
              <w:t>4</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p w14:paraId="680339D6" w14:textId="50B429BB" w:rsidR="008C4251" w:rsidRPr="00421448" w:rsidRDefault="17C0AB90" w:rsidP="652361BB">
            <w:pPr>
              <w:spacing w:line="0" w:lineRule="atLeast"/>
              <w:rPr>
                <w:rFonts w:cs="Times New Roman"/>
              </w:rPr>
            </w:pPr>
            <w:r w:rsidRPr="652361BB">
              <w:rPr>
                <w:rFonts w:cs="Times New Roman"/>
              </w:rPr>
              <w:t>4</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p w14:paraId="5ECEB017" w14:textId="5FB9A649" w:rsidR="008C4251" w:rsidRPr="00421448" w:rsidRDefault="1AF91A83" w:rsidP="652361BB">
            <w:pPr>
              <w:spacing w:line="0" w:lineRule="atLeast"/>
              <w:rPr>
                <w:rFonts w:cs="Times New Roman"/>
              </w:rPr>
            </w:pPr>
            <w:r w:rsidRPr="1AF91A83">
              <w:rPr>
                <w:rFonts w:cs="Times New Roman"/>
              </w:rPr>
              <w:t>7</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A464B08" w14:textId="242FE27B" w:rsidR="008C4251" w:rsidRPr="00421448" w:rsidRDefault="1AF91A83" w:rsidP="652361BB">
            <w:pPr>
              <w:spacing w:line="0" w:lineRule="atLeast"/>
              <w:jc w:val="center"/>
              <w:rPr>
                <w:rFonts w:cs="Times New Roman"/>
              </w:rPr>
            </w:pPr>
            <w:r w:rsidRPr="1AF91A83">
              <w:rPr>
                <w:rFonts w:cs="Times New Roman"/>
              </w:rPr>
              <w:t>-3</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5B9423B" w14:textId="0FB35056" w:rsidR="008C4251" w:rsidRPr="00421448" w:rsidRDefault="1AF91A83" w:rsidP="652361BB">
            <w:pPr>
              <w:spacing w:line="0" w:lineRule="atLeast"/>
              <w:jc w:val="center"/>
              <w:rPr>
                <w:rFonts w:cs="Times New Roman"/>
              </w:rPr>
            </w:pPr>
            <w:r w:rsidRPr="1AF91A83">
              <w:rPr>
                <w:rFonts w:cs="Times New Roman"/>
              </w:rPr>
              <w:t>-3</w:t>
            </w:r>
          </w:p>
        </w:tc>
      </w:tr>
      <w:tr w:rsidR="008C4251" w:rsidRPr="00843F55" w14:paraId="5E13F943" w14:textId="77777777" w:rsidTr="79DF85D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ACF80B9" w14:textId="77777777" w:rsidR="008C4251" w:rsidRPr="00421448" w:rsidRDefault="17C0AB90" w:rsidP="652361BB">
            <w:pPr>
              <w:spacing w:line="0" w:lineRule="atLeast"/>
              <w:rPr>
                <w:rFonts w:cs="Times New Roman"/>
              </w:rPr>
            </w:pPr>
            <w:r w:rsidRPr="652361BB">
              <w:rPr>
                <w:rFonts w:cs="Times New Roman"/>
              </w:rPr>
              <w:t>Louisiana</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58A2494" w14:textId="6D8204D9" w:rsidR="008C4251" w:rsidRPr="00421448" w:rsidRDefault="652361BB" w:rsidP="652361BB">
            <w:pPr>
              <w:spacing w:line="0" w:lineRule="atLeast"/>
              <w:rPr>
                <w:rFonts w:cs="Times New Roman"/>
              </w:rPr>
            </w:pPr>
            <w:r w:rsidRPr="652361BB">
              <w:rPr>
                <w:rFonts w:cs="Times New Roman"/>
              </w:rPr>
              <w:t>31</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p w14:paraId="7FAA26C4" w14:textId="499F0494" w:rsidR="008C4251" w:rsidRPr="00421448" w:rsidRDefault="17C0AB90" w:rsidP="652361BB">
            <w:pPr>
              <w:spacing w:line="0" w:lineRule="atLeast"/>
              <w:rPr>
                <w:rFonts w:cs="Times New Roman"/>
              </w:rPr>
            </w:pPr>
            <w:r w:rsidRPr="652361BB">
              <w:rPr>
                <w:rFonts w:cs="Times New Roman"/>
              </w:rPr>
              <w:t>35</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p w14:paraId="3D9E27B6" w14:textId="08D04E63" w:rsidR="008C4251" w:rsidRPr="00421448" w:rsidRDefault="6DCD1BFC" w:rsidP="652361BB">
            <w:pPr>
              <w:spacing w:line="0" w:lineRule="atLeast"/>
              <w:rPr>
                <w:rFonts w:cs="Times New Roman"/>
              </w:rPr>
            </w:pPr>
            <w:r w:rsidRPr="79DF85DE">
              <w:rPr>
                <w:rFonts w:cs="Times New Roman"/>
              </w:rPr>
              <w:t>40</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7664A5B" w14:textId="7ED5510F" w:rsidR="008C4251" w:rsidRPr="00421448" w:rsidRDefault="1AF91A83" w:rsidP="652361BB">
            <w:pPr>
              <w:spacing w:line="0" w:lineRule="atLeast"/>
              <w:jc w:val="center"/>
              <w:rPr>
                <w:rFonts w:cs="Times New Roman"/>
              </w:rPr>
            </w:pPr>
            <w:r w:rsidRPr="79DF85DE">
              <w:rPr>
                <w:rFonts w:cs="Times New Roman"/>
              </w:rPr>
              <w:t>-</w:t>
            </w:r>
            <w:r w:rsidR="299C20CD" w:rsidRPr="79DF85DE">
              <w:rPr>
                <w:rFonts w:cs="Times New Roman"/>
              </w:rPr>
              <w:t>5</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A3F6BB6" w14:textId="4BAA6853" w:rsidR="008C4251" w:rsidRPr="00421448" w:rsidRDefault="1AF91A83" w:rsidP="652361BB">
            <w:pPr>
              <w:spacing w:line="0" w:lineRule="atLeast"/>
              <w:jc w:val="center"/>
              <w:rPr>
                <w:rFonts w:cs="Times New Roman"/>
              </w:rPr>
            </w:pPr>
            <w:r w:rsidRPr="79DF85DE">
              <w:rPr>
                <w:rFonts w:cs="Times New Roman"/>
              </w:rPr>
              <w:t>-</w:t>
            </w:r>
            <w:r w:rsidR="0A5D5D97" w:rsidRPr="79DF85DE">
              <w:rPr>
                <w:rFonts w:cs="Times New Roman"/>
              </w:rPr>
              <w:t>9</w:t>
            </w:r>
          </w:p>
        </w:tc>
      </w:tr>
      <w:tr w:rsidR="008C4251" w:rsidRPr="00843F55" w14:paraId="1A60C63E" w14:textId="77777777" w:rsidTr="79DF85D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F4E5881" w14:textId="77777777" w:rsidR="008C4251" w:rsidRPr="00421448" w:rsidRDefault="17C0AB90" w:rsidP="652361BB">
            <w:pPr>
              <w:spacing w:line="0" w:lineRule="atLeast"/>
              <w:rPr>
                <w:rFonts w:cs="Times New Roman"/>
              </w:rPr>
            </w:pPr>
            <w:r w:rsidRPr="652361BB">
              <w:rPr>
                <w:rFonts w:cs="Times New Roman"/>
              </w:rPr>
              <w:t>Maine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BA62C8C" w14:textId="01C74B36" w:rsidR="008C4251" w:rsidRPr="00421448" w:rsidRDefault="652361BB" w:rsidP="652361BB">
            <w:pPr>
              <w:spacing w:line="0" w:lineRule="atLeast"/>
              <w:rPr>
                <w:rFonts w:cs="Times New Roman"/>
              </w:rPr>
            </w:pPr>
            <w:r w:rsidRPr="652361BB">
              <w:rPr>
                <w:rFonts w:cs="Times New Roman"/>
              </w:rPr>
              <w:t>25</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p w14:paraId="7107CEF9" w14:textId="037F6F4E" w:rsidR="008C4251" w:rsidRPr="00421448" w:rsidRDefault="652361BB" w:rsidP="652361BB">
            <w:pPr>
              <w:spacing w:line="0" w:lineRule="atLeast"/>
              <w:rPr>
                <w:rFonts w:cs="Times New Roman"/>
              </w:rPr>
            </w:pPr>
            <w:r w:rsidRPr="652361BB">
              <w:rPr>
                <w:rFonts w:cs="Times New Roman"/>
              </w:rPr>
              <w:t>33</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p w14:paraId="539C17AC" w14:textId="35BA3C42" w:rsidR="008C4251" w:rsidRPr="00421448" w:rsidRDefault="10A39C13" w:rsidP="652361BB">
            <w:pPr>
              <w:spacing w:line="0" w:lineRule="atLeast"/>
              <w:rPr>
                <w:rFonts w:cs="Times New Roman"/>
              </w:rPr>
            </w:pPr>
            <w:r w:rsidRPr="79DF85DE">
              <w:rPr>
                <w:rFonts w:cs="Times New Roman"/>
              </w:rPr>
              <w:t>3</w:t>
            </w:r>
            <w:r w:rsidR="624F5BD1" w:rsidRPr="79DF85DE">
              <w:rPr>
                <w:rFonts w:cs="Times New Roman"/>
              </w:rPr>
              <w:t>2</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6450D02" w14:textId="1525B10F" w:rsidR="008C4251" w:rsidRPr="00421448" w:rsidRDefault="3111EEDA" w:rsidP="652361BB">
            <w:pPr>
              <w:spacing w:line="0" w:lineRule="atLeast"/>
              <w:jc w:val="center"/>
              <w:rPr>
                <w:rFonts w:cs="Times New Roman"/>
              </w:rPr>
            </w:pPr>
            <w:r w:rsidRPr="79DF85DE">
              <w:rPr>
                <w:rFonts w:cs="Times New Roman"/>
              </w:rPr>
              <w:t>1</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210D24E" w14:textId="03B1F57E" w:rsidR="008C4251" w:rsidRPr="00421448" w:rsidRDefault="10A39C13" w:rsidP="652361BB">
            <w:pPr>
              <w:spacing w:line="0" w:lineRule="atLeast"/>
              <w:jc w:val="center"/>
              <w:rPr>
                <w:rFonts w:cs="Times New Roman"/>
              </w:rPr>
            </w:pPr>
            <w:r w:rsidRPr="79DF85DE">
              <w:rPr>
                <w:rFonts w:cs="Times New Roman"/>
              </w:rPr>
              <w:t>-</w:t>
            </w:r>
            <w:r w:rsidR="7315B0E5" w:rsidRPr="79DF85DE">
              <w:rPr>
                <w:rFonts w:cs="Times New Roman"/>
              </w:rPr>
              <w:t>7</w:t>
            </w:r>
          </w:p>
        </w:tc>
      </w:tr>
      <w:tr w:rsidR="008C4251" w:rsidRPr="00843F55" w14:paraId="2777D47A" w14:textId="77777777" w:rsidTr="79DF85D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DA1EC14" w14:textId="77777777" w:rsidR="008C4251" w:rsidRPr="00421448" w:rsidRDefault="17C0AB90" w:rsidP="652361BB">
            <w:pPr>
              <w:spacing w:line="0" w:lineRule="atLeast"/>
              <w:rPr>
                <w:rFonts w:cs="Times New Roman"/>
              </w:rPr>
            </w:pPr>
            <w:r w:rsidRPr="652361BB">
              <w:rPr>
                <w:rFonts w:cs="Times New Roman"/>
              </w:rPr>
              <w:t>Maryland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17EA6D8C" w14:textId="01A8498A" w:rsidR="008C4251" w:rsidRPr="00421448" w:rsidRDefault="652361BB" w:rsidP="652361BB">
            <w:pPr>
              <w:spacing w:line="0" w:lineRule="atLeast"/>
              <w:rPr>
                <w:rFonts w:cs="Times New Roman"/>
              </w:rPr>
            </w:pPr>
            <w:r w:rsidRPr="652361BB">
              <w:rPr>
                <w:rFonts w:cs="Times New Roman"/>
              </w:rPr>
              <w:t>41</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p w14:paraId="177942C4" w14:textId="7489F7CC" w:rsidR="008C4251" w:rsidRPr="00421448" w:rsidRDefault="652361BB" w:rsidP="652361BB">
            <w:pPr>
              <w:spacing w:line="0" w:lineRule="atLeast"/>
              <w:rPr>
                <w:rFonts w:cs="Times New Roman"/>
              </w:rPr>
            </w:pPr>
            <w:r w:rsidRPr="652361BB">
              <w:rPr>
                <w:rFonts w:cs="Times New Roman"/>
              </w:rPr>
              <w:t>38</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p w14:paraId="220327CE" w14:textId="3585496A" w:rsidR="008C4251" w:rsidRPr="00421448" w:rsidRDefault="1AF91A83" w:rsidP="652361BB">
            <w:pPr>
              <w:spacing w:line="0" w:lineRule="atLeast"/>
              <w:rPr>
                <w:rFonts w:cs="Times New Roman"/>
              </w:rPr>
            </w:pPr>
            <w:r w:rsidRPr="79DF85DE">
              <w:rPr>
                <w:rFonts w:cs="Times New Roman"/>
              </w:rPr>
              <w:t>2</w:t>
            </w:r>
            <w:r w:rsidR="28293552" w:rsidRPr="79DF85DE">
              <w:rPr>
                <w:rFonts w:cs="Times New Roman"/>
              </w:rPr>
              <w:t>4</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E1AD210" w14:textId="619DF624" w:rsidR="008C4251" w:rsidRPr="00E358BD" w:rsidRDefault="1AF91A83" w:rsidP="652361BB">
            <w:pPr>
              <w:spacing w:line="0" w:lineRule="atLeast"/>
              <w:jc w:val="center"/>
              <w:rPr>
                <w:rFonts w:cs="Times New Roman"/>
                <w:color w:val="00B050"/>
              </w:rPr>
            </w:pPr>
            <w:r w:rsidRPr="00E358BD">
              <w:rPr>
                <w:rFonts w:cs="Times New Roman"/>
                <w:color w:val="00B050"/>
              </w:rPr>
              <w:t>1</w:t>
            </w:r>
            <w:r w:rsidR="26FDA691" w:rsidRPr="00E358BD">
              <w:rPr>
                <w:rFonts w:cs="Times New Roman"/>
                <w:color w:val="00B050"/>
              </w:rPr>
              <w:t>4</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5F9B3EA" w14:textId="5A003300" w:rsidR="008C4251" w:rsidRPr="00E358BD" w:rsidRDefault="1AF91A83" w:rsidP="652361BB">
            <w:pPr>
              <w:spacing w:line="0" w:lineRule="atLeast"/>
              <w:jc w:val="center"/>
              <w:rPr>
                <w:rFonts w:cs="Times New Roman"/>
                <w:color w:val="00B050"/>
              </w:rPr>
            </w:pPr>
            <w:r w:rsidRPr="00E358BD">
              <w:rPr>
                <w:rFonts w:cs="Times New Roman"/>
                <w:color w:val="00B050"/>
              </w:rPr>
              <w:t>1</w:t>
            </w:r>
            <w:r w:rsidR="03D4EF80" w:rsidRPr="00E358BD">
              <w:rPr>
                <w:rFonts w:cs="Times New Roman"/>
                <w:color w:val="00B050"/>
              </w:rPr>
              <w:t>7</w:t>
            </w:r>
          </w:p>
        </w:tc>
      </w:tr>
      <w:tr w:rsidR="008C4251" w:rsidRPr="00843F55" w14:paraId="57EDF117" w14:textId="77777777" w:rsidTr="79DF85D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B1F1633" w14:textId="77777777" w:rsidR="008C4251" w:rsidRPr="00421448" w:rsidRDefault="17C0AB90" w:rsidP="652361BB">
            <w:pPr>
              <w:spacing w:line="0" w:lineRule="atLeast"/>
              <w:rPr>
                <w:rFonts w:cs="Times New Roman"/>
              </w:rPr>
            </w:pPr>
            <w:r w:rsidRPr="652361BB">
              <w:rPr>
                <w:rFonts w:cs="Times New Roman"/>
              </w:rPr>
              <w:t>Massachusetts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2A3801D" w14:textId="2261216D" w:rsidR="008C4251" w:rsidRPr="00421448" w:rsidRDefault="17C0AB90" w:rsidP="652361BB">
            <w:pPr>
              <w:spacing w:line="0" w:lineRule="atLeast"/>
              <w:rPr>
                <w:rFonts w:cs="Times New Roman"/>
              </w:rPr>
            </w:pPr>
            <w:r w:rsidRPr="652361BB">
              <w:rPr>
                <w:rFonts w:cs="Times New Roman"/>
              </w:rPr>
              <w:t>47</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p w14:paraId="4576AD5B" w14:textId="08F6DECD" w:rsidR="008C4251" w:rsidRPr="00421448" w:rsidRDefault="17C0AB90" w:rsidP="652361BB">
            <w:pPr>
              <w:spacing w:line="0" w:lineRule="atLeast"/>
              <w:rPr>
                <w:rFonts w:cs="Times New Roman"/>
              </w:rPr>
            </w:pPr>
            <w:r w:rsidRPr="652361BB">
              <w:rPr>
                <w:rFonts w:cs="Times New Roman"/>
              </w:rPr>
              <w:t>43</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p w14:paraId="74E54735" w14:textId="15126875" w:rsidR="008C4251" w:rsidRPr="00421448" w:rsidRDefault="65A80BA0" w:rsidP="652361BB">
            <w:pPr>
              <w:spacing w:line="0" w:lineRule="atLeast"/>
              <w:rPr>
                <w:rFonts w:cs="Times New Roman"/>
              </w:rPr>
            </w:pPr>
            <w:r w:rsidRPr="79DF85DE">
              <w:rPr>
                <w:rFonts w:cs="Times New Roman"/>
              </w:rPr>
              <w:t>20</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AE9C394" w14:textId="6419D589" w:rsidR="008C4251" w:rsidRPr="00E358BD" w:rsidRDefault="26709DD5" w:rsidP="652361BB">
            <w:pPr>
              <w:spacing w:line="0" w:lineRule="atLeast"/>
              <w:jc w:val="center"/>
              <w:rPr>
                <w:rFonts w:cs="Times New Roman"/>
                <w:color w:val="00B050"/>
              </w:rPr>
            </w:pPr>
            <w:r w:rsidRPr="00E358BD">
              <w:rPr>
                <w:rFonts w:cs="Times New Roman"/>
                <w:color w:val="00B050"/>
              </w:rPr>
              <w:t>23</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500BA0B" w14:textId="0E5C1F72" w:rsidR="008C4251" w:rsidRPr="00E358BD" w:rsidRDefault="3293A498" w:rsidP="652361BB">
            <w:pPr>
              <w:spacing w:line="0" w:lineRule="atLeast"/>
              <w:jc w:val="center"/>
              <w:rPr>
                <w:rFonts w:cs="Times New Roman"/>
                <w:color w:val="00B050"/>
              </w:rPr>
            </w:pPr>
            <w:r w:rsidRPr="00E358BD">
              <w:rPr>
                <w:rFonts w:cs="Times New Roman"/>
                <w:color w:val="00B050"/>
              </w:rPr>
              <w:t>27</w:t>
            </w:r>
          </w:p>
        </w:tc>
      </w:tr>
      <w:tr w:rsidR="008C4251" w:rsidRPr="00843F55" w14:paraId="17367E91" w14:textId="77777777" w:rsidTr="79DF85D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E46E8EE" w14:textId="77777777" w:rsidR="008C4251" w:rsidRPr="00421448" w:rsidRDefault="17C0AB90" w:rsidP="652361BB">
            <w:pPr>
              <w:spacing w:line="0" w:lineRule="atLeast"/>
              <w:rPr>
                <w:rFonts w:cs="Times New Roman"/>
              </w:rPr>
            </w:pPr>
            <w:r w:rsidRPr="652361BB">
              <w:rPr>
                <w:rFonts w:cs="Times New Roman"/>
              </w:rPr>
              <w:t>Michigan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162C9AD" w14:textId="4F0314E6" w:rsidR="008C4251" w:rsidRPr="00421448" w:rsidRDefault="652361BB" w:rsidP="652361BB">
            <w:pPr>
              <w:spacing w:line="0" w:lineRule="atLeast"/>
              <w:rPr>
                <w:rFonts w:cs="Times New Roman"/>
              </w:rPr>
            </w:pPr>
            <w:r w:rsidRPr="652361BB">
              <w:rPr>
                <w:rFonts w:cs="Times New Roman"/>
              </w:rPr>
              <w:t>24</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p w14:paraId="25DFDC2C" w14:textId="2D84CC83" w:rsidR="008C4251" w:rsidRPr="00421448" w:rsidRDefault="652361BB" w:rsidP="652361BB">
            <w:pPr>
              <w:spacing w:line="0" w:lineRule="atLeast"/>
              <w:rPr>
                <w:rFonts w:cs="Times New Roman"/>
              </w:rPr>
            </w:pPr>
            <w:r w:rsidRPr="652361BB">
              <w:rPr>
                <w:rFonts w:cs="Times New Roman"/>
              </w:rPr>
              <w:t>34</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p w14:paraId="180E5429" w14:textId="7A9148B7" w:rsidR="008C4251" w:rsidRPr="00421448" w:rsidRDefault="1AF91A83" w:rsidP="652361BB">
            <w:pPr>
              <w:spacing w:line="0" w:lineRule="atLeast"/>
              <w:rPr>
                <w:rFonts w:cs="Times New Roman"/>
              </w:rPr>
            </w:pPr>
            <w:r w:rsidRPr="79DF85DE">
              <w:rPr>
                <w:rFonts w:cs="Times New Roman"/>
              </w:rPr>
              <w:t>2</w:t>
            </w:r>
            <w:r w:rsidR="36F95B84" w:rsidRPr="79DF85DE">
              <w:rPr>
                <w:rFonts w:cs="Times New Roman"/>
              </w:rPr>
              <w:t>7</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8BF6A01" w14:textId="077C72B8" w:rsidR="008C4251" w:rsidRPr="00421448" w:rsidRDefault="2738816E" w:rsidP="652361BB">
            <w:pPr>
              <w:spacing w:line="0" w:lineRule="atLeast"/>
              <w:jc w:val="center"/>
              <w:rPr>
                <w:rFonts w:cs="Times New Roman"/>
              </w:rPr>
            </w:pPr>
            <w:r w:rsidRPr="79DF85DE">
              <w:rPr>
                <w:rFonts w:cs="Times New Roman"/>
              </w:rPr>
              <w:t>7</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252A2A5" w14:textId="2668F9BD" w:rsidR="008C4251" w:rsidRPr="00421448" w:rsidRDefault="17C0AB90" w:rsidP="652361BB">
            <w:pPr>
              <w:spacing w:line="0" w:lineRule="atLeast"/>
              <w:jc w:val="center"/>
              <w:rPr>
                <w:rFonts w:cs="Times New Roman"/>
              </w:rPr>
            </w:pPr>
            <w:r w:rsidRPr="79DF85DE">
              <w:rPr>
                <w:rFonts w:cs="Times New Roman"/>
              </w:rPr>
              <w:t>-</w:t>
            </w:r>
            <w:r w:rsidR="352EF4E9" w:rsidRPr="79DF85DE">
              <w:rPr>
                <w:rFonts w:cs="Times New Roman"/>
              </w:rPr>
              <w:t>3</w:t>
            </w:r>
          </w:p>
        </w:tc>
      </w:tr>
      <w:tr w:rsidR="008C4251" w:rsidRPr="00843F55" w14:paraId="26FF3597" w14:textId="77777777" w:rsidTr="79DF85D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0A2465D" w14:textId="77777777" w:rsidR="008C4251" w:rsidRPr="00421448" w:rsidRDefault="17C0AB90" w:rsidP="652361BB">
            <w:pPr>
              <w:spacing w:line="0" w:lineRule="atLeast"/>
              <w:rPr>
                <w:rFonts w:cs="Times New Roman"/>
              </w:rPr>
            </w:pPr>
            <w:r w:rsidRPr="652361BB">
              <w:rPr>
                <w:rFonts w:cs="Times New Roman"/>
              </w:rPr>
              <w:t>Minnesota</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C720E6B" w14:textId="1746E6A9" w:rsidR="008C4251" w:rsidRPr="00421448" w:rsidRDefault="652361BB" w:rsidP="652361BB">
            <w:pPr>
              <w:spacing w:line="0" w:lineRule="atLeast"/>
              <w:rPr>
                <w:rFonts w:cs="Times New Roman"/>
              </w:rPr>
            </w:pPr>
            <w:r w:rsidRPr="652361BB">
              <w:rPr>
                <w:rFonts w:cs="Times New Roman"/>
              </w:rPr>
              <w:t>15</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p w14:paraId="0E9FCDEE" w14:textId="5CF2AE89" w:rsidR="008C4251" w:rsidRPr="00421448" w:rsidRDefault="17C0AB90" w:rsidP="652361BB">
            <w:pPr>
              <w:spacing w:line="0" w:lineRule="atLeast"/>
              <w:rPr>
                <w:rFonts w:cs="Times New Roman"/>
              </w:rPr>
            </w:pPr>
            <w:r w:rsidRPr="652361BB">
              <w:rPr>
                <w:rFonts w:cs="Times New Roman"/>
              </w:rPr>
              <w:t>18</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p w14:paraId="23ABD9A3" w14:textId="318EDAB2" w:rsidR="008C4251" w:rsidRPr="00421448" w:rsidRDefault="1AF91A83" w:rsidP="652361BB">
            <w:pPr>
              <w:spacing w:line="0" w:lineRule="atLeast"/>
              <w:rPr>
                <w:rFonts w:cs="Times New Roman"/>
              </w:rPr>
            </w:pPr>
            <w:r w:rsidRPr="79DF85DE">
              <w:rPr>
                <w:rFonts w:cs="Times New Roman"/>
              </w:rPr>
              <w:t>1</w:t>
            </w:r>
            <w:r w:rsidR="7CF839B0" w:rsidRPr="79DF85DE">
              <w:rPr>
                <w:rFonts w:cs="Times New Roman"/>
              </w:rPr>
              <w:t>2</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2C90235" w14:textId="07DD1504" w:rsidR="008C4251" w:rsidRPr="00421448" w:rsidRDefault="4AEB8851" w:rsidP="16D0B965">
            <w:pPr>
              <w:spacing w:line="0" w:lineRule="atLeast"/>
              <w:jc w:val="center"/>
              <w:rPr>
                <w:rFonts w:cs="Times New Roman"/>
              </w:rPr>
            </w:pPr>
            <w:r w:rsidRPr="79DF85DE">
              <w:rPr>
                <w:rFonts w:cs="Times New Roman"/>
              </w:rPr>
              <w:t>6</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4666360" w14:textId="3FEA7769" w:rsidR="008C4251" w:rsidRPr="00421448" w:rsidRDefault="045D18F8" w:rsidP="652361BB">
            <w:pPr>
              <w:spacing w:line="0" w:lineRule="atLeast"/>
              <w:jc w:val="center"/>
              <w:rPr>
                <w:rFonts w:cs="Times New Roman"/>
              </w:rPr>
            </w:pPr>
            <w:r w:rsidRPr="79DF85DE">
              <w:rPr>
                <w:rFonts w:cs="Times New Roman"/>
              </w:rPr>
              <w:t>3</w:t>
            </w:r>
          </w:p>
        </w:tc>
      </w:tr>
      <w:tr w:rsidR="008C4251" w:rsidRPr="00843F55" w14:paraId="4CDCC77F" w14:textId="77777777" w:rsidTr="79DF85D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7B7A1EC" w14:textId="77777777" w:rsidR="008C4251" w:rsidRPr="00421448" w:rsidRDefault="17C0AB90" w:rsidP="652361BB">
            <w:pPr>
              <w:spacing w:line="0" w:lineRule="atLeast"/>
              <w:rPr>
                <w:rFonts w:cs="Times New Roman"/>
              </w:rPr>
            </w:pPr>
            <w:r w:rsidRPr="652361BB">
              <w:rPr>
                <w:rFonts w:cs="Times New Roman"/>
              </w:rPr>
              <w:t>Mississippi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ACB99D3" w14:textId="71022A45" w:rsidR="008C4251" w:rsidRPr="00421448" w:rsidRDefault="652361BB" w:rsidP="652361BB">
            <w:pPr>
              <w:spacing w:line="0" w:lineRule="atLeast"/>
              <w:rPr>
                <w:rFonts w:cs="Times New Roman"/>
              </w:rPr>
            </w:pPr>
            <w:r w:rsidRPr="652361BB">
              <w:rPr>
                <w:rFonts w:cs="Times New Roman"/>
              </w:rPr>
              <w:t>8</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p w14:paraId="7FD90B3D" w14:textId="0EA67CEE" w:rsidR="008C4251" w:rsidRPr="00421448" w:rsidRDefault="652361BB" w:rsidP="652361BB">
            <w:pPr>
              <w:spacing w:line="0" w:lineRule="atLeast"/>
              <w:rPr>
                <w:rFonts w:cs="Times New Roman"/>
              </w:rPr>
            </w:pPr>
            <w:r w:rsidRPr="652361BB">
              <w:rPr>
                <w:rFonts w:cs="Times New Roman"/>
              </w:rPr>
              <w:t>15</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p w14:paraId="44913053" w14:textId="74533BC8" w:rsidR="008C4251" w:rsidRPr="00421448" w:rsidRDefault="17C0AB90" w:rsidP="652361BB">
            <w:pPr>
              <w:spacing w:line="0" w:lineRule="atLeast"/>
              <w:rPr>
                <w:rFonts w:cs="Times New Roman"/>
              </w:rPr>
            </w:pPr>
            <w:r w:rsidRPr="1AF91A83">
              <w:rPr>
                <w:rFonts w:cs="Times New Roman"/>
              </w:rPr>
              <w:t>18</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0F7C216" w14:textId="1FAE7109" w:rsidR="008C4251" w:rsidRPr="00421448" w:rsidRDefault="1AF91A83" w:rsidP="652361BB">
            <w:pPr>
              <w:spacing w:line="0" w:lineRule="atLeast"/>
              <w:jc w:val="center"/>
              <w:rPr>
                <w:rFonts w:cs="Times New Roman"/>
              </w:rPr>
            </w:pPr>
            <w:r w:rsidRPr="1AF91A83">
              <w:rPr>
                <w:rFonts w:cs="Times New Roman"/>
              </w:rPr>
              <w:t>-3</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BDD88FB" w14:textId="02D90A48" w:rsidR="008C4251" w:rsidRPr="00421448" w:rsidRDefault="51C17CB1" w:rsidP="652361BB">
            <w:pPr>
              <w:spacing w:line="0" w:lineRule="atLeast"/>
              <w:jc w:val="center"/>
              <w:rPr>
                <w:rFonts w:cs="Times New Roman"/>
              </w:rPr>
            </w:pPr>
            <w:r w:rsidRPr="00E358BD">
              <w:rPr>
                <w:rFonts w:cs="Times New Roman"/>
                <w:color w:val="FF0000"/>
              </w:rPr>
              <w:t>-10</w:t>
            </w:r>
          </w:p>
        </w:tc>
      </w:tr>
      <w:tr w:rsidR="008C4251" w:rsidRPr="00843F55" w14:paraId="7D495618" w14:textId="77777777" w:rsidTr="79DF85D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CDE2376" w14:textId="77777777" w:rsidR="008C4251" w:rsidRPr="00421448" w:rsidRDefault="17C0AB90" w:rsidP="652361BB">
            <w:pPr>
              <w:spacing w:line="0" w:lineRule="atLeast"/>
              <w:rPr>
                <w:rFonts w:cs="Times New Roman"/>
              </w:rPr>
            </w:pPr>
            <w:r w:rsidRPr="652361BB">
              <w:rPr>
                <w:rFonts w:cs="Times New Roman"/>
              </w:rPr>
              <w:t>Missouri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10334EC" w14:textId="7B5FD870" w:rsidR="008C4251" w:rsidRPr="00421448" w:rsidRDefault="652361BB" w:rsidP="652361BB">
            <w:pPr>
              <w:spacing w:line="0" w:lineRule="atLeast"/>
              <w:rPr>
                <w:rFonts w:cs="Times New Roman"/>
              </w:rPr>
            </w:pPr>
            <w:r w:rsidRPr="652361BB">
              <w:rPr>
                <w:rFonts w:cs="Times New Roman"/>
              </w:rPr>
              <w:t>2</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p w14:paraId="7311E70C" w14:textId="17FE5AE2" w:rsidR="008C4251" w:rsidRPr="00421448" w:rsidRDefault="652361BB" w:rsidP="652361BB">
            <w:pPr>
              <w:spacing w:line="0" w:lineRule="atLeast"/>
              <w:rPr>
                <w:rFonts w:cs="Times New Roman"/>
              </w:rPr>
            </w:pPr>
            <w:r w:rsidRPr="652361BB">
              <w:rPr>
                <w:rFonts w:cs="Times New Roman"/>
              </w:rPr>
              <w:t>3</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p w14:paraId="10D9A2BC" w14:textId="01335A09" w:rsidR="008C4251" w:rsidRPr="00421448" w:rsidRDefault="1AF91A83" w:rsidP="652361BB">
            <w:pPr>
              <w:spacing w:line="0" w:lineRule="atLeast"/>
              <w:rPr>
                <w:rFonts w:cs="Times New Roman"/>
              </w:rPr>
            </w:pPr>
            <w:r w:rsidRPr="79DF85DE">
              <w:rPr>
                <w:rFonts w:cs="Times New Roman"/>
              </w:rPr>
              <w:t>1</w:t>
            </w:r>
            <w:r w:rsidR="5862EA66" w:rsidRPr="79DF85DE">
              <w:rPr>
                <w:rFonts w:cs="Times New Roman"/>
              </w:rPr>
              <w:t>1</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844D08E" w14:textId="2A620435" w:rsidR="008C4251" w:rsidRPr="00421448" w:rsidRDefault="17C0AB90" w:rsidP="652361BB">
            <w:pPr>
              <w:spacing w:line="0" w:lineRule="atLeast"/>
              <w:jc w:val="center"/>
              <w:rPr>
                <w:rFonts w:cs="Times New Roman"/>
              </w:rPr>
            </w:pPr>
            <w:r w:rsidRPr="79DF85DE">
              <w:rPr>
                <w:rFonts w:cs="Times New Roman"/>
              </w:rPr>
              <w:t>-</w:t>
            </w:r>
            <w:r w:rsidR="2F8B8BCA" w:rsidRPr="79DF85DE">
              <w:rPr>
                <w:rFonts w:cs="Times New Roman"/>
              </w:rPr>
              <w:t>8</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3018B49" w14:textId="0077E0D0" w:rsidR="008C4251" w:rsidRPr="00421448" w:rsidRDefault="6427B2EA" w:rsidP="652361BB">
            <w:pPr>
              <w:spacing w:line="0" w:lineRule="atLeast"/>
              <w:jc w:val="center"/>
              <w:rPr>
                <w:rFonts w:cs="Times New Roman"/>
              </w:rPr>
            </w:pPr>
            <w:r w:rsidRPr="79DF85DE">
              <w:rPr>
                <w:rFonts w:cs="Times New Roman"/>
              </w:rPr>
              <w:t>-</w:t>
            </w:r>
            <w:r w:rsidR="295190AA" w:rsidRPr="79DF85DE">
              <w:rPr>
                <w:rFonts w:cs="Times New Roman"/>
              </w:rPr>
              <w:t>9</w:t>
            </w:r>
          </w:p>
        </w:tc>
      </w:tr>
      <w:tr w:rsidR="008C4251" w:rsidRPr="00843F55" w14:paraId="3CFABE4E" w14:textId="77777777" w:rsidTr="79DF85D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178CA1D" w14:textId="77777777" w:rsidR="008C4251" w:rsidRPr="00421448" w:rsidRDefault="17C0AB90" w:rsidP="652361BB">
            <w:pPr>
              <w:spacing w:line="0" w:lineRule="atLeast"/>
              <w:rPr>
                <w:rFonts w:cs="Times New Roman"/>
              </w:rPr>
            </w:pPr>
            <w:r w:rsidRPr="652361BB">
              <w:rPr>
                <w:rFonts w:cs="Times New Roman"/>
              </w:rPr>
              <w:t>Montana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11EE6386" w14:textId="2CF52710" w:rsidR="008C4251" w:rsidRPr="00421448" w:rsidRDefault="652361BB" w:rsidP="652361BB">
            <w:pPr>
              <w:spacing w:line="0" w:lineRule="atLeast"/>
              <w:rPr>
                <w:rFonts w:cs="Times New Roman"/>
              </w:rPr>
            </w:pPr>
            <w:r w:rsidRPr="652361BB">
              <w:rPr>
                <w:rFonts w:cs="Times New Roman"/>
              </w:rPr>
              <w:t>10</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p w14:paraId="016CCCDF" w14:textId="0B2B0033" w:rsidR="008C4251" w:rsidRPr="00421448" w:rsidRDefault="17C0AB90" w:rsidP="652361BB">
            <w:pPr>
              <w:spacing w:line="0" w:lineRule="atLeast"/>
              <w:rPr>
                <w:rFonts w:cs="Times New Roman"/>
              </w:rPr>
            </w:pPr>
            <w:r w:rsidRPr="652361BB">
              <w:rPr>
                <w:rFonts w:cs="Times New Roman"/>
              </w:rPr>
              <w:t>11</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p w14:paraId="45FC470A" w14:textId="32D1B8C6" w:rsidR="008C4251" w:rsidRPr="00421448" w:rsidRDefault="533507EA" w:rsidP="652361BB">
            <w:pPr>
              <w:spacing w:line="0" w:lineRule="atLeast"/>
              <w:rPr>
                <w:rFonts w:cs="Times New Roman"/>
              </w:rPr>
            </w:pPr>
            <w:r w:rsidRPr="79DF85DE">
              <w:rPr>
                <w:rFonts w:cs="Times New Roman"/>
              </w:rPr>
              <w:t>25</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A3E196B" w14:textId="738DE327" w:rsidR="008C4251" w:rsidRPr="00E358BD" w:rsidRDefault="3FA9B532" w:rsidP="652361BB">
            <w:pPr>
              <w:spacing w:line="0" w:lineRule="atLeast"/>
              <w:jc w:val="center"/>
              <w:rPr>
                <w:rFonts w:cs="Times New Roman"/>
                <w:color w:val="FF0000"/>
              </w:rPr>
            </w:pPr>
            <w:r w:rsidRPr="00E358BD">
              <w:rPr>
                <w:rFonts w:cs="Times New Roman"/>
                <w:color w:val="FF0000"/>
              </w:rPr>
              <w:t>-</w:t>
            </w:r>
            <w:r w:rsidR="41B4997B" w:rsidRPr="00E358BD">
              <w:rPr>
                <w:rFonts w:cs="Times New Roman"/>
                <w:color w:val="FF0000"/>
              </w:rPr>
              <w:t>14</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B621635" w14:textId="153445E5" w:rsidR="008C4251" w:rsidRPr="00E358BD" w:rsidRDefault="17C0AB90" w:rsidP="652361BB">
            <w:pPr>
              <w:spacing w:line="0" w:lineRule="atLeast"/>
              <w:jc w:val="center"/>
              <w:rPr>
                <w:rFonts w:cs="Times New Roman"/>
                <w:color w:val="FF0000"/>
              </w:rPr>
            </w:pPr>
            <w:r w:rsidRPr="00E358BD">
              <w:rPr>
                <w:rFonts w:cs="Times New Roman"/>
                <w:color w:val="FF0000"/>
              </w:rPr>
              <w:t>-</w:t>
            </w:r>
            <w:r w:rsidR="2DC850F9" w:rsidRPr="00E358BD">
              <w:rPr>
                <w:rFonts w:cs="Times New Roman"/>
                <w:color w:val="FF0000"/>
              </w:rPr>
              <w:t>15</w:t>
            </w:r>
          </w:p>
        </w:tc>
      </w:tr>
      <w:tr w:rsidR="008C4251" w:rsidRPr="00843F55" w14:paraId="7060A6F7" w14:textId="77777777" w:rsidTr="79DF85D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A638203" w14:textId="77777777" w:rsidR="008C4251" w:rsidRPr="00421448" w:rsidRDefault="17C0AB90" w:rsidP="652361BB">
            <w:pPr>
              <w:spacing w:line="0" w:lineRule="atLeast"/>
              <w:rPr>
                <w:rFonts w:cs="Times New Roman"/>
              </w:rPr>
            </w:pPr>
            <w:r w:rsidRPr="652361BB">
              <w:rPr>
                <w:rFonts w:cs="Times New Roman"/>
              </w:rPr>
              <w:t>Nebraska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67F9876" w14:textId="08747DAC" w:rsidR="008C4251" w:rsidRPr="00421448" w:rsidRDefault="17C0AB90" w:rsidP="652361BB">
            <w:pPr>
              <w:spacing w:line="0" w:lineRule="atLeast"/>
              <w:rPr>
                <w:rFonts w:cs="Times New Roman"/>
              </w:rPr>
            </w:pPr>
            <w:r w:rsidRPr="652361BB">
              <w:rPr>
                <w:rFonts w:cs="Times New Roman"/>
              </w:rPr>
              <w:t>12</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p w14:paraId="7808CBF1" w14:textId="53FCFBEC" w:rsidR="008C4251" w:rsidRPr="00421448" w:rsidRDefault="652361BB" w:rsidP="652361BB">
            <w:pPr>
              <w:spacing w:line="0" w:lineRule="atLeast"/>
              <w:rPr>
                <w:rFonts w:cs="Times New Roman"/>
              </w:rPr>
            </w:pPr>
            <w:r w:rsidRPr="652361BB">
              <w:rPr>
                <w:rFonts w:cs="Times New Roman"/>
              </w:rPr>
              <w:t>21</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p w14:paraId="0484DE08" w14:textId="266E3FD0" w:rsidR="008C4251" w:rsidRPr="00421448" w:rsidRDefault="1AF91A83" w:rsidP="652361BB">
            <w:pPr>
              <w:spacing w:line="0" w:lineRule="atLeast"/>
              <w:rPr>
                <w:rFonts w:cs="Times New Roman"/>
              </w:rPr>
            </w:pPr>
            <w:r w:rsidRPr="79DF85DE">
              <w:rPr>
                <w:rFonts w:cs="Times New Roman"/>
              </w:rPr>
              <w:t>2</w:t>
            </w:r>
            <w:r w:rsidR="7E0642AA" w:rsidRPr="79DF85DE">
              <w:rPr>
                <w:rFonts w:cs="Times New Roman"/>
              </w:rPr>
              <w:t>6</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8468795" w14:textId="3D969468" w:rsidR="008C4251" w:rsidRPr="00421448" w:rsidRDefault="1AF91A83" w:rsidP="652361BB">
            <w:pPr>
              <w:spacing w:line="0" w:lineRule="atLeast"/>
              <w:jc w:val="center"/>
              <w:rPr>
                <w:rFonts w:cs="Times New Roman"/>
              </w:rPr>
            </w:pPr>
            <w:r w:rsidRPr="79DF85DE">
              <w:rPr>
                <w:rFonts w:cs="Times New Roman"/>
              </w:rPr>
              <w:t>-</w:t>
            </w:r>
            <w:r w:rsidR="5BD0F247" w:rsidRPr="79DF85DE">
              <w:rPr>
                <w:rFonts w:cs="Times New Roman"/>
              </w:rPr>
              <w:t>5</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4CC658D" w14:textId="28B5DE8F" w:rsidR="008C4251" w:rsidRPr="00421448" w:rsidRDefault="17C0AB90" w:rsidP="652361BB">
            <w:pPr>
              <w:spacing w:line="0" w:lineRule="atLeast"/>
              <w:jc w:val="center"/>
              <w:rPr>
                <w:rFonts w:cs="Times New Roman"/>
              </w:rPr>
            </w:pPr>
            <w:r w:rsidRPr="00E358BD">
              <w:rPr>
                <w:rFonts w:cs="Times New Roman"/>
                <w:color w:val="FF0000"/>
              </w:rPr>
              <w:t>-1</w:t>
            </w:r>
            <w:r w:rsidR="18AD2711" w:rsidRPr="00E358BD">
              <w:rPr>
                <w:rFonts w:cs="Times New Roman"/>
                <w:color w:val="FF0000"/>
              </w:rPr>
              <w:t>4</w:t>
            </w:r>
          </w:p>
        </w:tc>
      </w:tr>
      <w:tr w:rsidR="008C4251" w:rsidRPr="00843F55" w14:paraId="1F99D1C3" w14:textId="77777777" w:rsidTr="79DF85D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6F23C47" w14:textId="77777777" w:rsidR="008C4251" w:rsidRPr="00421448" w:rsidRDefault="17C0AB90" w:rsidP="652361BB">
            <w:pPr>
              <w:spacing w:line="0" w:lineRule="atLeast"/>
              <w:rPr>
                <w:rFonts w:cs="Times New Roman"/>
              </w:rPr>
            </w:pPr>
            <w:r w:rsidRPr="652361BB">
              <w:rPr>
                <w:rFonts w:cs="Times New Roman"/>
              </w:rPr>
              <w:t>Nevada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5FF5505" w14:textId="0DEA5F4A" w:rsidR="008C4251" w:rsidRPr="00421448" w:rsidRDefault="17C0AB90" w:rsidP="652361BB">
            <w:pPr>
              <w:spacing w:line="0" w:lineRule="atLeast"/>
              <w:rPr>
                <w:rFonts w:cs="Times New Roman"/>
              </w:rPr>
            </w:pPr>
            <w:r w:rsidRPr="652361BB">
              <w:rPr>
                <w:rFonts w:cs="Times New Roman"/>
              </w:rPr>
              <w:t>27</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p w14:paraId="3F6D89DE" w14:textId="55B09636" w:rsidR="008C4251" w:rsidRPr="00421448" w:rsidRDefault="17C0AB90" w:rsidP="652361BB">
            <w:pPr>
              <w:spacing w:line="0" w:lineRule="atLeast"/>
              <w:rPr>
                <w:rFonts w:cs="Times New Roman"/>
              </w:rPr>
            </w:pPr>
            <w:r w:rsidRPr="652361BB">
              <w:rPr>
                <w:rFonts w:cs="Times New Roman"/>
              </w:rPr>
              <w:t>20</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p w14:paraId="684ED673" w14:textId="3A5161F6" w:rsidR="008C4251" w:rsidRPr="00421448" w:rsidRDefault="66B18BEE" w:rsidP="652361BB">
            <w:pPr>
              <w:spacing w:line="0" w:lineRule="atLeast"/>
              <w:rPr>
                <w:rFonts w:cs="Times New Roman"/>
              </w:rPr>
            </w:pPr>
            <w:r w:rsidRPr="1AF91A83">
              <w:rPr>
                <w:rFonts w:cs="Times New Roman"/>
              </w:rPr>
              <w:t>21</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385DA96" w14:textId="0665183F" w:rsidR="008C4251" w:rsidRPr="00421448" w:rsidRDefault="51C17CB1" w:rsidP="652361BB">
            <w:pPr>
              <w:spacing w:line="0" w:lineRule="atLeast"/>
              <w:jc w:val="center"/>
              <w:rPr>
                <w:rFonts w:cs="Times New Roman"/>
              </w:rPr>
            </w:pPr>
            <w:r w:rsidRPr="1AF91A83">
              <w:rPr>
                <w:rFonts w:cs="Times New Roman"/>
              </w:rPr>
              <w:t>-1</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11F7A0B" w14:textId="5056D007" w:rsidR="008C4251" w:rsidRPr="00421448" w:rsidRDefault="1AF91A83" w:rsidP="652361BB">
            <w:pPr>
              <w:spacing w:line="0" w:lineRule="atLeast"/>
              <w:jc w:val="center"/>
              <w:rPr>
                <w:rFonts w:cs="Times New Roman"/>
              </w:rPr>
            </w:pPr>
            <w:r w:rsidRPr="1AF91A83">
              <w:rPr>
                <w:rFonts w:cs="Times New Roman"/>
              </w:rPr>
              <w:t>6</w:t>
            </w:r>
          </w:p>
        </w:tc>
      </w:tr>
      <w:tr w:rsidR="008C4251" w:rsidRPr="00843F55" w14:paraId="4F42A0E8" w14:textId="77777777" w:rsidTr="79DF85D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B10F08B" w14:textId="77777777" w:rsidR="008C4251" w:rsidRPr="00421448" w:rsidRDefault="17C0AB90" w:rsidP="652361BB">
            <w:pPr>
              <w:spacing w:line="0" w:lineRule="atLeast"/>
              <w:rPr>
                <w:rFonts w:cs="Times New Roman"/>
              </w:rPr>
            </w:pPr>
            <w:r w:rsidRPr="652361BB">
              <w:rPr>
                <w:rFonts w:cs="Times New Roman"/>
              </w:rPr>
              <w:t>New Hampshire</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3E8E203" w14:textId="7904914F" w:rsidR="008C4251" w:rsidRPr="00421448" w:rsidRDefault="17C0AB90" w:rsidP="652361BB">
            <w:pPr>
              <w:spacing w:line="0" w:lineRule="atLeast"/>
              <w:rPr>
                <w:rFonts w:cs="Times New Roman"/>
              </w:rPr>
            </w:pPr>
            <w:r w:rsidRPr="652361BB">
              <w:rPr>
                <w:rFonts w:cs="Times New Roman"/>
              </w:rPr>
              <w:t>29</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p w14:paraId="18333494" w14:textId="76B5808B" w:rsidR="008C4251" w:rsidRPr="00421448" w:rsidRDefault="652361BB" w:rsidP="652361BB">
            <w:pPr>
              <w:spacing w:line="0" w:lineRule="atLeast"/>
              <w:rPr>
                <w:rFonts w:cs="Times New Roman"/>
              </w:rPr>
            </w:pPr>
            <w:r w:rsidRPr="652361BB">
              <w:rPr>
                <w:rFonts w:cs="Times New Roman"/>
              </w:rPr>
              <w:t>19</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p w14:paraId="7F74E109" w14:textId="0F4DC3A6" w:rsidR="008C4251" w:rsidRPr="00421448" w:rsidRDefault="10A39C13" w:rsidP="652361BB">
            <w:pPr>
              <w:spacing w:line="0" w:lineRule="atLeast"/>
              <w:rPr>
                <w:rFonts w:cs="Times New Roman"/>
              </w:rPr>
            </w:pPr>
            <w:r w:rsidRPr="79DF85DE">
              <w:rPr>
                <w:rFonts w:cs="Times New Roman"/>
              </w:rPr>
              <w:t>1</w:t>
            </w:r>
            <w:r w:rsidR="08A68D86" w:rsidRPr="79DF85DE">
              <w:rPr>
                <w:rFonts w:cs="Times New Roman"/>
              </w:rPr>
              <w:t>4</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1EA1D37" w14:textId="2AF03FEF" w:rsidR="008C4251" w:rsidRPr="00421448" w:rsidRDefault="5D794D67" w:rsidP="652361BB">
            <w:pPr>
              <w:spacing w:line="0" w:lineRule="atLeast"/>
              <w:jc w:val="center"/>
              <w:rPr>
                <w:rFonts w:cs="Times New Roman"/>
              </w:rPr>
            </w:pPr>
            <w:r w:rsidRPr="79DF85DE">
              <w:rPr>
                <w:rFonts w:cs="Times New Roman"/>
              </w:rPr>
              <w:t>5</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D6FA610" w14:textId="4EB03966" w:rsidR="008C4251" w:rsidRPr="00421448" w:rsidRDefault="6427B2EA" w:rsidP="16D0B965">
            <w:pPr>
              <w:spacing w:line="0" w:lineRule="atLeast"/>
              <w:jc w:val="center"/>
              <w:rPr>
                <w:rFonts w:cs="Times New Roman"/>
              </w:rPr>
            </w:pPr>
            <w:r w:rsidRPr="00E358BD">
              <w:rPr>
                <w:rFonts w:cs="Times New Roman"/>
                <w:color w:val="00B050"/>
              </w:rPr>
              <w:t>1</w:t>
            </w:r>
            <w:r w:rsidR="047A10B1" w:rsidRPr="00E358BD">
              <w:rPr>
                <w:rFonts w:cs="Times New Roman"/>
                <w:color w:val="00B050"/>
              </w:rPr>
              <w:t>5</w:t>
            </w:r>
          </w:p>
        </w:tc>
      </w:tr>
      <w:tr w:rsidR="008C4251" w:rsidRPr="00843F55" w14:paraId="515BCE4A" w14:textId="77777777" w:rsidTr="79DF85D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A23D01A" w14:textId="77777777" w:rsidR="008C4251" w:rsidRPr="00421448" w:rsidRDefault="17C0AB90" w:rsidP="652361BB">
            <w:pPr>
              <w:spacing w:line="0" w:lineRule="atLeast"/>
              <w:rPr>
                <w:rFonts w:cs="Times New Roman"/>
              </w:rPr>
            </w:pPr>
            <w:r w:rsidRPr="652361BB">
              <w:rPr>
                <w:rFonts w:cs="Times New Roman"/>
              </w:rPr>
              <w:t>New Jersey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AF35DE5" w14:textId="4C261175" w:rsidR="008C4251" w:rsidRPr="00421448" w:rsidRDefault="17C0AB90" w:rsidP="652361BB">
            <w:pPr>
              <w:spacing w:line="0" w:lineRule="atLeast"/>
              <w:rPr>
                <w:rFonts w:cs="Times New Roman"/>
              </w:rPr>
            </w:pPr>
            <w:r w:rsidRPr="652361BB">
              <w:rPr>
                <w:rFonts w:cs="Times New Roman"/>
              </w:rPr>
              <w:t>50</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p w14:paraId="4565FBF9" w14:textId="1DFF94F9" w:rsidR="008C4251" w:rsidRPr="00421448" w:rsidRDefault="17C0AB90" w:rsidP="652361BB">
            <w:pPr>
              <w:spacing w:line="0" w:lineRule="atLeast"/>
              <w:rPr>
                <w:rFonts w:cs="Times New Roman"/>
              </w:rPr>
            </w:pPr>
            <w:r w:rsidRPr="652361BB">
              <w:rPr>
                <w:rFonts w:cs="Times New Roman"/>
              </w:rPr>
              <w:t>50</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p w14:paraId="74805ADE" w14:textId="6C8ACD08" w:rsidR="008C4251" w:rsidRPr="00421448" w:rsidRDefault="1AF91A83" w:rsidP="652361BB">
            <w:pPr>
              <w:spacing w:line="0" w:lineRule="atLeast"/>
              <w:rPr>
                <w:rFonts w:cs="Times New Roman"/>
              </w:rPr>
            </w:pPr>
            <w:r w:rsidRPr="79DF85DE">
              <w:rPr>
                <w:rFonts w:cs="Times New Roman"/>
              </w:rPr>
              <w:t>4</w:t>
            </w:r>
            <w:r w:rsidR="4DB60465" w:rsidRPr="79DF85DE">
              <w:rPr>
                <w:rFonts w:cs="Times New Roman"/>
              </w:rPr>
              <w:t>4</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B2AE790" w14:textId="4C66B435" w:rsidR="008C4251" w:rsidRPr="00421448" w:rsidRDefault="26D62CBB" w:rsidP="652361BB">
            <w:pPr>
              <w:spacing w:line="0" w:lineRule="atLeast"/>
              <w:jc w:val="center"/>
              <w:rPr>
                <w:rFonts w:cs="Times New Roman"/>
              </w:rPr>
            </w:pPr>
            <w:r w:rsidRPr="79DF85DE">
              <w:rPr>
                <w:rFonts w:cs="Times New Roman"/>
              </w:rPr>
              <w:t>6</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8027553" w14:textId="738144E5" w:rsidR="008C4251" w:rsidRPr="00421448" w:rsidRDefault="15A77F12" w:rsidP="16D0B965">
            <w:pPr>
              <w:spacing w:line="0" w:lineRule="atLeast"/>
              <w:jc w:val="center"/>
              <w:rPr>
                <w:rFonts w:cs="Times New Roman"/>
              </w:rPr>
            </w:pPr>
            <w:r w:rsidRPr="79DF85DE">
              <w:rPr>
                <w:rFonts w:cs="Times New Roman"/>
              </w:rPr>
              <w:t>6</w:t>
            </w:r>
          </w:p>
        </w:tc>
      </w:tr>
      <w:tr w:rsidR="008C4251" w:rsidRPr="00843F55" w14:paraId="5C1458C0" w14:textId="77777777" w:rsidTr="79DF85D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A05BE41" w14:textId="77777777" w:rsidR="008C4251" w:rsidRPr="00421448" w:rsidRDefault="17C0AB90" w:rsidP="652361BB">
            <w:pPr>
              <w:spacing w:line="0" w:lineRule="atLeast"/>
              <w:rPr>
                <w:rFonts w:cs="Times New Roman"/>
              </w:rPr>
            </w:pPr>
            <w:r w:rsidRPr="652361BB">
              <w:rPr>
                <w:rFonts w:cs="Times New Roman"/>
              </w:rPr>
              <w:t>New Mexico</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960A77E" w14:textId="1B4A9762" w:rsidR="008C4251" w:rsidRPr="00421448" w:rsidRDefault="652361BB" w:rsidP="652361BB">
            <w:pPr>
              <w:spacing w:line="0" w:lineRule="atLeast"/>
              <w:rPr>
                <w:rFonts w:cs="Times New Roman"/>
              </w:rPr>
            </w:pPr>
            <w:r w:rsidRPr="652361BB">
              <w:rPr>
                <w:rFonts w:cs="Times New Roman"/>
              </w:rPr>
              <w:t>16</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p w14:paraId="6C066B7B" w14:textId="5D8D2859" w:rsidR="008C4251" w:rsidRPr="00421448" w:rsidRDefault="652361BB" w:rsidP="652361BB">
            <w:pPr>
              <w:spacing w:line="0" w:lineRule="atLeast"/>
              <w:rPr>
                <w:rFonts w:cs="Times New Roman"/>
              </w:rPr>
            </w:pPr>
            <w:r w:rsidRPr="652361BB">
              <w:rPr>
                <w:rFonts w:cs="Times New Roman"/>
              </w:rPr>
              <w:t>27</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p w14:paraId="4D563E4D" w14:textId="6EC08EDB" w:rsidR="008C4251" w:rsidRPr="00421448" w:rsidRDefault="1AF91A83" w:rsidP="652361BB">
            <w:pPr>
              <w:spacing w:line="0" w:lineRule="atLeast"/>
              <w:rPr>
                <w:rFonts w:cs="Times New Roman"/>
              </w:rPr>
            </w:pPr>
            <w:r w:rsidRPr="79DF85DE">
              <w:rPr>
                <w:rFonts w:cs="Times New Roman"/>
              </w:rPr>
              <w:t>3</w:t>
            </w:r>
            <w:r w:rsidR="42F18B2E" w:rsidRPr="79DF85DE">
              <w:rPr>
                <w:rFonts w:cs="Times New Roman"/>
              </w:rPr>
              <w:t>6</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0A0EA1E" w14:textId="421AC957" w:rsidR="008C4251" w:rsidRPr="00421448" w:rsidRDefault="1AF91A83" w:rsidP="652361BB">
            <w:pPr>
              <w:spacing w:line="0" w:lineRule="atLeast"/>
              <w:jc w:val="center"/>
              <w:rPr>
                <w:rFonts w:cs="Times New Roman"/>
              </w:rPr>
            </w:pPr>
            <w:r w:rsidRPr="79DF85DE">
              <w:rPr>
                <w:rFonts w:cs="Times New Roman"/>
              </w:rPr>
              <w:t>-</w:t>
            </w:r>
            <w:r w:rsidR="3B66BF1F" w:rsidRPr="79DF85DE">
              <w:rPr>
                <w:rFonts w:cs="Times New Roman"/>
              </w:rPr>
              <w:t>9</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84221B8" w14:textId="644EB2A4" w:rsidR="008C4251" w:rsidRPr="00421448" w:rsidRDefault="10A39C13" w:rsidP="16D0B965">
            <w:pPr>
              <w:spacing w:line="0" w:lineRule="atLeast"/>
              <w:jc w:val="center"/>
              <w:rPr>
                <w:rFonts w:cs="Times New Roman"/>
              </w:rPr>
            </w:pPr>
            <w:r w:rsidRPr="00E358BD">
              <w:rPr>
                <w:rFonts w:cs="Times New Roman"/>
                <w:color w:val="FF0000"/>
              </w:rPr>
              <w:t>-2</w:t>
            </w:r>
            <w:r w:rsidR="023832F3" w:rsidRPr="00E358BD">
              <w:rPr>
                <w:rFonts w:cs="Times New Roman"/>
                <w:color w:val="FF0000"/>
              </w:rPr>
              <w:t>0</w:t>
            </w:r>
          </w:p>
        </w:tc>
      </w:tr>
      <w:tr w:rsidR="008C4251" w:rsidRPr="00843F55" w14:paraId="5E4A08C5" w14:textId="77777777" w:rsidTr="79DF85D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139D98F1" w14:textId="77777777" w:rsidR="008C4251" w:rsidRPr="00421448" w:rsidRDefault="17C0AB90" w:rsidP="652361BB">
            <w:pPr>
              <w:spacing w:line="0" w:lineRule="atLeast"/>
              <w:rPr>
                <w:rFonts w:cs="Times New Roman"/>
              </w:rPr>
            </w:pPr>
            <w:r w:rsidRPr="652361BB">
              <w:rPr>
                <w:rFonts w:cs="Times New Roman"/>
              </w:rPr>
              <w:t>New York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0010B34" w14:textId="23E90300" w:rsidR="008C4251" w:rsidRPr="00421448" w:rsidRDefault="17C0AB90" w:rsidP="652361BB">
            <w:pPr>
              <w:spacing w:line="0" w:lineRule="atLeast"/>
              <w:rPr>
                <w:rFonts w:cs="Times New Roman"/>
              </w:rPr>
            </w:pPr>
            <w:r w:rsidRPr="652361BB">
              <w:rPr>
                <w:rFonts w:cs="Times New Roman"/>
              </w:rPr>
              <w:t>44</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p w14:paraId="63177F76" w14:textId="75C32FA0" w:rsidR="008C4251" w:rsidRPr="00421448" w:rsidRDefault="17C0AB90" w:rsidP="652361BB">
            <w:pPr>
              <w:spacing w:line="0" w:lineRule="atLeast"/>
              <w:rPr>
                <w:rFonts w:cs="Times New Roman"/>
              </w:rPr>
            </w:pPr>
            <w:r w:rsidRPr="652361BB">
              <w:rPr>
                <w:rFonts w:cs="Times New Roman"/>
              </w:rPr>
              <w:t>46</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p w14:paraId="1781CD34" w14:textId="7303D1B1" w:rsidR="008C4251" w:rsidRPr="00421448" w:rsidRDefault="17C0AB90" w:rsidP="652361BB">
            <w:pPr>
              <w:spacing w:line="0" w:lineRule="atLeast"/>
              <w:rPr>
                <w:rFonts w:cs="Times New Roman"/>
              </w:rPr>
            </w:pPr>
            <w:r w:rsidRPr="79DF85DE">
              <w:rPr>
                <w:rFonts w:cs="Times New Roman"/>
              </w:rPr>
              <w:t>4</w:t>
            </w:r>
            <w:r w:rsidR="4BAA5C67" w:rsidRPr="79DF85DE">
              <w:rPr>
                <w:rFonts w:cs="Times New Roman"/>
              </w:rPr>
              <w:t>9</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9A9F69D" w14:textId="746501C2" w:rsidR="008C4251" w:rsidRPr="00421448" w:rsidRDefault="17C0AB90" w:rsidP="652361BB">
            <w:pPr>
              <w:spacing w:line="0" w:lineRule="atLeast"/>
              <w:jc w:val="center"/>
              <w:rPr>
                <w:rFonts w:cs="Times New Roman"/>
              </w:rPr>
            </w:pPr>
            <w:r w:rsidRPr="79DF85DE">
              <w:rPr>
                <w:rFonts w:cs="Times New Roman"/>
              </w:rPr>
              <w:t>-</w:t>
            </w:r>
            <w:r w:rsidR="71D9A164" w:rsidRPr="79DF85DE">
              <w:rPr>
                <w:rFonts w:cs="Times New Roman"/>
              </w:rPr>
              <w:t>3</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866E41D" w14:textId="15AD5414" w:rsidR="008C4251" w:rsidRPr="00421448" w:rsidRDefault="17C0AB90" w:rsidP="652361BB">
            <w:pPr>
              <w:spacing w:line="0" w:lineRule="atLeast"/>
              <w:jc w:val="center"/>
              <w:rPr>
                <w:rFonts w:cs="Times New Roman"/>
              </w:rPr>
            </w:pPr>
            <w:r w:rsidRPr="79DF85DE">
              <w:rPr>
                <w:rFonts w:cs="Times New Roman"/>
              </w:rPr>
              <w:t>-</w:t>
            </w:r>
            <w:r w:rsidR="1E3D3319" w:rsidRPr="79DF85DE">
              <w:rPr>
                <w:rFonts w:cs="Times New Roman"/>
              </w:rPr>
              <w:t>5</w:t>
            </w:r>
          </w:p>
        </w:tc>
      </w:tr>
      <w:tr w:rsidR="008C4251" w:rsidRPr="00843F55" w14:paraId="5FEFF0D2" w14:textId="77777777" w:rsidTr="79DF85D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93F5E68" w14:textId="77777777" w:rsidR="008C4251" w:rsidRPr="00421448" w:rsidRDefault="17C0AB90" w:rsidP="652361BB">
            <w:pPr>
              <w:spacing w:line="0" w:lineRule="atLeast"/>
              <w:rPr>
                <w:rFonts w:cs="Times New Roman"/>
              </w:rPr>
            </w:pPr>
            <w:r w:rsidRPr="652361BB">
              <w:rPr>
                <w:rFonts w:cs="Times New Roman"/>
              </w:rPr>
              <w:t>North Carolina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F15AABF" w14:textId="5DFA92CD" w:rsidR="008C4251" w:rsidRPr="00421448" w:rsidRDefault="17C0AB90" w:rsidP="652361BB">
            <w:pPr>
              <w:spacing w:line="0" w:lineRule="atLeast"/>
              <w:rPr>
                <w:rFonts w:cs="Times New Roman"/>
              </w:rPr>
            </w:pPr>
            <w:r w:rsidRPr="652361BB">
              <w:rPr>
                <w:rFonts w:cs="Times New Roman"/>
              </w:rPr>
              <w:t>14</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p w14:paraId="2D4461F7" w14:textId="4C39A561" w:rsidR="008C4251" w:rsidRPr="00421448" w:rsidRDefault="652361BB" w:rsidP="652361BB">
            <w:pPr>
              <w:spacing w:line="0" w:lineRule="atLeast"/>
              <w:rPr>
                <w:rFonts w:cs="Times New Roman"/>
              </w:rPr>
            </w:pPr>
            <w:r w:rsidRPr="652361BB">
              <w:rPr>
                <w:rFonts w:cs="Times New Roman"/>
              </w:rPr>
              <w:t>5</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p w14:paraId="336F0EE2" w14:textId="22F75844" w:rsidR="008C4251" w:rsidRPr="00421448" w:rsidRDefault="1AF91A83" w:rsidP="652361BB">
            <w:pPr>
              <w:spacing w:line="0" w:lineRule="atLeast"/>
              <w:rPr>
                <w:rFonts w:cs="Times New Roman"/>
              </w:rPr>
            </w:pPr>
            <w:r w:rsidRPr="1AF91A83">
              <w:rPr>
                <w:rFonts w:cs="Times New Roman"/>
              </w:rPr>
              <w:t>2</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69AB8E3" w14:textId="27B5C407" w:rsidR="008C4251" w:rsidRPr="00421448" w:rsidRDefault="1AF91A83" w:rsidP="652361BB">
            <w:pPr>
              <w:spacing w:line="0" w:lineRule="atLeast"/>
              <w:jc w:val="center"/>
              <w:rPr>
                <w:rFonts w:cs="Times New Roman"/>
              </w:rPr>
            </w:pPr>
            <w:r w:rsidRPr="1AF91A83">
              <w:rPr>
                <w:rFonts w:cs="Times New Roman"/>
              </w:rPr>
              <w:t>3</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8B3AC90" w14:textId="4640F8BE" w:rsidR="008C4251" w:rsidRPr="00421448" w:rsidRDefault="66B18BEE" w:rsidP="16D0B965">
            <w:pPr>
              <w:spacing w:line="0" w:lineRule="atLeast"/>
              <w:jc w:val="center"/>
              <w:rPr>
                <w:rFonts w:cs="Times New Roman"/>
              </w:rPr>
            </w:pPr>
            <w:r w:rsidRPr="00E358BD">
              <w:rPr>
                <w:rFonts w:cs="Times New Roman"/>
                <w:color w:val="00B050"/>
              </w:rPr>
              <w:t>12</w:t>
            </w:r>
          </w:p>
        </w:tc>
      </w:tr>
      <w:tr w:rsidR="008C4251" w:rsidRPr="00843F55" w14:paraId="2CD389C3" w14:textId="77777777" w:rsidTr="79DF85D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12F68055" w14:textId="77777777" w:rsidR="008C4251" w:rsidRPr="00421448" w:rsidRDefault="17C0AB90" w:rsidP="652361BB">
            <w:pPr>
              <w:spacing w:line="0" w:lineRule="atLeast"/>
              <w:rPr>
                <w:rFonts w:cs="Times New Roman"/>
              </w:rPr>
            </w:pPr>
            <w:r w:rsidRPr="652361BB">
              <w:rPr>
                <w:rFonts w:cs="Times New Roman"/>
              </w:rPr>
              <w:t>North Dakota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15A600C4" w14:textId="2775DB5D" w:rsidR="008C4251" w:rsidRPr="00421448" w:rsidRDefault="17C0AB90" w:rsidP="652361BB">
            <w:pPr>
              <w:spacing w:line="0" w:lineRule="atLeast"/>
              <w:rPr>
                <w:rFonts w:cs="Times New Roman"/>
              </w:rPr>
            </w:pPr>
            <w:r w:rsidRPr="652361BB">
              <w:rPr>
                <w:rFonts w:cs="Times New Roman"/>
              </w:rPr>
              <w:t>1</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p w14:paraId="1C782869" w14:textId="064AAF12" w:rsidR="008C4251" w:rsidRPr="00421448" w:rsidRDefault="17C0AB90" w:rsidP="652361BB">
            <w:pPr>
              <w:spacing w:line="0" w:lineRule="atLeast"/>
              <w:rPr>
                <w:rFonts w:cs="Times New Roman"/>
              </w:rPr>
            </w:pPr>
            <w:r w:rsidRPr="652361BB">
              <w:rPr>
                <w:rFonts w:cs="Times New Roman"/>
              </w:rPr>
              <w:t>1</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p w14:paraId="48B30961" w14:textId="74582D70" w:rsidR="008C4251" w:rsidRPr="00421448" w:rsidRDefault="2433542A" w:rsidP="652361BB">
            <w:pPr>
              <w:spacing w:line="0" w:lineRule="atLeast"/>
              <w:rPr>
                <w:rFonts w:cs="Times New Roman"/>
              </w:rPr>
            </w:pPr>
            <w:r w:rsidRPr="79DF85DE">
              <w:rPr>
                <w:rFonts w:cs="Times New Roman"/>
              </w:rPr>
              <w:t>9</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77BA1C9" w14:textId="18A2565E" w:rsidR="008C4251" w:rsidRPr="00421448" w:rsidRDefault="1AF91A83" w:rsidP="652361BB">
            <w:pPr>
              <w:spacing w:line="0" w:lineRule="atLeast"/>
              <w:jc w:val="center"/>
              <w:rPr>
                <w:rFonts w:cs="Times New Roman"/>
              </w:rPr>
            </w:pPr>
            <w:r w:rsidRPr="79DF85DE">
              <w:rPr>
                <w:rFonts w:cs="Times New Roman"/>
              </w:rPr>
              <w:t>-</w:t>
            </w:r>
            <w:r w:rsidR="099BE144" w:rsidRPr="79DF85DE">
              <w:rPr>
                <w:rFonts w:cs="Times New Roman"/>
              </w:rPr>
              <w:t>8</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CFA63CC" w14:textId="3ED7E493" w:rsidR="008C4251" w:rsidRPr="00421448" w:rsidRDefault="1AF91A83" w:rsidP="652361BB">
            <w:pPr>
              <w:spacing w:line="0" w:lineRule="atLeast"/>
              <w:jc w:val="center"/>
              <w:rPr>
                <w:rFonts w:cs="Times New Roman"/>
              </w:rPr>
            </w:pPr>
            <w:r w:rsidRPr="79DF85DE">
              <w:rPr>
                <w:rFonts w:cs="Times New Roman"/>
              </w:rPr>
              <w:t>-</w:t>
            </w:r>
            <w:r w:rsidR="34609113" w:rsidRPr="79DF85DE">
              <w:rPr>
                <w:rFonts w:cs="Times New Roman"/>
              </w:rPr>
              <w:t>8</w:t>
            </w:r>
          </w:p>
        </w:tc>
      </w:tr>
      <w:tr w:rsidR="008C4251" w:rsidRPr="00843F55" w14:paraId="041CEEAA" w14:textId="77777777" w:rsidTr="79DF85D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A58D308" w14:textId="77777777" w:rsidR="008C4251" w:rsidRPr="00421448" w:rsidRDefault="17C0AB90" w:rsidP="652361BB">
            <w:pPr>
              <w:spacing w:line="0" w:lineRule="atLeast"/>
              <w:rPr>
                <w:rFonts w:cs="Times New Roman"/>
              </w:rPr>
            </w:pPr>
            <w:r w:rsidRPr="652361BB">
              <w:rPr>
                <w:rFonts w:cs="Times New Roman"/>
              </w:rPr>
              <w:lastRenderedPageBreak/>
              <w:t>Ohio</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CA4C7E7" w14:textId="52F9BD49" w:rsidR="008C4251" w:rsidRPr="00421448" w:rsidRDefault="17C0AB90" w:rsidP="652361BB">
            <w:pPr>
              <w:spacing w:line="0" w:lineRule="atLeast"/>
              <w:rPr>
                <w:rFonts w:cs="Times New Roman"/>
              </w:rPr>
            </w:pPr>
            <w:r w:rsidRPr="652361BB">
              <w:rPr>
                <w:rFonts w:cs="Times New Roman"/>
              </w:rPr>
              <w:t>13</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p w14:paraId="6895B545" w14:textId="382C8CFE" w:rsidR="008C4251" w:rsidRPr="00421448" w:rsidRDefault="652361BB" w:rsidP="652361BB">
            <w:pPr>
              <w:spacing w:line="0" w:lineRule="atLeast"/>
              <w:rPr>
                <w:rFonts w:cs="Times New Roman"/>
              </w:rPr>
            </w:pPr>
            <w:r w:rsidRPr="652361BB">
              <w:rPr>
                <w:rFonts w:cs="Times New Roman"/>
              </w:rPr>
              <w:t>24</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p w14:paraId="5257F56D" w14:textId="31612912" w:rsidR="008C4251" w:rsidRPr="00421448" w:rsidRDefault="1AF91A83" w:rsidP="652361BB">
            <w:pPr>
              <w:spacing w:line="0" w:lineRule="atLeast"/>
              <w:rPr>
                <w:rFonts w:cs="Times New Roman"/>
              </w:rPr>
            </w:pPr>
            <w:r w:rsidRPr="79DF85DE">
              <w:rPr>
                <w:rFonts w:cs="Times New Roman"/>
              </w:rPr>
              <w:t>1</w:t>
            </w:r>
            <w:r w:rsidR="582ED625" w:rsidRPr="79DF85DE">
              <w:rPr>
                <w:rFonts w:cs="Times New Roman"/>
              </w:rPr>
              <w:t>7</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36F3CE1" w14:textId="269170CC" w:rsidR="008C4251" w:rsidRPr="00421448" w:rsidRDefault="5DA63416" w:rsidP="652361BB">
            <w:pPr>
              <w:spacing w:line="0" w:lineRule="atLeast"/>
              <w:jc w:val="center"/>
              <w:rPr>
                <w:rFonts w:cs="Times New Roman"/>
              </w:rPr>
            </w:pPr>
            <w:r w:rsidRPr="79DF85DE">
              <w:rPr>
                <w:rFonts w:cs="Times New Roman"/>
              </w:rPr>
              <w:t>7</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D7F34E5" w14:textId="5027575E" w:rsidR="008C4251" w:rsidRPr="00421448" w:rsidRDefault="1B687B6C" w:rsidP="16D0B965">
            <w:pPr>
              <w:spacing w:line="0" w:lineRule="atLeast"/>
              <w:jc w:val="center"/>
              <w:rPr>
                <w:rFonts w:cs="Times New Roman"/>
              </w:rPr>
            </w:pPr>
            <w:r w:rsidRPr="79DF85DE">
              <w:rPr>
                <w:rFonts w:cs="Times New Roman"/>
              </w:rPr>
              <w:t>-4</w:t>
            </w:r>
          </w:p>
        </w:tc>
      </w:tr>
      <w:tr w:rsidR="008C4251" w:rsidRPr="00843F55" w14:paraId="49821248" w14:textId="77777777" w:rsidTr="79DF85D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4FCAF72" w14:textId="77777777" w:rsidR="008C4251" w:rsidRPr="00421448" w:rsidRDefault="17C0AB90" w:rsidP="652361BB">
            <w:pPr>
              <w:spacing w:line="0" w:lineRule="atLeast"/>
              <w:rPr>
                <w:rFonts w:cs="Times New Roman"/>
              </w:rPr>
            </w:pPr>
            <w:r w:rsidRPr="652361BB">
              <w:rPr>
                <w:rFonts w:cs="Times New Roman"/>
              </w:rPr>
              <w:t>Oklahoma</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CE39163" w14:textId="6CC70BE5" w:rsidR="008C4251" w:rsidRPr="00421448" w:rsidRDefault="652361BB" w:rsidP="652361BB">
            <w:pPr>
              <w:spacing w:line="0" w:lineRule="atLeast"/>
              <w:rPr>
                <w:rFonts w:cs="Times New Roman"/>
              </w:rPr>
            </w:pPr>
            <w:r w:rsidRPr="652361BB">
              <w:rPr>
                <w:rFonts w:cs="Times New Roman"/>
              </w:rPr>
              <w:t>34</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p w14:paraId="514D6F29" w14:textId="62F8354E" w:rsidR="008C4251" w:rsidRPr="00421448" w:rsidRDefault="17C0AB90" w:rsidP="652361BB">
            <w:pPr>
              <w:spacing w:line="0" w:lineRule="atLeast"/>
              <w:rPr>
                <w:rFonts w:cs="Times New Roman"/>
              </w:rPr>
            </w:pPr>
            <w:r w:rsidRPr="652361BB">
              <w:rPr>
                <w:rFonts w:cs="Times New Roman"/>
              </w:rPr>
              <w:t>36</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p w14:paraId="22AE5CD3" w14:textId="129B012A" w:rsidR="008C4251" w:rsidRPr="00421448" w:rsidRDefault="1AF91A83" w:rsidP="652361BB">
            <w:pPr>
              <w:spacing w:line="0" w:lineRule="atLeast"/>
              <w:rPr>
                <w:rFonts w:cs="Times New Roman"/>
              </w:rPr>
            </w:pPr>
            <w:r w:rsidRPr="79DF85DE">
              <w:rPr>
                <w:rFonts w:cs="Times New Roman"/>
              </w:rPr>
              <w:t>4</w:t>
            </w:r>
            <w:r w:rsidR="46BB49E0" w:rsidRPr="79DF85DE">
              <w:rPr>
                <w:rFonts w:cs="Times New Roman"/>
              </w:rPr>
              <w:t>5</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62BD7D5" w14:textId="19A0BA23" w:rsidR="008C4251" w:rsidRPr="00421448" w:rsidRDefault="1AF91A83" w:rsidP="652361BB">
            <w:pPr>
              <w:spacing w:line="0" w:lineRule="atLeast"/>
              <w:jc w:val="center"/>
              <w:rPr>
                <w:rFonts w:cs="Times New Roman"/>
              </w:rPr>
            </w:pPr>
            <w:r w:rsidRPr="79DF85DE">
              <w:rPr>
                <w:rFonts w:cs="Times New Roman"/>
              </w:rPr>
              <w:t>-</w:t>
            </w:r>
            <w:r w:rsidR="4BBA8B4D" w:rsidRPr="79DF85DE">
              <w:rPr>
                <w:rFonts w:cs="Times New Roman"/>
              </w:rPr>
              <w:t>9</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B03BD4E" w14:textId="6EDAA56C" w:rsidR="008C4251" w:rsidRPr="00421448" w:rsidRDefault="1AF91A83" w:rsidP="652361BB">
            <w:pPr>
              <w:spacing w:line="0" w:lineRule="atLeast"/>
              <w:jc w:val="center"/>
              <w:rPr>
                <w:rFonts w:cs="Times New Roman"/>
              </w:rPr>
            </w:pPr>
            <w:r w:rsidRPr="00E358BD">
              <w:rPr>
                <w:rFonts w:cs="Times New Roman"/>
                <w:color w:val="FF0000"/>
              </w:rPr>
              <w:t>-1</w:t>
            </w:r>
            <w:r w:rsidR="0D1AC392" w:rsidRPr="00E358BD">
              <w:rPr>
                <w:rFonts w:cs="Times New Roman"/>
                <w:color w:val="FF0000"/>
              </w:rPr>
              <w:t>1</w:t>
            </w:r>
          </w:p>
        </w:tc>
      </w:tr>
      <w:tr w:rsidR="008C4251" w:rsidRPr="00843F55" w14:paraId="2307B9DB" w14:textId="77777777" w:rsidTr="79DF85D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1E042FCC" w14:textId="77777777" w:rsidR="008C4251" w:rsidRPr="00421448" w:rsidRDefault="17C0AB90" w:rsidP="652361BB">
            <w:pPr>
              <w:spacing w:line="0" w:lineRule="atLeast"/>
              <w:rPr>
                <w:rFonts w:cs="Times New Roman"/>
              </w:rPr>
            </w:pPr>
            <w:r w:rsidRPr="652361BB">
              <w:rPr>
                <w:rFonts w:cs="Times New Roman"/>
              </w:rPr>
              <w:t>Oregon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1AA5E35" w14:textId="517460D9" w:rsidR="008C4251" w:rsidRPr="00421448" w:rsidRDefault="652361BB" w:rsidP="652361BB">
            <w:pPr>
              <w:spacing w:line="0" w:lineRule="atLeast"/>
              <w:rPr>
                <w:rFonts w:cs="Times New Roman"/>
              </w:rPr>
            </w:pPr>
            <w:r w:rsidRPr="652361BB">
              <w:rPr>
                <w:rFonts w:cs="Times New Roman"/>
              </w:rPr>
              <w:t>28</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p w14:paraId="1FECDA78" w14:textId="6579FD52" w:rsidR="008C4251" w:rsidRPr="00421448" w:rsidRDefault="17C0AB90" w:rsidP="652361BB">
            <w:pPr>
              <w:spacing w:line="0" w:lineRule="atLeast"/>
              <w:rPr>
                <w:rFonts w:cs="Times New Roman"/>
              </w:rPr>
            </w:pPr>
            <w:r w:rsidRPr="652361BB">
              <w:rPr>
                <w:rFonts w:cs="Times New Roman"/>
              </w:rPr>
              <w:t>25</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p w14:paraId="5C85DE72" w14:textId="034C5072" w:rsidR="008C4251" w:rsidRPr="00421448" w:rsidRDefault="1AF91A83" w:rsidP="652361BB">
            <w:pPr>
              <w:spacing w:line="0" w:lineRule="atLeast"/>
              <w:rPr>
                <w:rFonts w:cs="Times New Roman"/>
              </w:rPr>
            </w:pPr>
            <w:r w:rsidRPr="79DF85DE">
              <w:rPr>
                <w:rFonts w:cs="Times New Roman"/>
              </w:rPr>
              <w:t>3</w:t>
            </w:r>
            <w:r w:rsidR="43FE57A5" w:rsidRPr="79DF85DE">
              <w:rPr>
                <w:rFonts w:cs="Times New Roman"/>
              </w:rPr>
              <w:t>7</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6B3A5BD" w14:textId="7E3FC27E" w:rsidR="008C4251" w:rsidRPr="00421448" w:rsidRDefault="6427B2EA" w:rsidP="652361BB">
            <w:pPr>
              <w:spacing w:line="0" w:lineRule="atLeast"/>
              <w:jc w:val="center"/>
              <w:rPr>
                <w:rFonts w:cs="Times New Roman"/>
              </w:rPr>
            </w:pPr>
            <w:r w:rsidRPr="00E358BD">
              <w:rPr>
                <w:rFonts w:cs="Times New Roman"/>
                <w:color w:val="FF0000"/>
              </w:rPr>
              <w:t>-</w:t>
            </w:r>
            <w:r w:rsidR="4599262B" w:rsidRPr="00E358BD">
              <w:rPr>
                <w:rFonts w:cs="Times New Roman"/>
                <w:color w:val="FF0000"/>
              </w:rPr>
              <w:t>12</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4EA13D6" w14:textId="65FCC913" w:rsidR="008C4251" w:rsidRPr="00421448" w:rsidRDefault="17C0AB90" w:rsidP="652361BB">
            <w:pPr>
              <w:spacing w:line="0" w:lineRule="atLeast"/>
              <w:jc w:val="center"/>
              <w:rPr>
                <w:rFonts w:cs="Times New Roman"/>
              </w:rPr>
            </w:pPr>
            <w:r w:rsidRPr="79DF85DE">
              <w:rPr>
                <w:rFonts w:cs="Times New Roman"/>
              </w:rPr>
              <w:t>-</w:t>
            </w:r>
            <w:r w:rsidR="5B300808" w:rsidRPr="79DF85DE">
              <w:rPr>
                <w:rFonts w:cs="Times New Roman"/>
              </w:rPr>
              <w:t>9</w:t>
            </w:r>
          </w:p>
        </w:tc>
      </w:tr>
      <w:tr w:rsidR="008C4251" w:rsidRPr="00843F55" w14:paraId="010F1779" w14:textId="77777777" w:rsidTr="79DF85D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A71DA7A" w14:textId="77777777" w:rsidR="008C4251" w:rsidRPr="00421448" w:rsidRDefault="17C0AB90" w:rsidP="652361BB">
            <w:pPr>
              <w:spacing w:line="0" w:lineRule="atLeast"/>
              <w:rPr>
                <w:rFonts w:cs="Times New Roman"/>
              </w:rPr>
            </w:pPr>
            <w:r w:rsidRPr="652361BB">
              <w:rPr>
                <w:rFonts w:cs="Times New Roman"/>
              </w:rPr>
              <w:t>Pennsylvania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CD764F1" w14:textId="3EEF46C9" w:rsidR="008C4251" w:rsidRPr="00421448" w:rsidRDefault="17C0AB90" w:rsidP="652361BB">
            <w:pPr>
              <w:spacing w:line="0" w:lineRule="atLeast"/>
              <w:rPr>
                <w:rFonts w:cs="Times New Roman"/>
              </w:rPr>
            </w:pPr>
            <w:r w:rsidRPr="652361BB">
              <w:rPr>
                <w:rFonts w:cs="Times New Roman"/>
              </w:rPr>
              <w:t>39</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p w14:paraId="6E485DAB" w14:textId="3B4CA0E6" w:rsidR="008C4251" w:rsidRPr="00421448" w:rsidRDefault="17C0AB90" w:rsidP="652361BB">
            <w:pPr>
              <w:spacing w:line="0" w:lineRule="atLeast"/>
              <w:rPr>
                <w:rFonts w:cs="Times New Roman"/>
              </w:rPr>
            </w:pPr>
            <w:r w:rsidRPr="652361BB">
              <w:rPr>
                <w:rFonts w:cs="Times New Roman"/>
              </w:rPr>
              <w:t>39</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p w14:paraId="693E6D84" w14:textId="28271CCD" w:rsidR="008C4251" w:rsidRPr="00421448" w:rsidRDefault="6B4D8098" w:rsidP="652361BB">
            <w:pPr>
              <w:spacing w:line="0" w:lineRule="atLeast"/>
              <w:rPr>
                <w:rFonts w:cs="Times New Roman"/>
              </w:rPr>
            </w:pPr>
            <w:r w:rsidRPr="79DF85DE">
              <w:rPr>
                <w:rFonts w:cs="Times New Roman"/>
              </w:rPr>
              <w:t>41</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AFC5FA9" w14:textId="3B1ACE07" w:rsidR="008C4251" w:rsidRPr="00421448" w:rsidRDefault="507D388B" w:rsidP="652361BB">
            <w:pPr>
              <w:spacing w:line="0" w:lineRule="atLeast"/>
              <w:jc w:val="center"/>
              <w:rPr>
                <w:rFonts w:cs="Times New Roman"/>
              </w:rPr>
            </w:pPr>
            <w:r w:rsidRPr="79DF85DE">
              <w:rPr>
                <w:rFonts w:cs="Times New Roman"/>
              </w:rPr>
              <w:t>-2</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EEE8FCA" w14:textId="26345117" w:rsidR="008C4251" w:rsidRPr="00421448" w:rsidRDefault="60480ACA" w:rsidP="652361BB">
            <w:pPr>
              <w:spacing w:line="0" w:lineRule="atLeast"/>
              <w:jc w:val="center"/>
              <w:rPr>
                <w:rFonts w:cs="Times New Roman"/>
              </w:rPr>
            </w:pPr>
            <w:r w:rsidRPr="79DF85DE">
              <w:rPr>
                <w:rFonts w:cs="Times New Roman"/>
              </w:rPr>
              <w:t>-2</w:t>
            </w:r>
          </w:p>
        </w:tc>
      </w:tr>
      <w:tr w:rsidR="008C4251" w:rsidRPr="00843F55" w14:paraId="50B64328" w14:textId="77777777" w:rsidTr="79DF85D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B041D54" w14:textId="77777777" w:rsidR="008C4251" w:rsidRPr="00421448" w:rsidRDefault="17C0AB90" w:rsidP="652361BB">
            <w:pPr>
              <w:spacing w:line="0" w:lineRule="atLeast"/>
              <w:rPr>
                <w:rFonts w:cs="Times New Roman"/>
              </w:rPr>
            </w:pPr>
            <w:r w:rsidRPr="652361BB">
              <w:rPr>
                <w:rFonts w:cs="Times New Roman"/>
              </w:rPr>
              <w:t>Rhode Island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7E5E4FA" w14:textId="744DEBE3" w:rsidR="008C4251" w:rsidRPr="00421448" w:rsidRDefault="17C0AB90" w:rsidP="652361BB">
            <w:pPr>
              <w:spacing w:line="0" w:lineRule="atLeast"/>
              <w:rPr>
                <w:rFonts w:cs="Times New Roman"/>
              </w:rPr>
            </w:pPr>
            <w:r w:rsidRPr="652361BB">
              <w:rPr>
                <w:rFonts w:cs="Times New Roman"/>
              </w:rPr>
              <w:t>46</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p w14:paraId="398E185F" w14:textId="37F649AF" w:rsidR="008C4251" w:rsidRPr="00421448" w:rsidRDefault="17C0AB90" w:rsidP="652361BB">
            <w:pPr>
              <w:spacing w:line="0" w:lineRule="atLeast"/>
              <w:rPr>
                <w:rFonts w:cs="Times New Roman"/>
              </w:rPr>
            </w:pPr>
            <w:r w:rsidRPr="652361BB">
              <w:rPr>
                <w:rFonts w:cs="Times New Roman"/>
              </w:rPr>
              <w:t>49</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p w14:paraId="1B49CE47" w14:textId="6C5A1705" w:rsidR="008C4251" w:rsidRPr="00421448" w:rsidRDefault="43211BDB" w:rsidP="652361BB">
            <w:pPr>
              <w:spacing w:line="0" w:lineRule="atLeast"/>
              <w:rPr>
                <w:rFonts w:cs="Times New Roman"/>
              </w:rPr>
            </w:pPr>
            <w:r w:rsidRPr="79DF85DE">
              <w:rPr>
                <w:rFonts w:cs="Times New Roman"/>
              </w:rPr>
              <w:t>4</w:t>
            </w:r>
            <w:r w:rsidR="28C54618" w:rsidRPr="79DF85DE">
              <w:rPr>
                <w:rFonts w:cs="Times New Roman"/>
              </w:rPr>
              <w:t>2</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97B447E" w14:textId="5CEDD216" w:rsidR="008C4251" w:rsidRPr="00421448" w:rsidRDefault="1385D23F" w:rsidP="652361BB">
            <w:pPr>
              <w:spacing w:line="0" w:lineRule="atLeast"/>
              <w:jc w:val="center"/>
              <w:rPr>
                <w:rFonts w:cs="Times New Roman"/>
              </w:rPr>
            </w:pPr>
            <w:r w:rsidRPr="79DF85DE">
              <w:rPr>
                <w:rFonts w:cs="Times New Roman"/>
              </w:rPr>
              <w:t>7</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8FF99A7" w14:textId="7FDEB083" w:rsidR="008C4251" w:rsidRPr="00421448" w:rsidRDefault="4CA4525D" w:rsidP="652361BB">
            <w:pPr>
              <w:spacing w:line="0" w:lineRule="atLeast"/>
              <w:jc w:val="center"/>
              <w:rPr>
                <w:rFonts w:cs="Times New Roman"/>
              </w:rPr>
            </w:pPr>
            <w:r w:rsidRPr="79DF85DE">
              <w:rPr>
                <w:rFonts w:cs="Times New Roman"/>
              </w:rPr>
              <w:t>4</w:t>
            </w:r>
          </w:p>
        </w:tc>
      </w:tr>
      <w:tr w:rsidR="008C4251" w:rsidRPr="00843F55" w14:paraId="57A5DA1D" w14:textId="77777777" w:rsidTr="79DF85D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B3B24CD" w14:textId="77777777" w:rsidR="008C4251" w:rsidRPr="00421448" w:rsidRDefault="17C0AB90" w:rsidP="652361BB">
            <w:pPr>
              <w:spacing w:line="0" w:lineRule="atLeast"/>
              <w:rPr>
                <w:rFonts w:cs="Times New Roman"/>
              </w:rPr>
            </w:pPr>
            <w:r w:rsidRPr="652361BB">
              <w:rPr>
                <w:rFonts w:cs="Times New Roman"/>
              </w:rPr>
              <w:t>South Carolina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6FFD36C" w14:textId="428B8FB6" w:rsidR="008C4251" w:rsidRPr="00421448" w:rsidRDefault="652361BB" w:rsidP="652361BB">
            <w:pPr>
              <w:spacing w:line="0" w:lineRule="atLeast"/>
              <w:rPr>
                <w:rFonts w:cs="Times New Roman"/>
              </w:rPr>
            </w:pPr>
            <w:r w:rsidRPr="652361BB">
              <w:rPr>
                <w:rFonts w:cs="Times New Roman"/>
              </w:rPr>
              <w:t>6</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p w14:paraId="3F5E8EF5" w14:textId="7CA21E24" w:rsidR="008C4251" w:rsidRPr="00421448" w:rsidRDefault="652361BB" w:rsidP="652361BB">
            <w:pPr>
              <w:spacing w:line="0" w:lineRule="atLeast"/>
              <w:rPr>
                <w:rFonts w:cs="Times New Roman"/>
              </w:rPr>
            </w:pPr>
            <w:r w:rsidRPr="652361BB">
              <w:rPr>
                <w:rFonts w:cs="Times New Roman"/>
              </w:rPr>
              <w:t>23</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p w14:paraId="299F13BD" w14:textId="2533AA72" w:rsidR="008C4251" w:rsidRPr="00421448" w:rsidRDefault="1AF91A83" w:rsidP="652361BB">
            <w:pPr>
              <w:spacing w:line="0" w:lineRule="atLeast"/>
              <w:rPr>
                <w:rFonts w:cs="Times New Roman"/>
              </w:rPr>
            </w:pPr>
            <w:r w:rsidRPr="1AF91A83">
              <w:rPr>
                <w:rFonts w:cs="Times New Roman"/>
              </w:rPr>
              <w:t>6</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6C4FF1E" w14:textId="03D3E7F5" w:rsidR="008C4251" w:rsidRPr="00421448" w:rsidRDefault="51C17CB1" w:rsidP="16D0B965">
            <w:pPr>
              <w:spacing w:line="0" w:lineRule="atLeast"/>
              <w:jc w:val="center"/>
              <w:rPr>
                <w:rFonts w:cs="Times New Roman"/>
              </w:rPr>
            </w:pPr>
            <w:r w:rsidRPr="00E358BD">
              <w:rPr>
                <w:rFonts w:cs="Times New Roman"/>
                <w:color w:val="00B050"/>
              </w:rPr>
              <w:t>17</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E7C0A59" w14:textId="3321DA5C" w:rsidR="008C4251" w:rsidRPr="00421448" w:rsidRDefault="1AF91A83" w:rsidP="652361BB">
            <w:pPr>
              <w:spacing w:line="0" w:lineRule="atLeast"/>
              <w:jc w:val="center"/>
              <w:rPr>
                <w:rFonts w:cs="Times New Roman"/>
              </w:rPr>
            </w:pPr>
            <w:r w:rsidRPr="1AF91A83">
              <w:rPr>
                <w:rFonts w:cs="Times New Roman"/>
              </w:rPr>
              <w:t>0</w:t>
            </w:r>
          </w:p>
        </w:tc>
      </w:tr>
      <w:tr w:rsidR="008C4251" w:rsidRPr="00843F55" w14:paraId="6CE398DD" w14:textId="77777777" w:rsidTr="79DF85D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10AD65F3" w14:textId="77777777" w:rsidR="008C4251" w:rsidRPr="00421448" w:rsidRDefault="17C0AB90" w:rsidP="652361BB">
            <w:pPr>
              <w:spacing w:line="0" w:lineRule="atLeast"/>
              <w:rPr>
                <w:rFonts w:cs="Times New Roman"/>
              </w:rPr>
            </w:pPr>
            <w:r w:rsidRPr="652361BB">
              <w:rPr>
                <w:rFonts w:cs="Times New Roman"/>
              </w:rPr>
              <w:t>South Dakota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72CE5D4" w14:textId="0052D429" w:rsidR="008C4251" w:rsidRPr="00421448" w:rsidRDefault="17C0AB90" w:rsidP="652361BB">
            <w:pPr>
              <w:spacing w:line="0" w:lineRule="atLeast"/>
              <w:rPr>
                <w:rFonts w:cs="Times New Roman"/>
              </w:rPr>
            </w:pPr>
            <w:r w:rsidRPr="652361BB">
              <w:rPr>
                <w:rFonts w:cs="Times New Roman"/>
              </w:rPr>
              <w:t>11</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p w14:paraId="4079EBF4" w14:textId="619E599C" w:rsidR="008C4251" w:rsidRPr="00421448" w:rsidRDefault="652361BB" w:rsidP="652361BB">
            <w:pPr>
              <w:spacing w:line="0" w:lineRule="atLeast"/>
              <w:rPr>
                <w:rFonts w:cs="Times New Roman"/>
              </w:rPr>
            </w:pPr>
            <w:r w:rsidRPr="652361BB">
              <w:rPr>
                <w:rFonts w:cs="Times New Roman"/>
              </w:rPr>
              <w:t>9</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p w14:paraId="205DC5BC" w14:textId="3AFC2105" w:rsidR="008C4251" w:rsidRPr="00421448" w:rsidRDefault="3F22345C" w:rsidP="652361BB">
            <w:pPr>
              <w:spacing w:line="0" w:lineRule="atLeast"/>
              <w:rPr>
                <w:rFonts w:cs="Times New Roman"/>
              </w:rPr>
            </w:pPr>
            <w:r w:rsidRPr="79DF85DE">
              <w:rPr>
                <w:rFonts w:cs="Times New Roman"/>
              </w:rPr>
              <w:t>28</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8778BD2" w14:textId="75E26E47" w:rsidR="008C4251" w:rsidRPr="00E358BD" w:rsidRDefault="6427B2EA" w:rsidP="652361BB">
            <w:pPr>
              <w:spacing w:line="0" w:lineRule="atLeast"/>
              <w:jc w:val="center"/>
              <w:rPr>
                <w:rFonts w:cs="Times New Roman"/>
                <w:color w:val="FF0000"/>
              </w:rPr>
            </w:pPr>
            <w:r w:rsidRPr="00E358BD">
              <w:rPr>
                <w:rFonts w:cs="Times New Roman"/>
                <w:color w:val="FF0000"/>
              </w:rPr>
              <w:t>-</w:t>
            </w:r>
            <w:r w:rsidR="5D750EA3" w:rsidRPr="00E358BD">
              <w:rPr>
                <w:rFonts w:cs="Times New Roman"/>
                <w:color w:val="FF0000"/>
              </w:rPr>
              <w:t>19</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D3BDEEB" w14:textId="7C5B3402" w:rsidR="008C4251" w:rsidRPr="00E358BD" w:rsidRDefault="1AF91A83" w:rsidP="652361BB">
            <w:pPr>
              <w:spacing w:line="0" w:lineRule="atLeast"/>
              <w:jc w:val="center"/>
              <w:rPr>
                <w:rFonts w:cs="Times New Roman"/>
                <w:color w:val="FF0000"/>
              </w:rPr>
            </w:pPr>
            <w:r w:rsidRPr="00E358BD">
              <w:rPr>
                <w:rFonts w:cs="Times New Roman"/>
                <w:color w:val="FF0000"/>
              </w:rPr>
              <w:t>-</w:t>
            </w:r>
            <w:r w:rsidR="76FD5FBE" w:rsidRPr="00E358BD">
              <w:rPr>
                <w:rFonts w:cs="Times New Roman"/>
                <w:color w:val="FF0000"/>
              </w:rPr>
              <w:t>17</w:t>
            </w:r>
          </w:p>
        </w:tc>
      </w:tr>
      <w:tr w:rsidR="008C4251" w:rsidRPr="00843F55" w14:paraId="5E626741" w14:textId="77777777" w:rsidTr="79DF85D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26C38AA" w14:textId="77777777" w:rsidR="008C4251" w:rsidRPr="00421448" w:rsidRDefault="17C0AB90" w:rsidP="652361BB">
            <w:pPr>
              <w:spacing w:line="0" w:lineRule="atLeast"/>
              <w:rPr>
                <w:rFonts w:cs="Times New Roman"/>
              </w:rPr>
            </w:pPr>
            <w:r w:rsidRPr="652361BB">
              <w:rPr>
                <w:rFonts w:cs="Times New Roman"/>
              </w:rPr>
              <w:t>Tennessee</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CC6BEA1" w14:textId="4EE61153" w:rsidR="008C4251" w:rsidRPr="00421448" w:rsidRDefault="17C0AB90" w:rsidP="652361BB">
            <w:pPr>
              <w:spacing w:line="0" w:lineRule="atLeast"/>
              <w:rPr>
                <w:rFonts w:cs="Times New Roman"/>
              </w:rPr>
            </w:pPr>
            <w:r w:rsidRPr="652361BB">
              <w:rPr>
                <w:rFonts w:cs="Times New Roman"/>
              </w:rPr>
              <w:t>7</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p w14:paraId="2F8BFD7B" w14:textId="5E8143B0" w:rsidR="008C4251" w:rsidRPr="00421448" w:rsidRDefault="652361BB" w:rsidP="652361BB">
            <w:pPr>
              <w:spacing w:line="0" w:lineRule="atLeast"/>
              <w:rPr>
                <w:rFonts w:cs="Times New Roman"/>
              </w:rPr>
            </w:pPr>
            <w:r w:rsidRPr="652361BB">
              <w:rPr>
                <w:rFonts w:cs="Times New Roman"/>
              </w:rPr>
              <w:t>10</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p w14:paraId="28882D1B" w14:textId="19112F9F" w:rsidR="008C4251" w:rsidRPr="00421448" w:rsidRDefault="1AF91A83" w:rsidP="652361BB">
            <w:pPr>
              <w:spacing w:line="0" w:lineRule="atLeast"/>
              <w:rPr>
                <w:rFonts w:cs="Times New Roman"/>
              </w:rPr>
            </w:pPr>
            <w:r w:rsidRPr="1AF91A83">
              <w:rPr>
                <w:rFonts w:cs="Times New Roman"/>
              </w:rPr>
              <w:t>3</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B371AFC" w14:textId="6EB6DBD8" w:rsidR="008C4251" w:rsidRPr="00421448" w:rsidRDefault="1AF91A83" w:rsidP="652361BB">
            <w:pPr>
              <w:spacing w:line="0" w:lineRule="atLeast"/>
              <w:jc w:val="center"/>
              <w:rPr>
                <w:rFonts w:cs="Times New Roman"/>
              </w:rPr>
            </w:pPr>
            <w:r w:rsidRPr="1AF91A83">
              <w:rPr>
                <w:rFonts w:cs="Times New Roman"/>
              </w:rPr>
              <w:t>7</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C12F589" w14:textId="146F55CF" w:rsidR="008C4251" w:rsidRPr="00421448" w:rsidRDefault="1AF91A83" w:rsidP="652361BB">
            <w:pPr>
              <w:spacing w:line="0" w:lineRule="atLeast"/>
              <w:jc w:val="center"/>
              <w:rPr>
                <w:rFonts w:cs="Times New Roman"/>
              </w:rPr>
            </w:pPr>
            <w:r w:rsidRPr="1AF91A83">
              <w:rPr>
                <w:rFonts w:cs="Times New Roman"/>
              </w:rPr>
              <w:t>4</w:t>
            </w:r>
          </w:p>
        </w:tc>
      </w:tr>
      <w:tr w:rsidR="008C4251" w:rsidRPr="00843F55" w14:paraId="53BEDA42" w14:textId="77777777" w:rsidTr="79DF85D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0200454" w14:textId="77777777" w:rsidR="008C4251" w:rsidRPr="00421448" w:rsidRDefault="17C0AB90" w:rsidP="652361BB">
            <w:pPr>
              <w:spacing w:line="0" w:lineRule="atLeast"/>
              <w:rPr>
                <w:rFonts w:cs="Times New Roman"/>
              </w:rPr>
            </w:pPr>
            <w:r w:rsidRPr="652361BB">
              <w:rPr>
                <w:rFonts w:cs="Times New Roman"/>
              </w:rPr>
              <w:t>Texas</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752CA94" w14:textId="3D69A5D6" w:rsidR="008C4251" w:rsidRPr="00421448" w:rsidRDefault="652361BB" w:rsidP="652361BB">
            <w:pPr>
              <w:spacing w:line="0" w:lineRule="atLeast"/>
              <w:rPr>
                <w:rFonts w:cs="Times New Roman"/>
              </w:rPr>
            </w:pPr>
            <w:r w:rsidRPr="652361BB">
              <w:rPr>
                <w:rFonts w:cs="Times New Roman"/>
              </w:rPr>
              <w:t>18</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p w14:paraId="6E327538" w14:textId="521C6DE8" w:rsidR="008C4251" w:rsidRPr="00421448" w:rsidRDefault="17C0AB90" w:rsidP="652361BB">
            <w:pPr>
              <w:spacing w:line="0" w:lineRule="atLeast"/>
              <w:rPr>
                <w:rFonts w:cs="Times New Roman"/>
              </w:rPr>
            </w:pPr>
            <w:r w:rsidRPr="652361BB">
              <w:rPr>
                <w:rFonts w:cs="Times New Roman"/>
              </w:rPr>
              <w:t>16</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p w14:paraId="20C7CB53" w14:textId="192348B7" w:rsidR="008C4251" w:rsidRPr="00421448" w:rsidRDefault="17C0AB90" w:rsidP="652361BB">
            <w:pPr>
              <w:spacing w:line="0" w:lineRule="atLeast"/>
              <w:rPr>
                <w:rFonts w:cs="Times New Roman"/>
              </w:rPr>
            </w:pPr>
            <w:r w:rsidRPr="79DF85DE">
              <w:rPr>
                <w:rFonts w:cs="Times New Roman"/>
              </w:rPr>
              <w:t>1</w:t>
            </w:r>
            <w:r w:rsidR="4E1B934B" w:rsidRPr="79DF85DE">
              <w:rPr>
                <w:rFonts w:cs="Times New Roman"/>
              </w:rPr>
              <w:t>9</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BCFEADF" w14:textId="396FE240" w:rsidR="008C4251" w:rsidRPr="00421448" w:rsidRDefault="21B459F2" w:rsidP="16D0B965">
            <w:pPr>
              <w:spacing w:line="0" w:lineRule="atLeast"/>
              <w:jc w:val="center"/>
              <w:rPr>
                <w:rFonts w:cs="Times New Roman"/>
              </w:rPr>
            </w:pPr>
            <w:r w:rsidRPr="79DF85DE">
              <w:rPr>
                <w:rFonts w:cs="Times New Roman"/>
              </w:rPr>
              <w:t>-3</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2723DEF" w14:textId="56C03508" w:rsidR="008C4251" w:rsidRPr="00421448" w:rsidRDefault="4087DCDB" w:rsidP="16D0B965">
            <w:pPr>
              <w:spacing w:line="0" w:lineRule="atLeast"/>
              <w:jc w:val="center"/>
              <w:rPr>
                <w:rFonts w:cs="Times New Roman"/>
              </w:rPr>
            </w:pPr>
            <w:r w:rsidRPr="79DF85DE">
              <w:rPr>
                <w:rFonts w:cs="Times New Roman"/>
              </w:rPr>
              <w:t>-1</w:t>
            </w:r>
          </w:p>
        </w:tc>
      </w:tr>
      <w:tr w:rsidR="008C4251" w:rsidRPr="00843F55" w14:paraId="784C71A8" w14:textId="77777777" w:rsidTr="79DF85D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BC7E70C" w14:textId="77777777" w:rsidR="008C4251" w:rsidRPr="00421448" w:rsidRDefault="17C0AB90" w:rsidP="652361BB">
            <w:pPr>
              <w:spacing w:line="0" w:lineRule="atLeast"/>
              <w:rPr>
                <w:rFonts w:cs="Times New Roman"/>
              </w:rPr>
            </w:pPr>
            <w:r w:rsidRPr="652361BB">
              <w:rPr>
                <w:rFonts w:cs="Times New Roman"/>
              </w:rPr>
              <w:t>Utah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1EF7A5BB" w14:textId="7B71D4CB" w:rsidR="008C4251" w:rsidRPr="00421448" w:rsidRDefault="652361BB" w:rsidP="652361BB">
            <w:pPr>
              <w:spacing w:line="0" w:lineRule="atLeast"/>
              <w:rPr>
                <w:rFonts w:cs="Times New Roman"/>
              </w:rPr>
            </w:pPr>
            <w:r w:rsidRPr="652361BB">
              <w:rPr>
                <w:rFonts w:cs="Times New Roman"/>
              </w:rPr>
              <w:t>17</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p w14:paraId="1D9DBFC4" w14:textId="48F32BE3" w:rsidR="008C4251" w:rsidRPr="00421448" w:rsidRDefault="652361BB" w:rsidP="652361BB">
            <w:pPr>
              <w:spacing w:line="0" w:lineRule="atLeast"/>
              <w:rPr>
                <w:rFonts w:cs="Times New Roman"/>
              </w:rPr>
            </w:pPr>
            <w:r w:rsidRPr="652361BB">
              <w:rPr>
                <w:rFonts w:cs="Times New Roman"/>
              </w:rPr>
              <w:t>6</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p w14:paraId="47D28AF5" w14:textId="14163822" w:rsidR="008C4251" w:rsidRPr="00421448" w:rsidRDefault="571FC8DF" w:rsidP="652361BB">
            <w:pPr>
              <w:spacing w:line="0" w:lineRule="atLeast"/>
              <w:rPr>
                <w:rFonts w:cs="Times New Roman"/>
              </w:rPr>
            </w:pPr>
            <w:r w:rsidRPr="79DF85DE">
              <w:rPr>
                <w:rFonts w:cs="Times New Roman"/>
              </w:rPr>
              <w:t>10</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329C127" w14:textId="5F0AA6F0" w:rsidR="008C4251" w:rsidRPr="00421448" w:rsidRDefault="08653784" w:rsidP="16D0B965">
            <w:pPr>
              <w:spacing w:line="0" w:lineRule="atLeast"/>
              <w:jc w:val="center"/>
              <w:rPr>
                <w:rFonts w:cs="Times New Roman"/>
              </w:rPr>
            </w:pPr>
            <w:r w:rsidRPr="79DF85DE">
              <w:rPr>
                <w:rFonts w:cs="Times New Roman"/>
              </w:rPr>
              <w:t>-4</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3E3E171" w14:textId="650012FF" w:rsidR="008C4251" w:rsidRPr="00421448" w:rsidRDefault="64850636" w:rsidP="16D0B965">
            <w:pPr>
              <w:spacing w:line="0" w:lineRule="atLeast"/>
              <w:jc w:val="center"/>
              <w:rPr>
                <w:rFonts w:cs="Times New Roman"/>
              </w:rPr>
            </w:pPr>
            <w:r w:rsidRPr="79DF85DE">
              <w:rPr>
                <w:rFonts w:cs="Times New Roman"/>
              </w:rPr>
              <w:t>7</w:t>
            </w:r>
          </w:p>
        </w:tc>
      </w:tr>
      <w:tr w:rsidR="008C4251" w:rsidRPr="00843F55" w14:paraId="210023F3" w14:textId="77777777" w:rsidTr="79DF85D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7B1306B" w14:textId="77777777" w:rsidR="008C4251" w:rsidRPr="00421448" w:rsidRDefault="17C0AB90" w:rsidP="652361BB">
            <w:pPr>
              <w:spacing w:line="0" w:lineRule="atLeast"/>
              <w:rPr>
                <w:rFonts w:cs="Times New Roman"/>
              </w:rPr>
            </w:pPr>
            <w:r w:rsidRPr="652361BB">
              <w:rPr>
                <w:rFonts w:cs="Times New Roman"/>
              </w:rPr>
              <w:t>Vermont</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39B5269" w14:textId="0E3AA155" w:rsidR="008C4251" w:rsidRPr="00421448" w:rsidRDefault="652361BB" w:rsidP="652361BB">
            <w:pPr>
              <w:spacing w:line="0" w:lineRule="atLeast"/>
              <w:rPr>
                <w:rFonts w:cs="Times New Roman"/>
              </w:rPr>
            </w:pPr>
            <w:r w:rsidRPr="652361BB">
              <w:rPr>
                <w:rFonts w:cs="Times New Roman"/>
              </w:rPr>
              <w:t>30</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p w14:paraId="08B5624F" w14:textId="019BD728" w:rsidR="008C4251" w:rsidRPr="00421448" w:rsidRDefault="652361BB" w:rsidP="652361BB">
            <w:pPr>
              <w:spacing w:line="0" w:lineRule="atLeast"/>
              <w:rPr>
                <w:rFonts w:cs="Times New Roman"/>
              </w:rPr>
            </w:pPr>
            <w:r w:rsidRPr="652361BB">
              <w:rPr>
                <w:rFonts w:cs="Times New Roman"/>
              </w:rPr>
              <w:t>13</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p w14:paraId="31893436" w14:textId="3A172F6E" w:rsidR="008C4251" w:rsidRPr="00421448" w:rsidRDefault="427DD92F" w:rsidP="652361BB">
            <w:pPr>
              <w:spacing w:line="0" w:lineRule="atLeast"/>
              <w:rPr>
                <w:rFonts w:cs="Times New Roman"/>
              </w:rPr>
            </w:pPr>
            <w:r w:rsidRPr="79DF85DE">
              <w:rPr>
                <w:rFonts w:cs="Times New Roman"/>
              </w:rPr>
              <w:t>38</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7A4C857" w14:textId="6FBA4891" w:rsidR="008C4251" w:rsidRPr="00421448" w:rsidRDefault="6427B2EA" w:rsidP="652361BB">
            <w:pPr>
              <w:spacing w:line="0" w:lineRule="atLeast"/>
              <w:jc w:val="center"/>
              <w:rPr>
                <w:rFonts w:cs="Times New Roman"/>
              </w:rPr>
            </w:pPr>
            <w:r w:rsidRPr="00E358BD">
              <w:rPr>
                <w:rFonts w:cs="Times New Roman"/>
                <w:color w:val="FF0000"/>
              </w:rPr>
              <w:t>-</w:t>
            </w:r>
            <w:r w:rsidR="02363224" w:rsidRPr="00E358BD">
              <w:rPr>
                <w:rFonts w:cs="Times New Roman"/>
                <w:color w:val="FF0000"/>
              </w:rPr>
              <w:t>25</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7A6B1D0" w14:textId="37CD9B32" w:rsidR="008C4251" w:rsidRPr="00421448" w:rsidRDefault="1AF91A83" w:rsidP="652361BB">
            <w:pPr>
              <w:spacing w:line="0" w:lineRule="atLeast"/>
              <w:jc w:val="center"/>
              <w:rPr>
                <w:rFonts w:cs="Times New Roman"/>
              </w:rPr>
            </w:pPr>
            <w:r w:rsidRPr="79DF85DE">
              <w:rPr>
                <w:rFonts w:cs="Times New Roman"/>
              </w:rPr>
              <w:t>-</w:t>
            </w:r>
            <w:r w:rsidR="70EA0C80" w:rsidRPr="79DF85DE">
              <w:rPr>
                <w:rFonts w:cs="Times New Roman"/>
              </w:rPr>
              <w:t>8</w:t>
            </w:r>
          </w:p>
        </w:tc>
      </w:tr>
      <w:tr w:rsidR="008C4251" w:rsidRPr="00843F55" w14:paraId="7F345691" w14:textId="77777777" w:rsidTr="79DF85D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1D6FDB46" w14:textId="77777777" w:rsidR="008C4251" w:rsidRPr="00421448" w:rsidRDefault="17C0AB90" w:rsidP="652361BB">
            <w:pPr>
              <w:spacing w:line="0" w:lineRule="atLeast"/>
              <w:rPr>
                <w:rFonts w:cs="Times New Roman"/>
              </w:rPr>
            </w:pPr>
            <w:r w:rsidRPr="652361BB">
              <w:rPr>
                <w:rFonts w:cs="Times New Roman"/>
              </w:rPr>
              <w:t>Virginia</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73BD688" w14:textId="75AAD598" w:rsidR="008C4251" w:rsidRPr="00421448" w:rsidRDefault="17C0AB90" w:rsidP="652361BB">
            <w:pPr>
              <w:spacing w:line="0" w:lineRule="atLeast"/>
              <w:rPr>
                <w:rFonts w:cs="Times New Roman"/>
              </w:rPr>
            </w:pPr>
            <w:r w:rsidRPr="652361BB">
              <w:rPr>
                <w:rFonts w:cs="Times New Roman"/>
              </w:rPr>
              <w:t>21</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p w14:paraId="7DA211E5" w14:textId="50F45093" w:rsidR="008C4251" w:rsidRPr="00421448" w:rsidRDefault="652361BB" w:rsidP="652361BB">
            <w:pPr>
              <w:spacing w:line="0" w:lineRule="atLeast"/>
              <w:rPr>
                <w:rFonts w:cs="Times New Roman"/>
              </w:rPr>
            </w:pPr>
            <w:r w:rsidRPr="652361BB">
              <w:rPr>
                <w:rFonts w:cs="Times New Roman"/>
              </w:rPr>
              <w:t>2</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p w14:paraId="4D956D03" w14:textId="2DC879E0" w:rsidR="008C4251" w:rsidRPr="00421448" w:rsidRDefault="649D4F3B" w:rsidP="652361BB">
            <w:pPr>
              <w:spacing w:line="0" w:lineRule="atLeast"/>
              <w:rPr>
                <w:rFonts w:cs="Times New Roman"/>
              </w:rPr>
            </w:pPr>
            <w:r w:rsidRPr="79DF85DE">
              <w:rPr>
                <w:rFonts w:cs="Times New Roman"/>
              </w:rPr>
              <w:t>1</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883D870" w14:textId="6890A40C" w:rsidR="008C4251" w:rsidRPr="00421448" w:rsidRDefault="1AF91A83" w:rsidP="652361BB">
            <w:pPr>
              <w:spacing w:line="0" w:lineRule="atLeast"/>
              <w:jc w:val="center"/>
              <w:rPr>
                <w:rFonts w:cs="Times New Roman"/>
              </w:rPr>
            </w:pPr>
            <w:r w:rsidRPr="1AF91A83">
              <w:rPr>
                <w:rFonts w:cs="Times New Roman"/>
              </w:rPr>
              <w:t>1</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5134469" w14:textId="6A209482" w:rsidR="008C4251" w:rsidRPr="00421448" w:rsidRDefault="1AF91A83" w:rsidP="16D0B965">
            <w:pPr>
              <w:spacing w:line="0" w:lineRule="atLeast"/>
              <w:jc w:val="center"/>
              <w:rPr>
                <w:rFonts w:cs="Times New Roman"/>
              </w:rPr>
            </w:pPr>
            <w:r w:rsidRPr="00E358BD">
              <w:rPr>
                <w:rFonts w:cs="Times New Roman"/>
                <w:color w:val="00B050"/>
              </w:rPr>
              <w:t>20</w:t>
            </w:r>
          </w:p>
        </w:tc>
      </w:tr>
      <w:tr w:rsidR="008C4251" w:rsidRPr="00843F55" w14:paraId="4BD38138" w14:textId="77777777" w:rsidTr="79DF85D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15EA0492" w14:textId="77777777" w:rsidR="008C4251" w:rsidRPr="00421448" w:rsidRDefault="17C0AB90" w:rsidP="652361BB">
            <w:pPr>
              <w:spacing w:line="0" w:lineRule="atLeast"/>
              <w:rPr>
                <w:rFonts w:cs="Times New Roman"/>
              </w:rPr>
            </w:pPr>
            <w:r w:rsidRPr="652361BB">
              <w:rPr>
                <w:rFonts w:cs="Times New Roman"/>
              </w:rPr>
              <w:t>Washington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DBE0D4F" w14:textId="7AC44DC7" w:rsidR="008C4251" w:rsidRPr="00421448" w:rsidRDefault="652361BB" w:rsidP="652361BB">
            <w:pPr>
              <w:spacing w:line="0" w:lineRule="atLeast"/>
              <w:rPr>
                <w:rFonts w:cs="Times New Roman"/>
              </w:rPr>
            </w:pPr>
            <w:r w:rsidRPr="652361BB">
              <w:rPr>
                <w:rFonts w:cs="Times New Roman"/>
              </w:rPr>
              <w:t>45</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p w14:paraId="0F11795A" w14:textId="7F7FB20C" w:rsidR="008C4251" w:rsidRPr="00421448" w:rsidRDefault="652361BB" w:rsidP="652361BB">
            <w:pPr>
              <w:spacing w:line="0" w:lineRule="atLeast"/>
              <w:rPr>
                <w:rFonts w:cs="Times New Roman"/>
              </w:rPr>
            </w:pPr>
            <w:r w:rsidRPr="652361BB">
              <w:rPr>
                <w:rFonts w:cs="Times New Roman"/>
              </w:rPr>
              <w:t>42</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p w14:paraId="2C692985" w14:textId="70751449" w:rsidR="008C4251" w:rsidRPr="00421448" w:rsidRDefault="43211BDB" w:rsidP="652361BB">
            <w:pPr>
              <w:spacing w:line="0" w:lineRule="atLeast"/>
              <w:rPr>
                <w:rFonts w:cs="Times New Roman"/>
              </w:rPr>
            </w:pPr>
            <w:r w:rsidRPr="79DF85DE">
              <w:rPr>
                <w:rFonts w:cs="Times New Roman"/>
              </w:rPr>
              <w:t>4</w:t>
            </w:r>
            <w:r w:rsidR="1501DA67" w:rsidRPr="79DF85DE">
              <w:rPr>
                <w:rFonts w:cs="Times New Roman"/>
              </w:rPr>
              <w:t>6</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96A9327" w14:textId="6E5B05DD" w:rsidR="008C4251" w:rsidRPr="00421448" w:rsidRDefault="1AF91A83" w:rsidP="652361BB">
            <w:pPr>
              <w:spacing w:line="0" w:lineRule="atLeast"/>
              <w:jc w:val="center"/>
              <w:rPr>
                <w:rFonts w:cs="Times New Roman"/>
              </w:rPr>
            </w:pPr>
            <w:r w:rsidRPr="79DF85DE">
              <w:rPr>
                <w:rFonts w:cs="Times New Roman"/>
              </w:rPr>
              <w:t>-</w:t>
            </w:r>
            <w:r w:rsidR="45FEB511" w:rsidRPr="79DF85DE">
              <w:rPr>
                <w:rFonts w:cs="Times New Roman"/>
              </w:rPr>
              <w:t>4</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89C3614" w14:textId="5A13230F" w:rsidR="008C4251" w:rsidRPr="00421448" w:rsidRDefault="431FDE86" w:rsidP="652361BB">
            <w:pPr>
              <w:spacing w:line="0" w:lineRule="atLeast"/>
              <w:jc w:val="center"/>
              <w:rPr>
                <w:rFonts w:cs="Times New Roman"/>
              </w:rPr>
            </w:pPr>
            <w:r w:rsidRPr="79DF85DE">
              <w:rPr>
                <w:rFonts w:cs="Times New Roman"/>
              </w:rPr>
              <w:t>-1</w:t>
            </w:r>
          </w:p>
        </w:tc>
      </w:tr>
      <w:tr w:rsidR="008C4251" w:rsidRPr="00843F55" w14:paraId="49CE783D" w14:textId="77777777" w:rsidTr="79DF85D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C112706" w14:textId="77777777" w:rsidR="008C4251" w:rsidRPr="00421448" w:rsidRDefault="17C0AB90" w:rsidP="652361BB">
            <w:pPr>
              <w:spacing w:line="0" w:lineRule="atLeast"/>
              <w:rPr>
                <w:rFonts w:cs="Times New Roman"/>
              </w:rPr>
            </w:pPr>
            <w:r w:rsidRPr="652361BB">
              <w:rPr>
                <w:rFonts w:cs="Times New Roman"/>
              </w:rPr>
              <w:t>West Virginia</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912D751" w14:textId="5A499079" w:rsidR="008C4251" w:rsidRPr="00421448" w:rsidRDefault="652361BB" w:rsidP="652361BB">
            <w:pPr>
              <w:spacing w:line="0" w:lineRule="atLeast"/>
              <w:rPr>
                <w:rFonts w:cs="Times New Roman"/>
              </w:rPr>
            </w:pPr>
            <w:r w:rsidRPr="652361BB">
              <w:rPr>
                <w:rFonts w:cs="Times New Roman"/>
              </w:rPr>
              <w:t>33</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p w14:paraId="32DAF281" w14:textId="20DBEA0D" w:rsidR="008C4251" w:rsidRPr="00421448" w:rsidRDefault="652361BB" w:rsidP="652361BB">
            <w:pPr>
              <w:spacing w:line="0" w:lineRule="atLeast"/>
              <w:rPr>
                <w:rFonts w:cs="Times New Roman"/>
              </w:rPr>
            </w:pPr>
            <w:r w:rsidRPr="652361BB">
              <w:rPr>
                <w:rFonts w:cs="Times New Roman"/>
              </w:rPr>
              <w:t>30</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p w14:paraId="1495FB8F" w14:textId="148179B3" w:rsidR="008C4251" w:rsidRPr="00421448" w:rsidRDefault="3FA9B532" w:rsidP="652361BB">
            <w:pPr>
              <w:spacing w:line="0" w:lineRule="atLeast"/>
              <w:rPr>
                <w:rFonts w:cs="Times New Roman"/>
              </w:rPr>
            </w:pPr>
            <w:r w:rsidRPr="79DF85DE">
              <w:rPr>
                <w:rFonts w:cs="Times New Roman"/>
              </w:rPr>
              <w:t>3</w:t>
            </w:r>
            <w:r w:rsidR="382425A9" w:rsidRPr="79DF85DE">
              <w:rPr>
                <w:rFonts w:cs="Times New Roman"/>
              </w:rPr>
              <w:t>9</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8E0555E" w14:textId="132D30C5" w:rsidR="008C4251" w:rsidRPr="00421448" w:rsidRDefault="6427B2EA" w:rsidP="652361BB">
            <w:pPr>
              <w:spacing w:line="0" w:lineRule="atLeast"/>
              <w:jc w:val="center"/>
              <w:rPr>
                <w:rFonts w:cs="Times New Roman"/>
              </w:rPr>
            </w:pPr>
            <w:r w:rsidRPr="79DF85DE">
              <w:rPr>
                <w:rFonts w:cs="Times New Roman"/>
              </w:rPr>
              <w:t>-</w:t>
            </w:r>
            <w:r w:rsidR="64AB763C" w:rsidRPr="79DF85DE">
              <w:rPr>
                <w:rFonts w:cs="Times New Roman"/>
              </w:rPr>
              <w:t>9</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137EEBC" w14:textId="12983829" w:rsidR="008C4251" w:rsidRPr="00421448" w:rsidRDefault="1AF91A83" w:rsidP="652361BB">
            <w:pPr>
              <w:spacing w:line="0" w:lineRule="atLeast"/>
              <w:jc w:val="center"/>
              <w:rPr>
                <w:rFonts w:cs="Times New Roman"/>
              </w:rPr>
            </w:pPr>
            <w:r w:rsidRPr="79DF85DE">
              <w:rPr>
                <w:rFonts w:cs="Times New Roman"/>
              </w:rPr>
              <w:t>-</w:t>
            </w:r>
            <w:r w:rsidR="4D81B81A" w:rsidRPr="79DF85DE">
              <w:rPr>
                <w:rFonts w:cs="Times New Roman"/>
              </w:rPr>
              <w:t>6</w:t>
            </w:r>
          </w:p>
        </w:tc>
      </w:tr>
      <w:tr w:rsidR="008C4251" w:rsidRPr="00843F55" w14:paraId="0D85C905" w14:textId="77777777" w:rsidTr="79DF85D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10E7A31D" w14:textId="77777777" w:rsidR="008C4251" w:rsidRPr="00421448" w:rsidRDefault="17C0AB90" w:rsidP="652361BB">
            <w:pPr>
              <w:spacing w:line="0" w:lineRule="atLeast"/>
              <w:rPr>
                <w:rFonts w:cs="Times New Roman"/>
              </w:rPr>
            </w:pPr>
            <w:r w:rsidRPr="652361BB">
              <w:rPr>
                <w:rFonts w:cs="Times New Roman"/>
              </w:rPr>
              <w:t>Wisconsin</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169590B" w14:textId="32603053" w:rsidR="008C4251" w:rsidRPr="00421448" w:rsidRDefault="652361BB" w:rsidP="652361BB">
            <w:pPr>
              <w:spacing w:line="0" w:lineRule="atLeast"/>
              <w:rPr>
                <w:rFonts w:cs="Times New Roman"/>
              </w:rPr>
            </w:pPr>
            <w:r w:rsidRPr="652361BB">
              <w:rPr>
                <w:rFonts w:cs="Times New Roman"/>
              </w:rPr>
              <w:t>22</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p w14:paraId="6189B5BD" w14:textId="4ED88818" w:rsidR="008C4251" w:rsidRPr="00421448" w:rsidRDefault="17C0AB90" w:rsidP="652361BB">
            <w:pPr>
              <w:spacing w:line="0" w:lineRule="atLeast"/>
              <w:rPr>
                <w:rFonts w:cs="Times New Roman"/>
              </w:rPr>
            </w:pPr>
            <w:r w:rsidRPr="652361BB">
              <w:rPr>
                <w:rFonts w:cs="Times New Roman"/>
              </w:rPr>
              <w:t>26</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p w14:paraId="7B0DFD15" w14:textId="4AACC71C" w:rsidR="008C4251" w:rsidRPr="00421448" w:rsidRDefault="6242D057" w:rsidP="652361BB">
            <w:pPr>
              <w:spacing w:line="0" w:lineRule="atLeast"/>
              <w:rPr>
                <w:rFonts w:cs="Times New Roman"/>
              </w:rPr>
            </w:pPr>
            <w:r w:rsidRPr="79DF85DE">
              <w:rPr>
                <w:rFonts w:cs="Times New Roman"/>
              </w:rPr>
              <w:t>33</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2B2FE45" w14:textId="7AFA23B4" w:rsidR="008C4251" w:rsidRPr="00421448" w:rsidRDefault="55D793A6" w:rsidP="652361BB">
            <w:pPr>
              <w:spacing w:line="0" w:lineRule="atLeast"/>
              <w:jc w:val="center"/>
              <w:rPr>
                <w:rFonts w:cs="Times New Roman"/>
              </w:rPr>
            </w:pPr>
            <w:r w:rsidRPr="79DF85DE">
              <w:rPr>
                <w:rFonts w:cs="Times New Roman"/>
              </w:rPr>
              <w:t>-7</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7D18FC9" w14:textId="37EE75D1" w:rsidR="008C4251" w:rsidRPr="00421448" w:rsidRDefault="6427B2EA" w:rsidP="652361BB">
            <w:pPr>
              <w:spacing w:line="0" w:lineRule="atLeast"/>
              <w:jc w:val="center"/>
              <w:rPr>
                <w:rFonts w:cs="Times New Roman"/>
              </w:rPr>
            </w:pPr>
            <w:r w:rsidRPr="00E358BD">
              <w:rPr>
                <w:rFonts w:cs="Times New Roman"/>
                <w:color w:val="FF0000"/>
              </w:rPr>
              <w:t>-</w:t>
            </w:r>
            <w:r w:rsidR="132C4346" w:rsidRPr="00E358BD">
              <w:rPr>
                <w:rFonts w:cs="Times New Roman"/>
                <w:color w:val="FF0000"/>
              </w:rPr>
              <w:t>11</w:t>
            </w:r>
          </w:p>
        </w:tc>
      </w:tr>
      <w:tr w:rsidR="008C4251" w:rsidRPr="00843F55" w14:paraId="78C924FD" w14:textId="77777777" w:rsidTr="79DF85DE">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07D84BB" w14:textId="77777777" w:rsidR="008C4251" w:rsidRPr="00421448" w:rsidRDefault="17C0AB90" w:rsidP="652361BB">
            <w:pPr>
              <w:spacing w:line="0" w:lineRule="atLeast"/>
              <w:rPr>
                <w:rFonts w:cs="Times New Roman"/>
              </w:rPr>
            </w:pPr>
            <w:r w:rsidRPr="652361BB">
              <w:rPr>
                <w:rFonts w:cs="Times New Roman"/>
              </w:rPr>
              <w:t>Wyoming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A59D173" w14:textId="526098AF" w:rsidR="008C4251" w:rsidRPr="00421448" w:rsidRDefault="652361BB" w:rsidP="652361BB">
            <w:pPr>
              <w:spacing w:line="0" w:lineRule="atLeast"/>
              <w:rPr>
                <w:rFonts w:cs="Times New Roman"/>
              </w:rPr>
            </w:pPr>
            <w:r w:rsidRPr="652361BB">
              <w:rPr>
                <w:rFonts w:cs="Times New Roman"/>
              </w:rPr>
              <w:t>36</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p w14:paraId="72C5089C" w14:textId="5E2882AA" w:rsidR="008C4251" w:rsidRPr="00421448" w:rsidRDefault="652361BB" w:rsidP="652361BB">
            <w:pPr>
              <w:spacing w:line="0" w:lineRule="atLeast"/>
              <w:rPr>
                <w:rFonts w:cs="Times New Roman"/>
              </w:rPr>
            </w:pPr>
            <w:r w:rsidRPr="652361BB">
              <w:rPr>
                <w:rFonts w:cs="Times New Roman"/>
              </w:rPr>
              <w:t>12</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p w14:paraId="0BE82EBA" w14:textId="791D2332" w:rsidR="008C4251" w:rsidRPr="00421448" w:rsidRDefault="14DDAA4E" w:rsidP="652361BB">
            <w:pPr>
              <w:spacing w:line="0" w:lineRule="atLeast"/>
              <w:rPr>
                <w:rFonts w:cs="Times New Roman"/>
              </w:rPr>
            </w:pPr>
            <w:r w:rsidRPr="79DF85DE">
              <w:rPr>
                <w:rFonts w:cs="Times New Roman"/>
              </w:rPr>
              <w:t>16</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5555854" w14:textId="1B468871" w:rsidR="008C4251" w:rsidRPr="00421448" w:rsidRDefault="1AF91A83" w:rsidP="652361BB">
            <w:pPr>
              <w:spacing w:line="0" w:lineRule="atLeast"/>
              <w:jc w:val="center"/>
              <w:rPr>
                <w:rFonts w:cs="Times New Roman"/>
              </w:rPr>
            </w:pPr>
            <w:r w:rsidRPr="79DF85DE">
              <w:rPr>
                <w:rFonts w:cs="Times New Roman"/>
              </w:rPr>
              <w:t>-</w:t>
            </w:r>
            <w:r w:rsidR="66AC8EB0" w:rsidRPr="79DF85DE">
              <w:rPr>
                <w:rFonts w:cs="Times New Roman"/>
              </w:rPr>
              <w:t>4</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62A88A7" w14:textId="5CC406F9" w:rsidR="008C4251" w:rsidRPr="00421448" w:rsidRDefault="3B66BCB8" w:rsidP="16D0B965">
            <w:pPr>
              <w:spacing w:line="0" w:lineRule="atLeast"/>
              <w:jc w:val="center"/>
              <w:rPr>
                <w:rFonts w:cs="Times New Roman"/>
              </w:rPr>
            </w:pPr>
            <w:r w:rsidRPr="00E358BD">
              <w:rPr>
                <w:rFonts w:cs="Times New Roman"/>
                <w:color w:val="00B050"/>
              </w:rPr>
              <w:t>20</w:t>
            </w:r>
          </w:p>
        </w:tc>
      </w:tr>
    </w:tbl>
    <w:p w14:paraId="579CF233" w14:textId="77777777" w:rsidR="00662D20" w:rsidRPr="00843F55" w:rsidRDefault="00662D20" w:rsidP="652361BB">
      <w:pPr>
        <w:rPr>
          <w:rFonts w:eastAsia="Times New Roman" w:cs="Times New Roman"/>
        </w:rPr>
      </w:pPr>
    </w:p>
    <w:p w14:paraId="3B0464C5" w14:textId="25FCA791" w:rsidR="00662D20" w:rsidRPr="00421448" w:rsidRDefault="68F3197C" w:rsidP="652361BB">
      <w:pPr>
        <w:rPr>
          <w:rFonts w:cs="Times New Roman"/>
        </w:rPr>
      </w:pPr>
      <w:commentRangeStart w:id="3"/>
      <w:r w:rsidRPr="652361BB">
        <w:rPr>
          <w:rFonts w:cs="Times New Roman"/>
        </w:rPr>
        <w:t>Figure 1</w:t>
      </w:r>
      <w:commentRangeEnd w:id="3"/>
      <w:r w:rsidR="00662D20">
        <w:rPr>
          <w:rStyle w:val="CommentReference"/>
        </w:rPr>
        <w:commentReference w:id="3"/>
      </w:r>
      <w:r w:rsidRPr="652361BB">
        <w:rPr>
          <w:rFonts w:cs="Times New Roman"/>
        </w:rPr>
        <w:t>: Overall Highway Performance Rank, 201</w:t>
      </w:r>
      <w:r w:rsidR="17C0AB90" w:rsidRPr="652361BB">
        <w:rPr>
          <w:rFonts w:cs="Times New Roman"/>
        </w:rPr>
        <w:t>9</w:t>
      </w:r>
      <w:r w:rsidRPr="652361BB">
        <w:rPr>
          <w:rFonts w:cs="Times New Roman"/>
        </w:rPr>
        <w:t xml:space="preserve"> (Ray will insert)</w:t>
      </w:r>
    </w:p>
    <w:p w14:paraId="329AB607" w14:textId="77777777" w:rsidR="00662D20" w:rsidRPr="00421448" w:rsidRDefault="00662D20" w:rsidP="652361BB">
      <w:pPr>
        <w:rPr>
          <w:rFonts w:eastAsia="Times New Roman" w:cs="Times New Roman"/>
        </w:rPr>
      </w:pPr>
    </w:p>
    <w:p w14:paraId="744609EC" w14:textId="36FE3CB9" w:rsidR="00662D20" w:rsidRPr="00421448" w:rsidRDefault="7D1178CB" w:rsidP="652361BB">
      <w:pPr>
        <w:rPr>
          <w:rFonts w:cs="Times New Roman"/>
        </w:rPr>
      </w:pPr>
      <w:r w:rsidRPr="1A52F602">
        <w:rPr>
          <w:rFonts w:cs="Times New Roman"/>
        </w:rPr>
        <w:t xml:space="preserve">Despite several </w:t>
      </w:r>
      <w:r w:rsidR="68F3197C" w:rsidRPr="1A52F602">
        <w:rPr>
          <w:rFonts w:cs="Times New Roman"/>
        </w:rPr>
        <w:t xml:space="preserve">minor methodological changes, the overall rankings were not dramatically different from the previous version of the </w:t>
      </w:r>
      <w:r w:rsidR="68F3197C" w:rsidRPr="1A52F602">
        <w:rPr>
          <w:rFonts w:cs="Times New Roman"/>
          <w:i/>
          <w:iCs/>
        </w:rPr>
        <w:t>Annual Highway Report</w:t>
      </w:r>
      <w:r w:rsidR="68F3197C" w:rsidRPr="1A52F602">
        <w:rPr>
          <w:rFonts w:cs="Times New Roman"/>
        </w:rPr>
        <w:t xml:space="preserve">. However, </w:t>
      </w:r>
      <w:r w:rsidR="5E97EA44" w:rsidRPr="1A52F602">
        <w:rPr>
          <w:rFonts w:cs="Times New Roman"/>
        </w:rPr>
        <w:t>eight</w:t>
      </w:r>
      <w:r w:rsidR="43211BDB" w:rsidRPr="1A52F602">
        <w:rPr>
          <w:rFonts w:cs="Times New Roman"/>
        </w:rPr>
        <w:t xml:space="preserve"> </w:t>
      </w:r>
      <w:r w:rsidR="68F3197C" w:rsidRPr="1A52F602">
        <w:rPr>
          <w:rFonts w:cs="Times New Roman"/>
        </w:rPr>
        <w:t xml:space="preserve">states’ overall ranking improved by double digits, while </w:t>
      </w:r>
      <w:r w:rsidR="1612F6E6" w:rsidRPr="1A52F602">
        <w:rPr>
          <w:rFonts w:cs="Times New Roman"/>
        </w:rPr>
        <w:t>six</w:t>
      </w:r>
      <w:r w:rsidR="43211BDB" w:rsidRPr="1A52F602">
        <w:rPr>
          <w:rFonts w:cs="Times New Roman"/>
        </w:rPr>
        <w:t xml:space="preserve"> </w:t>
      </w:r>
      <w:r w:rsidR="68F3197C" w:rsidRPr="1A52F602">
        <w:rPr>
          <w:rFonts w:cs="Times New Roman"/>
        </w:rPr>
        <w:t>states</w:t>
      </w:r>
      <w:r w:rsidR="5121E34F" w:rsidRPr="1A52F602">
        <w:rPr>
          <w:rFonts w:cs="Times New Roman"/>
        </w:rPr>
        <w:t>’</w:t>
      </w:r>
      <w:r w:rsidR="68F3197C" w:rsidRPr="1A52F602">
        <w:rPr>
          <w:rFonts w:cs="Times New Roman"/>
        </w:rPr>
        <w:t xml:space="preserve"> overall ranking</w:t>
      </w:r>
      <w:r w:rsidR="2BD3FE25" w:rsidRPr="1A52F602">
        <w:rPr>
          <w:rFonts w:cs="Times New Roman"/>
        </w:rPr>
        <w:t>s</w:t>
      </w:r>
      <w:r w:rsidR="68F3197C" w:rsidRPr="1A52F602">
        <w:rPr>
          <w:rFonts w:cs="Times New Roman"/>
        </w:rPr>
        <w:t xml:space="preserve"> declined by 10 or more spots:</w:t>
      </w:r>
    </w:p>
    <w:p w14:paraId="4E6F3EBE" w14:textId="1D2E84D0" w:rsidR="00487F30" w:rsidRDefault="43211BDB" w:rsidP="00487F30">
      <w:pPr>
        <w:pStyle w:val="ListParagraph"/>
        <w:numPr>
          <w:ilvl w:val="0"/>
          <w:numId w:val="8"/>
        </w:numPr>
        <w:rPr>
          <w:rFonts w:cs="Times New Roman"/>
        </w:rPr>
      </w:pPr>
      <w:r w:rsidRPr="00487F30">
        <w:rPr>
          <w:rFonts w:cs="Times New Roman"/>
          <w:b/>
          <w:bCs/>
        </w:rPr>
        <w:t>Florida improved 3</w:t>
      </w:r>
      <w:r w:rsidR="4ACF4A8A" w:rsidRPr="00487F30">
        <w:rPr>
          <w:rFonts w:cs="Times New Roman"/>
          <w:b/>
          <w:bCs/>
        </w:rPr>
        <w:t>3</w:t>
      </w:r>
      <w:r w:rsidRPr="00487F30">
        <w:rPr>
          <w:rFonts w:cs="Times New Roman"/>
          <w:b/>
          <w:bCs/>
        </w:rPr>
        <w:t xml:space="preserve"> positions from 41</w:t>
      </w:r>
      <w:r w:rsidRPr="00487F30">
        <w:rPr>
          <w:rFonts w:cs="Times New Roman"/>
          <w:b/>
          <w:bCs/>
          <w:vertAlign w:val="superscript"/>
        </w:rPr>
        <w:t>st</w:t>
      </w:r>
      <w:r w:rsidRPr="00487F30">
        <w:rPr>
          <w:rFonts w:cs="Times New Roman"/>
          <w:b/>
          <w:bCs/>
        </w:rPr>
        <w:t xml:space="preserve"> to </w:t>
      </w:r>
      <w:r w:rsidR="36588912" w:rsidRPr="00487F30">
        <w:rPr>
          <w:rFonts w:cs="Times New Roman"/>
          <w:b/>
          <w:bCs/>
        </w:rPr>
        <w:t>8</w:t>
      </w:r>
      <w:r w:rsidRPr="00487F30">
        <w:rPr>
          <w:rFonts w:cs="Times New Roman"/>
          <w:b/>
          <w:bCs/>
          <w:vertAlign w:val="superscript"/>
        </w:rPr>
        <w:t>th</w:t>
      </w:r>
      <w:r w:rsidRPr="00487F30">
        <w:rPr>
          <w:rFonts w:cs="Times New Roman"/>
          <w:b/>
          <w:bCs/>
        </w:rPr>
        <w:t xml:space="preserve"> in the overall rankings, </w:t>
      </w:r>
      <w:r w:rsidRPr="00487F30">
        <w:rPr>
          <w:rFonts w:cs="Times New Roman"/>
        </w:rPr>
        <w:t>as urbanized area congestion improved by 19 positions</w:t>
      </w:r>
      <w:r w:rsidR="004F138D" w:rsidRPr="00487F30">
        <w:rPr>
          <w:rFonts w:cs="Times New Roman"/>
        </w:rPr>
        <w:t xml:space="preserve"> and urban </w:t>
      </w:r>
      <w:r w:rsidR="00A11D77">
        <w:rPr>
          <w:rFonts w:cs="Times New Roman"/>
        </w:rPr>
        <w:t>I</w:t>
      </w:r>
      <w:r w:rsidR="004F138D" w:rsidRPr="00487F30">
        <w:rPr>
          <w:rFonts w:cs="Times New Roman"/>
        </w:rPr>
        <w:t>nterstate pavement condition improved by 11 positions. The remaining change w</w:t>
      </w:r>
      <w:r w:rsidR="00F41D8D" w:rsidRPr="00487F30">
        <w:rPr>
          <w:rFonts w:cs="Times New Roman"/>
        </w:rPr>
        <w:t>as</w:t>
      </w:r>
      <w:r w:rsidR="004F138D" w:rsidRPr="00487F30">
        <w:rPr>
          <w:rFonts w:cs="Times New Roman"/>
        </w:rPr>
        <w:t xml:space="preserve"> influenced by how we calculated spending. </w:t>
      </w:r>
      <w:r w:rsidR="00F41D8D" w:rsidRPr="00487F30">
        <w:rPr>
          <w:rFonts w:cs="Times New Roman"/>
        </w:rPr>
        <w:t>A</w:t>
      </w:r>
      <w:r w:rsidRPr="00487F30">
        <w:rPr>
          <w:rFonts w:cs="Times New Roman"/>
        </w:rPr>
        <w:t>dministrative disbursements improved</w:t>
      </w:r>
      <w:r w:rsidR="006E65CE" w:rsidRPr="00487F30">
        <w:rPr>
          <w:rFonts w:cs="Times New Roman"/>
        </w:rPr>
        <w:t xml:space="preserve"> by 1</w:t>
      </w:r>
      <w:r w:rsidR="00F41D8D" w:rsidRPr="00487F30">
        <w:rPr>
          <w:rFonts w:cs="Times New Roman"/>
        </w:rPr>
        <w:t>5</w:t>
      </w:r>
      <w:r w:rsidR="006E65CE" w:rsidRPr="00487F30">
        <w:rPr>
          <w:rFonts w:cs="Times New Roman"/>
        </w:rPr>
        <w:t xml:space="preserve"> positions</w:t>
      </w:r>
      <w:r w:rsidR="00F41D8D" w:rsidRPr="00487F30">
        <w:rPr>
          <w:rFonts w:cs="Times New Roman"/>
        </w:rPr>
        <w:t xml:space="preserve">. </w:t>
      </w:r>
      <w:r w:rsidRPr="00487F30">
        <w:rPr>
          <w:rFonts w:cs="Times New Roman"/>
        </w:rPr>
        <w:t xml:space="preserve"> </w:t>
      </w:r>
    </w:p>
    <w:p w14:paraId="11348BC7" w14:textId="77777777" w:rsidR="00487F30" w:rsidRDefault="43211BDB" w:rsidP="00487F30">
      <w:pPr>
        <w:pStyle w:val="ListParagraph"/>
        <w:numPr>
          <w:ilvl w:val="0"/>
          <w:numId w:val="8"/>
        </w:numPr>
        <w:rPr>
          <w:rFonts w:cs="Times New Roman"/>
        </w:rPr>
      </w:pPr>
      <w:r w:rsidRPr="00487F30">
        <w:rPr>
          <w:rFonts w:cs="Times New Roman"/>
          <w:b/>
          <w:bCs/>
        </w:rPr>
        <w:t>Connecticut improved 2</w:t>
      </w:r>
      <w:r w:rsidR="4569E80C" w:rsidRPr="00487F30">
        <w:rPr>
          <w:rFonts w:cs="Times New Roman"/>
          <w:b/>
          <w:bCs/>
        </w:rPr>
        <w:t>6</w:t>
      </w:r>
      <w:r w:rsidRPr="00487F30">
        <w:rPr>
          <w:rFonts w:cs="Times New Roman"/>
          <w:b/>
          <w:bCs/>
        </w:rPr>
        <w:t xml:space="preserve"> positions from 31</w:t>
      </w:r>
      <w:r w:rsidRPr="00487F30">
        <w:rPr>
          <w:rFonts w:cs="Times New Roman"/>
          <w:b/>
          <w:bCs/>
          <w:vertAlign w:val="superscript"/>
        </w:rPr>
        <w:t xml:space="preserve">st </w:t>
      </w:r>
      <w:r w:rsidRPr="00487F30">
        <w:rPr>
          <w:rFonts w:cs="Times New Roman"/>
          <w:b/>
          <w:bCs/>
        </w:rPr>
        <w:t xml:space="preserve">to </w:t>
      </w:r>
      <w:r w:rsidR="19FB1599" w:rsidRPr="00487F30">
        <w:rPr>
          <w:rFonts w:cs="Times New Roman"/>
          <w:b/>
          <w:bCs/>
        </w:rPr>
        <w:t>5</w:t>
      </w:r>
      <w:r w:rsidRPr="00487F30">
        <w:rPr>
          <w:rFonts w:cs="Times New Roman"/>
          <w:b/>
          <w:bCs/>
          <w:vertAlign w:val="superscript"/>
        </w:rPr>
        <w:t>th</w:t>
      </w:r>
      <w:r w:rsidRPr="00487F30">
        <w:rPr>
          <w:rFonts w:cs="Times New Roman"/>
          <w:b/>
          <w:bCs/>
        </w:rPr>
        <w:t xml:space="preserve"> in the overall rankings, </w:t>
      </w:r>
      <w:r w:rsidRPr="00487F30">
        <w:rPr>
          <w:rFonts w:cs="Times New Roman"/>
        </w:rPr>
        <w:t xml:space="preserve">as </w:t>
      </w:r>
      <w:r w:rsidR="00F41D8D" w:rsidRPr="00487F30">
        <w:rPr>
          <w:rFonts w:cs="Times New Roman"/>
        </w:rPr>
        <w:t>rural arterial pavement condition improved by 19 positions. The remaining changes was influenced by how we calculated spending. C</w:t>
      </w:r>
      <w:r w:rsidRPr="00487F30">
        <w:rPr>
          <w:rFonts w:cs="Times New Roman"/>
        </w:rPr>
        <w:t>apital disbursements improved by 31 positions, maintenance disbursements improved by 2</w:t>
      </w:r>
      <w:r w:rsidR="040ECD3E" w:rsidRPr="00487F30">
        <w:rPr>
          <w:rFonts w:cs="Times New Roman"/>
        </w:rPr>
        <w:t>4</w:t>
      </w:r>
      <w:r w:rsidRPr="00487F30">
        <w:rPr>
          <w:rFonts w:cs="Times New Roman"/>
        </w:rPr>
        <w:t xml:space="preserve"> positions, </w:t>
      </w:r>
      <w:r w:rsidR="00F41D8D" w:rsidRPr="00487F30">
        <w:rPr>
          <w:rFonts w:cs="Times New Roman"/>
        </w:rPr>
        <w:t xml:space="preserve">and </w:t>
      </w:r>
      <w:r w:rsidRPr="00487F30">
        <w:rPr>
          <w:rFonts w:cs="Times New Roman"/>
        </w:rPr>
        <w:t>administrative disbursements improved by 1</w:t>
      </w:r>
      <w:r w:rsidR="62DD0DB4" w:rsidRPr="00487F30">
        <w:rPr>
          <w:rFonts w:cs="Times New Roman"/>
        </w:rPr>
        <w:t>4</w:t>
      </w:r>
      <w:r w:rsidRPr="00487F30">
        <w:rPr>
          <w:rFonts w:cs="Times New Roman"/>
        </w:rPr>
        <w:t xml:space="preserve"> positions. </w:t>
      </w:r>
    </w:p>
    <w:p w14:paraId="71200BFC" w14:textId="3E76604C" w:rsidR="00487F30" w:rsidRDefault="129E74AE" w:rsidP="00487F30">
      <w:pPr>
        <w:pStyle w:val="ListParagraph"/>
        <w:numPr>
          <w:ilvl w:val="0"/>
          <w:numId w:val="8"/>
        </w:numPr>
        <w:rPr>
          <w:rFonts w:cs="Times New Roman"/>
        </w:rPr>
      </w:pPr>
      <w:r w:rsidRPr="00487F30">
        <w:rPr>
          <w:rFonts w:cs="Times New Roman"/>
          <w:b/>
          <w:bCs/>
        </w:rPr>
        <w:t>Massachusetts improved 23 positions from 43</w:t>
      </w:r>
      <w:r w:rsidRPr="00487F30">
        <w:rPr>
          <w:rFonts w:cs="Times New Roman"/>
          <w:b/>
          <w:bCs/>
          <w:vertAlign w:val="superscript"/>
        </w:rPr>
        <w:t>rd</w:t>
      </w:r>
      <w:r w:rsidRPr="00487F30">
        <w:rPr>
          <w:rFonts w:cs="Times New Roman"/>
          <w:b/>
          <w:bCs/>
        </w:rPr>
        <w:t xml:space="preserve"> to 20</w:t>
      </w:r>
      <w:r w:rsidRPr="00487F30">
        <w:rPr>
          <w:rFonts w:cs="Times New Roman"/>
          <w:b/>
          <w:bCs/>
          <w:vertAlign w:val="superscript"/>
        </w:rPr>
        <w:t>th</w:t>
      </w:r>
      <w:r w:rsidRPr="00487F30">
        <w:rPr>
          <w:rFonts w:cs="Times New Roman"/>
          <w:b/>
          <w:bCs/>
        </w:rPr>
        <w:t xml:space="preserve"> in the overall rankings, </w:t>
      </w:r>
      <w:r w:rsidRPr="00487F30">
        <w:rPr>
          <w:rFonts w:cs="Times New Roman"/>
        </w:rPr>
        <w:t xml:space="preserve">as </w:t>
      </w:r>
      <w:r w:rsidR="00F41D8D" w:rsidRPr="00487F30">
        <w:rPr>
          <w:rFonts w:cs="Times New Roman"/>
        </w:rPr>
        <w:t xml:space="preserve">rural Interstate condition improved by 21 positions. The remaining change was influenced by how we calculated spending. Capital disbursements improved by 39 positions, maintenance disbursements improved by 29 positions and </w:t>
      </w:r>
      <w:r w:rsidR="00442A83" w:rsidRPr="00487F30">
        <w:rPr>
          <w:rFonts w:cs="Times New Roman"/>
        </w:rPr>
        <w:t>a</w:t>
      </w:r>
      <w:r w:rsidR="51C78C01" w:rsidRPr="00487F30">
        <w:rPr>
          <w:rFonts w:cs="Times New Roman"/>
        </w:rPr>
        <w:t>dministrative disbursements improved by 16 positions</w:t>
      </w:r>
      <w:r w:rsidR="00442A83" w:rsidRPr="00487F30">
        <w:rPr>
          <w:rFonts w:cs="Times New Roman"/>
        </w:rPr>
        <w:t>.</w:t>
      </w:r>
      <w:r w:rsidR="51C78C01" w:rsidRPr="00487F30">
        <w:rPr>
          <w:rFonts w:cs="Times New Roman"/>
        </w:rPr>
        <w:t xml:space="preserve"> </w:t>
      </w:r>
    </w:p>
    <w:p w14:paraId="35CC6803" w14:textId="5E5922D7" w:rsidR="00487F30" w:rsidRDefault="43211BDB" w:rsidP="00487F30">
      <w:pPr>
        <w:pStyle w:val="ListParagraph"/>
        <w:numPr>
          <w:ilvl w:val="0"/>
          <w:numId w:val="8"/>
        </w:numPr>
        <w:rPr>
          <w:rFonts w:cs="Times New Roman"/>
        </w:rPr>
      </w:pPr>
      <w:r w:rsidRPr="00487F30">
        <w:rPr>
          <w:rFonts w:cs="Times New Roman"/>
          <w:b/>
          <w:bCs/>
        </w:rPr>
        <w:t>South Carolina improved 17 positions from 23</w:t>
      </w:r>
      <w:r w:rsidRPr="00487F30">
        <w:rPr>
          <w:rFonts w:cs="Times New Roman"/>
          <w:b/>
          <w:bCs/>
          <w:vertAlign w:val="superscript"/>
        </w:rPr>
        <w:t>rd</w:t>
      </w:r>
      <w:r w:rsidRPr="00487F30">
        <w:rPr>
          <w:rFonts w:cs="Times New Roman"/>
          <w:b/>
          <w:bCs/>
        </w:rPr>
        <w:t xml:space="preserve"> to 6</w:t>
      </w:r>
      <w:r w:rsidRPr="00487F30">
        <w:rPr>
          <w:rFonts w:cs="Times New Roman"/>
          <w:b/>
          <w:bCs/>
          <w:vertAlign w:val="superscript"/>
        </w:rPr>
        <w:t>th</w:t>
      </w:r>
      <w:r w:rsidRPr="00487F30">
        <w:rPr>
          <w:rFonts w:cs="Times New Roman"/>
          <w:b/>
          <w:bCs/>
        </w:rPr>
        <w:t xml:space="preserve"> in the overall rankings, </w:t>
      </w:r>
      <w:r w:rsidRPr="00487F30">
        <w:rPr>
          <w:rFonts w:cs="Times New Roman"/>
        </w:rPr>
        <w:t xml:space="preserve">as rural </w:t>
      </w:r>
      <w:r w:rsidR="00442A83" w:rsidRPr="00487F30">
        <w:rPr>
          <w:rFonts w:cs="Times New Roman"/>
        </w:rPr>
        <w:t>I</w:t>
      </w:r>
      <w:r w:rsidRPr="00487F30">
        <w:rPr>
          <w:rFonts w:cs="Times New Roman"/>
        </w:rPr>
        <w:t xml:space="preserve">nterstate pavement condition improved by 26 positions, urban </w:t>
      </w:r>
      <w:r w:rsidR="00442A83" w:rsidRPr="00487F30">
        <w:rPr>
          <w:rFonts w:cs="Times New Roman"/>
        </w:rPr>
        <w:t>I</w:t>
      </w:r>
      <w:r w:rsidRPr="00487F30">
        <w:rPr>
          <w:rFonts w:cs="Times New Roman"/>
        </w:rPr>
        <w:t>nterstate pavement condition improved by 25 positions, and urban fatality rate improved by 12 positions.</w:t>
      </w:r>
    </w:p>
    <w:p w14:paraId="552ECEBE" w14:textId="1C9A8D24" w:rsidR="00487F30" w:rsidRPr="00487F30" w:rsidRDefault="43211BDB" w:rsidP="00487F30">
      <w:pPr>
        <w:pStyle w:val="ListParagraph"/>
        <w:numPr>
          <w:ilvl w:val="0"/>
          <w:numId w:val="8"/>
        </w:numPr>
        <w:rPr>
          <w:rFonts w:cs="Times New Roman"/>
        </w:rPr>
      </w:pPr>
      <w:r w:rsidRPr="00487F30">
        <w:rPr>
          <w:rFonts w:cs="Times New Roman"/>
          <w:b/>
          <w:bCs/>
        </w:rPr>
        <w:t>Maryland improved 1</w:t>
      </w:r>
      <w:r w:rsidR="6B910387" w:rsidRPr="00487F30">
        <w:rPr>
          <w:rFonts w:cs="Times New Roman"/>
          <w:b/>
          <w:bCs/>
        </w:rPr>
        <w:t>4</w:t>
      </w:r>
      <w:r w:rsidRPr="00487F30">
        <w:rPr>
          <w:rFonts w:cs="Times New Roman"/>
          <w:b/>
          <w:bCs/>
        </w:rPr>
        <w:t xml:space="preserve"> positions from 38</w:t>
      </w:r>
      <w:r w:rsidRPr="00487F30">
        <w:rPr>
          <w:rFonts w:cs="Times New Roman"/>
          <w:b/>
          <w:bCs/>
          <w:vertAlign w:val="superscript"/>
        </w:rPr>
        <w:t>th</w:t>
      </w:r>
      <w:r w:rsidRPr="00487F30">
        <w:rPr>
          <w:rFonts w:cs="Times New Roman"/>
          <w:b/>
          <w:bCs/>
        </w:rPr>
        <w:t xml:space="preserve"> to 2</w:t>
      </w:r>
      <w:r w:rsidR="7122164A" w:rsidRPr="00487F30">
        <w:rPr>
          <w:rFonts w:cs="Times New Roman"/>
          <w:b/>
          <w:bCs/>
        </w:rPr>
        <w:t>4</w:t>
      </w:r>
      <w:r w:rsidR="44716200" w:rsidRPr="00487F30">
        <w:rPr>
          <w:rFonts w:cs="Times New Roman"/>
          <w:b/>
          <w:bCs/>
          <w:vertAlign w:val="superscript"/>
        </w:rPr>
        <w:t>th</w:t>
      </w:r>
      <w:r w:rsidRPr="00487F30">
        <w:rPr>
          <w:rFonts w:cs="Times New Roman"/>
          <w:b/>
          <w:bCs/>
        </w:rPr>
        <w:t xml:space="preserve"> in the overall rankings</w:t>
      </w:r>
      <w:r w:rsidR="00442A83" w:rsidRPr="00487F30">
        <w:rPr>
          <w:rFonts w:cs="Times New Roman"/>
          <w:b/>
          <w:bCs/>
        </w:rPr>
        <w:t xml:space="preserve">. </w:t>
      </w:r>
      <w:r w:rsidR="00442A83" w:rsidRPr="00487F30">
        <w:rPr>
          <w:rFonts w:cs="Times New Roman"/>
        </w:rPr>
        <w:t>Major categorical improvements were influenced by how we calculated spending.</w:t>
      </w:r>
      <w:r w:rsidR="00442A83" w:rsidRPr="00487F30">
        <w:rPr>
          <w:rFonts w:cs="Times New Roman"/>
          <w:b/>
          <w:bCs/>
        </w:rPr>
        <w:t xml:space="preserve"> </w:t>
      </w:r>
      <w:r w:rsidR="00442A83" w:rsidRPr="00487F30">
        <w:rPr>
          <w:rFonts w:cs="Times New Roman"/>
        </w:rPr>
        <w:t xml:space="preserve">Capital </w:t>
      </w:r>
      <w:r w:rsidRPr="00487F30">
        <w:rPr>
          <w:rFonts w:cs="Times New Roman"/>
        </w:rPr>
        <w:t xml:space="preserve">disbursements improved by </w:t>
      </w:r>
      <w:r w:rsidR="2AC1A150" w:rsidRPr="00487F30">
        <w:rPr>
          <w:rFonts w:cs="Times New Roman"/>
        </w:rPr>
        <w:t>16</w:t>
      </w:r>
      <w:r w:rsidRPr="00487F30">
        <w:rPr>
          <w:rFonts w:cs="Times New Roman"/>
        </w:rPr>
        <w:t xml:space="preserve"> positions,</w:t>
      </w:r>
      <w:r w:rsidR="67E7D31E" w:rsidRPr="00487F30">
        <w:rPr>
          <w:rFonts w:cs="Times New Roman"/>
        </w:rPr>
        <w:t xml:space="preserve"> and</w:t>
      </w:r>
      <w:r w:rsidRPr="00487F30">
        <w:rPr>
          <w:rFonts w:cs="Times New Roman"/>
        </w:rPr>
        <w:t xml:space="preserve"> maintenance disbursements improved</w:t>
      </w:r>
      <w:r w:rsidR="006E65CE" w:rsidRPr="00487F30">
        <w:rPr>
          <w:rFonts w:cs="Times New Roman"/>
        </w:rPr>
        <w:t xml:space="preserve"> by </w:t>
      </w:r>
      <w:r w:rsidR="7CD09801" w:rsidRPr="00487F30">
        <w:rPr>
          <w:rFonts w:cs="Times New Roman"/>
        </w:rPr>
        <w:t>15</w:t>
      </w:r>
      <w:r w:rsidR="006E65CE" w:rsidRPr="00487F30">
        <w:rPr>
          <w:rFonts w:cs="Times New Roman"/>
        </w:rPr>
        <w:t xml:space="preserve"> positions</w:t>
      </w:r>
      <w:r w:rsidR="2E409071" w:rsidRPr="00487F30">
        <w:rPr>
          <w:rFonts w:cs="Times New Roman"/>
        </w:rPr>
        <w:t>.</w:t>
      </w:r>
    </w:p>
    <w:p w14:paraId="7552B57F" w14:textId="70255B4B" w:rsidR="00487F30" w:rsidRDefault="06340378" w:rsidP="00487F30">
      <w:pPr>
        <w:pStyle w:val="ListParagraph"/>
        <w:numPr>
          <w:ilvl w:val="0"/>
          <w:numId w:val="8"/>
        </w:numPr>
        <w:rPr>
          <w:rFonts w:cs="Times New Roman"/>
        </w:rPr>
      </w:pPr>
      <w:r w:rsidRPr="00487F30">
        <w:rPr>
          <w:rFonts w:cs="Times New Roman"/>
          <w:b/>
          <w:bCs/>
        </w:rPr>
        <w:lastRenderedPageBreak/>
        <w:t>Alabama improved 13 positions from 28</w:t>
      </w:r>
      <w:r w:rsidRPr="00487F30">
        <w:rPr>
          <w:rFonts w:cs="Times New Roman"/>
          <w:b/>
          <w:bCs/>
          <w:vertAlign w:val="superscript"/>
        </w:rPr>
        <w:t>th</w:t>
      </w:r>
      <w:r w:rsidRPr="00487F30">
        <w:rPr>
          <w:rFonts w:cs="Times New Roman"/>
          <w:b/>
          <w:bCs/>
        </w:rPr>
        <w:t xml:space="preserve"> to 15</w:t>
      </w:r>
      <w:r w:rsidRPr="00487F30">
        <w:rPr>
          <w:rFonts w:cs="Times New Roman"/>
          <w:b/>
          <w:bCs/>
          <w:vertAlign w:val="superscript"/>
        </w:rPr>
        <w:t>th</w:t>
      </w:r>
      <w:r w:rsidRPr="00487F30">
        <w:rPr>
          <w:rFonts w:cs="Times New Roman"/>
          <w:b/>
          <w:bCs/>
        </w:rPr>
        <w:t xml:space="preserve"> in the overall rankings, </w:t>
      </w:r>
      <w:r w:rsidRPr="00487F30">
        <w:rPr>
          <w:rFonts w:cs="Times New Roman"/>
        </w:rPr>
        <w:t>as rural arterial pavement condition improved by 20 positions, and urbanized area congestion improved by 10 positions.</w:t>
      </w:r>
    </w:p>
    <w:p w14:paraId="7B4F4CBE" w14:textId="642C3572" w:rsidR="00487F30" w:rsidRDefault="43211BDB" w:rsidP="00487F30">
      <w:pPr>
        <w:pStyle w:val="ListParagraph"/>
        <w:numPr>
          <w:ilvl w:val="0"/>
          <w:numId w:val="8"/>
        </w:numPr>
        <w:rPr>
          <w:rFonts w:cs="Times New Roman"/>
        </w:rPr>
      </w:pPr>
      <w:r w:rsidRPr="00487F30">
        <w:rPr>
          <w:rFonts w:cs="Times New Roman"/>
          <w:b/>
          <w:bCs/>
        </w:rPr>
        <w:t>Illinois improved 1</w:t>
      </w:r>
      <w:r w:rsidR="3DB5B9C8" w:rsidRPr="00487F30">
        <w:rPr>
          <w:rFonts w:cs="Times New Roman"/>
          <w:b/>
          <w:bCs/>
        </w:rPr>
        <w:t>1</w:t>
      </w:r>
      <w:r w:rsidRPr="00487F30">
        <w:rPr>
          <w:rFonts w:cs="Times New Roman"/>
          <w:b/>
          <w:bCs/>
        </w:rPr>
        <w:t xml:space="preserve"> positions from 40</w:t>
      </w:r>
      <w:r w:rsidRPr="00487F30">
        <w:rPr>
          <w:rFonts w:cs="Times New Roman"/>
          <w:b/>
          <w:bCs/>
          <w:vertAlign w:val="superscript"/>
        </w:rPr>
        <w:t>th</w:t>
      </w:r>
      <w:r w:rsidRPr="00487F30">
        <w:rPr>
          <w:rFonts w:cs="Times New Roman"/>
          <w:b/>
          <w:bCs/>
        </w:rPr>
        <w:t xml:space="preserve"> to 2</w:t>
      </w:r>
      <w:r w:rsidR="4EDFE4CA" w:rsidRPr="00487F30">
        <w:rPr>
          <w:rFonts w:cs="Times New Roman"/>
          <w:b/>
          <w:bCs/>
        </w:rPr>
        <w:t>9</w:t>
      </w:r>
      <w:r w:rsidRPr="00487F30">
        <w:rPr>
          <w:rFonts w:cs="Times New Roman"/>
          <w:b/>
          <w:bCs/>
          <w:vertAlign w:val="superscript"/>
        </w:rPr>
        <w:t>th</w:t>
      </w:r>
      <w:r w:rsidRPr="00487F30">
        <w:rPr>
          <w:rFonts w:cs="Times New Roman"/>
          <w:b/>
          <w:bCs/>
        </w:rPr>
        <w:t xml:space="preserve"> in the overall rankings, </w:t>
      </w:r>
      <w:r w:rsidRPr="00487F30">
        <w:rPr>
          <w:rFonts w:cs="Times New Roman"/>
        </w:rPr>
        <w:t>as</w:t>
      </w:r>
      <w:r w:rsidR="76E70361" w:rsidRPr="00487F30">
        <w:rPr>
          <w:rFonts w:cs="Times New Roman"/>
        </w:rPr>
        <w:t xml:space="preserve"> </w:t>
      </w:r>
      <w:r w:rsidR="7662D13F" w:rsidRPr="00487F30">
        <w:rPr>
          <w:rFonts w:cs="Times New Roman"/>
        </w:rPr>
        <w:t>administrative disbursements improved by 11 positions.</w:t>
      </w:r>
      <w:r w:rsidR="00442A83" w:rsidRPr="00487F30">
        <w:rPr>
          <w:rFonts w:cs="Times New Roman"/>
        </w:rPr>
        <w:t xml:space="preserve"> </w:t>
      </w:r>
      <w:proofErr w:type="gramStart"/>
      <w:r w:rsidR="00442A83" w:rsidRPr="00487F30">
        <w:rPr>
          <w:rFonts w:cs="Times New Roman"/>
        </w:rPr>
        <w:t>This major categorical improvements</w:t>
      </w:r>
      <w:proofErr w:type="gramEnd"/>
      <w:r w:rsidR="00442A83" w:rsidRPr="00487F30">
        <w:rPr>
          <w:rFonts w:cs="Times New Roman"/>
        </w:rPr>
        <w:t xml:space="preserve"> were influenced by how we calculated spending. </w:t>
      </w:r>
    </w:p>
    <w:p w14:paraId="5C096E48" w14:textId="0F0B3128" w:rsidR="00487F30" w:rsidRDefault="1ECBBD49" w:rsidP="00487F30">
      <w:pPr>
        <w:pStyle w:val="ListParagraph"/>
        <w:numPr>
          <w:ilvl w:val="0"/>
          <w:numId w:val="8"/>
        </w:numPr>
        <w:rPr>
          <w:rFonts w:cs="Times New Roman"/>
        </w:rPr>
      </w:pPr>
      <w:r w:rsidRPr="00487F30">
        <w:rPr>
          <w:rFonts w:cs="Times New Roman"/>
          <w:b/>
          <w:bCs/>
        </w:rPr>
        <w:t>Georgia</w:t>
      </w:r>
      <w:r w:rsidR="43211BDB" w:rsidRPr="00487F30">
        <w:rPr>
          <w:rFonts w:cs="Times New Roman"/>
          <w:b/>
          <w:bCs/>
        </w:rPr>
        <w:t xml:space="preserve"> improved 1</w:t>
      </w:r>
      <w:r w:rsidR="7032DC0A" w:rsidRPr="00487F30">
        <w:rPr>
          <w:rFonts w:cs="Times New Roman"/>
          <w:b/>
          <w:bCs/>
        </w:rPr>
        <w:t>0</w:t>
      </w:r>
      <w:r w:rsidR="43211BDB" w:rsidRPr="00487F30">
        <w:rPr>
          <w:rFonts w:cs="Times New Roman"/>
          <w:b/>
          <w:bCs/>
        </w:rPr>
        <w:t xml:space="preserve"> positions from </w:t>
      </w:r>
      <w:r w:rsidR="1B3EF1CB" w:rsidRPr="00487F30">
        <w:rPr>
          <w:rFonts w:cs="Times New Roman"/>
          <w:b/>
          <w:bCs/>
        </w:rPr>
        <w:t>14</w:t>
      </w:r>
      <w:r w:rsidR="1B3EF1CB" w:rsidRPr="00487F30">
        <w:rPr>
          <w:rFonts w:cs="Times New Roman"/>
          <w:b/>
          <w:bCs/>
          <w:vertAlign w:val="superscript"/>
        </w:rPr>
        <w:t>th</w:t>
      </w:r>
      <w:r w:rsidR="43211BDB" w:rsidRPr="00487F30">
        <w:rPr>
          <w:rFonts w:cs="Times New Roman"/>
          <w:b/>
          <w:bCs/>
        </w:rPr>
        <w:t xml:space="preserve"> to </w:t>
      </w:r>
      <w:r w:rsidR="2B838099" w:rsidRPr="00487F30">
        <w:rPr>
          <w:rFonts w:cs="Times New Roman"/>
          <w:b/>
          <w:bCs/>
        </w:rPr>
        <w:t>4</w:t>
      </w:r>
      <w:r w:rsidR="43211BDB" w:rsidRPr="00487F30">
        <w:rPr>
          <w:rFonts w:cs="Times New Roman"/>
          <w:b/>
          <w:bCs/>
          <w:vertAlign w:val="superscript"/>
        </w:rPr>
        <w:t>th</w:t>
      </w:r>
      <w:r w:rsidR="43211BDB" w:rsidRPr="00487F30">
        <w:rPr>
          <w:rFonts w:cs="Times New Roman"/>
          <w:b/>
          <w:bCs/>
        </w:rPr>
        <w:t xml:space="preserve"> in the overall rankings, </w:t>
      </w:r>
      <w:r w:rsidR="43211BDB" w:rsidRPr="00487F30">
        <w:rPr>
          <w:rFonts w:cs="Times New Roman"/>
        </w:rPr>
        <w:t xml:space="preserve">as </w:t>
      </w:r>
      <w:r w:rsidR="00442A83" w:rsidRPr="00487F30">
        <w:rPr>
          <w:rFonts w:cs="Times New Roman"/>
        </w:rPr>
        <w:t>urban Interstate condition improved by 11 positions. The remaining changes were influenced by how we calculated spending. Maintenance disbursements improved by 12 positions and c</w:t>
      </w:r>
      <w:r w:rsidR="3D87F42E" w:rsidRPr="00487F30">
        <w:rPr>
          <w:rFonts w:cs="Times New Roman"/>
        </w:rPr>
        <w:t>apital disbursements</w:t>
      </w:r>
      <w:r w:rsidR="43211BDB" w:rsidRPr="00487F30">
        <w:rPr>
          <w:rFonts w:cs="Times New Roman"/>
        </w:rPr>
        <w:t xml:space="preserve"> improved by 1</w:t>
      </w:r>
      <w:r w:rsidR="1640A42B" w:rsidRPr="00487F30">
        <w:rPr>
          <w:rFonts w:cs="Times New Roman"/>
        </w:rPr>
        <w:t>1</w:t>
      </w:r>
      <w:r w:rsidR="43211BDB" w:rsidRPr="00487F30">
        <w:rPr>
          <w:rFonts w:cs="Times New Roman"/>
        </w:rPr>
        <w:t xml:space="preserve"> positions</w:t>
      </w:r>
      <w:r w:rsidR="00442A83" w:rsidRPr="00487F30">
        <w:rPr>
          <w:rFonts w:cs="Times New Roman"/>
        </w:rPr>
        <w:t xml:space="preserve">. </w:t>
      </w:r>
    </w:p>
    <w:p w14:paraId="5DA16137" w14:textId="77777777" w:rsidR="00487F30" w:rsidRDefault="00442A83" w:rsidP="00487F30">
      <w:pPr>
        <w:pStyle w:val="ListParagraph"/>
        <w:numPr>
          <w:ilvl w:val="0"/>
          <w:numId w:val="8"/>
        </w:numPr>
        <w:rPr>
          <w:rFonts w:cs="Times New Roman"/>
        </w:rPr>
      </w:pPr>
      <w:r w:rsidRPr="00487F30">
        <w:rPr>
          <w:rFonts w:cs="Times New Roman"/>
          <w:b/>
          <w:bCs/>
        </w:rPr>
        <w:t>Idaho declined 26 positions from 8</w:t>
      </w:r>
      <w:r w:rsidRPr="00487F30">
        <w:rPr>
          <w:rFonts w:cs="Times New Roman"/>
          <w:b/>
          <w:bCs/>
          <w:vertAlign w:val="superscript"/>
        </w:rPr>
        <w:t>th</w:t>
      </w:r>
      <w:r w:rsidRPr="00487F30">
        <w:rPr>
          <w:rFonts w:cs="Times New Roman"/>
          <w:b/>
          <w:bCs/>
        </w:rPr>
        <w:t xml:space="preserve"> to 34</w:t>
      </w:r>
      <w:r w:rsidRPr="00487F30">
        <w:rPr>
          <w:rFonts w:cs="Times New Roman"/>
          <w:b/>
          <w:bCs/>
          <w:vertAlign w:val="superscript"/>
        </w:rPr>
        <w:t>th</w:t>
      </w:r>
      <w:r w:rsidRPr="00487F30">
        <w:rPr>
          <w:rFonts w:cs="Times New Roman"/>
          <w:b/>
          <w:bCs/>
        </w:rPr>
        <w:t xml:space="preserve"> in the overall rankings</w:t>
      </w:r>
      <w:r w:rsidRPr="00487F30">
        <w:rPr>
          <w:rFonts w:cs="Times New Roman"/>
        </w:rPr>
        <w:t xml:space="preserve">, as rural arterial pavement condition dropped 39 positions, rural Interstate pavement condition dropped 31 positions, and urban arterial pavement condition dropped 17 positions. The remaining changes were influenced by how we calculated spending. Capital disbursements dropped 23 positions, maintenance disbursements dropped 17 positions, </w:t>
      </w:r>
    </w:p>
    <w:p w14:paraId="206D9F1E" w14:textId="06F2AABE" w:rsidR="00487F30" w:rsidRPr="00487F30" w:rsidRDefault="00442A83" w:rsidP="00487F30">
      <w:pPr>
        <w:pStyle w:val="ListParagraph"/>
        <w:numPr>
          <w:ilvl w:val="0"/>
          <w:numId w:val="8"/>
        </w:numPr>
        <w:rPr>
          <w:rFonts w:cs="Times New Roman"/>
        </w:rPr>
      </w:pPr>
      <w:r w:rsidRPr="00487F30">
        <w:rPr>
          <w:rFonts w:ascii="Cambria" w:eastAsia="Cambria" w:hAnsi="Cambria" w:cs="Cambria"/>
          <w:b/>
          <w:bCs/>
          <w:color w:val="000000" w:themeColor="text1"/>
        </w:rPr>
        <w:t>Vermont declined 25 positions from 13</w:t>
      </w:r>
      <w:r w:rsidRPr="00487F30">
        <w:rPr>
          <w:rFonts w:ascii="Cambria" w:eastAsia="Cambria" w:hAnsi="Cambria" w:cs="Cambria"/>
          <w:b/>
          <w:bCs/>
          <w:color w:val="000000" w:themeColor="text1"/>
          <w:vertAlign w:val="superscript"/>
        </w:rPr>
        <w:t>th</w:t>
      </w:r>
      <w:r w:rsidRPr="00487F30">
        <w:rPr>
          <w:rFonts w:ascii="Cambria" w:eastAsia="Cambria" w:hAnsi="Cambria" w:cs="Cambria"/>
          <w:b/>
          <w:bCs/>
          <w:color w:val="000000" w:themeColor="text1"/>
        </w:rPr>
        <w:t xml:space="preserve"> to 38</w:t>
      </w:r>
      <w:r w:rsidRPr="00487F30">
        <w:rPr>
          <w:rFonts w:ascii="Cambria" w:eastAsia="Cambria" w:hAnsi="Cambria" w:cs="Cambria"/>
          <w:b/>
          <w:bCs/>
          <w:color w:val="000000" w:themeColor="text1"/>
          <w:vertAlign w:val="superscript"/>
        </w:rPr>
        <w:t>th</w:t>
      </w:r>
      <w:r w:rsidRPr="00487F30">
        <w:rPr>
          <w:rFonts w:ascii="Cambria" w:eastAsia="Cambria" w:hAnsi="Cambria" w:cs="Cambria"/>
          <w:b/>
          <w:bCs/>
          <w:color w:val="000000" w:themeColor="text1"/>
        </w:rPr>
        <w:t xml:space="preserve"> in the overall rankings</w:t>
      </w:r>
      <w:r w:rsidRPr="00487F30">
        <w:rPr>
          <w:rFonts w:ascii="Cambria" w:eastAsia="Cambria" w:hAnsi="Cambria" w:cs="Cambria"/>
          <w:color w:val="000000" w:themeColor="text1"/>
        </w:rPr>
        <w:t xml:space="preserve">, as </w:t>
      </w:r>
      <w:r w:rsidR="00D62849" w:rsidRPr="00487F30">
        <w:rPr>
          <w:rFonts w:ascii="Cambria" w:eastAsia="Cambria" w:hAnsi="Cambria" w:cs="Cambria"/>
          <w:color w:val="000000" w:themeColor="text1"/>
        </w:rPr>
        <w:t xml:space="preserve">rural Interstate pavement condition dropped 14 positions and urban fatality rate dropped 11 positions. </w:t>
      </w:r>
      <w:r w:rsidR="00D62849" w:rsidRPr="00487F30">
        <w:rPr>
          <w:rFonts w:cs="Times New Roman"/>
        </w:rPr>
        <w:t xml:space="preserve">The remaining changes were influenced by how we calculated spending. </w:t>
      </w:r>
      <w:r w:rsidR="00D62849" w:rsidRPr="00487F30">
        <w:rPr>
          <w:rFonts w:ascii="Cambria" w:eastAsia="Cambria" w:hAnsi="Cambria" w:cs="Cambria"/>
          <w:color w:val="000000" w:themeColor="text1"/>
        </w:rPr>
        <w:t>C</w:t>
      </w:r>
      <w:r w:rsidRPr="00487F30">
        <w:rPr>
          <w:rFonts w:ascii="Cambria" w:eastAsia="Cambria" w:hAnsi="Cambria" w:cs="Cambria"/>
          <w:color w:val="000000" w:themeColor="text1"/>
        </w:rPr>
        <w:t>apital disbursements dropped 14 positions</w:t>
      </w:r>
      <w:r w:rsidR="00D62849" w:rsidRPr="00487F30">
        <w:rPr>
          <w:rFonts w:ascii="Cambria" w:eastAsia="Cambria" w:hAnsi="Cambria" w:cs="Cambria"/>
          <w:color w:val="000000" w:themeColor="text1"/>
        </w:rPr>
        <w:t xml:space="preserve"> and </w:t>
      </w:r>
      <w:r w:rsidRPr="00487F30">
        <w:rPr>
          <w:rFonts w:ascii="Cambria" w:eastAsia="Cambria" w:hAnsi="Cambria" w:cs="Cambria"/>
          <w:color w:val="000000" w:themeColor="text1"/>
        </w:rPr>
        <w:t>maintenance disbursements dropped 16 positions</w:t>
      </w:r>
      <w:r w:rsidR="00487F30">
        <w:rPr>
          <w:rFonts w:ascii="Cambria" w:eastAsia="Cambria" w:hAnsi="Cambria" w:cs="Cambria"/>
          <w:color w:val="000000" w:themeColor="text1"/>
        </w:rPr>
        <w:t>.</w:t>
      </w:r>
    </w:p>
    <w:p w14:paraId="42CA4E3E" w14:textId="77777777" w:rsidR="00487F30" w:rsidRDefault="00442A83" w:rsidP="00487F30">
      <w:pPr>
        <w:pStyle w:val="ListParagraph"/>
        <w:numPr>
          <w:ilvl w:val="0"/>
          <w:numId w:val="8"/>
        </w:numPr>
        <w:rPr>
          <w:rFonts w:cs="Times New Roman"/>
        </w:rPr>
      </w:pPr>
      <w:r w:rsidRPr="00487F30">
        <w:rPr>
          <w:rFonts w:cs="Times New Roman"/>
          <w:b/>
          <w:bCs/>
        </w:rPr>
        <w:t>South Dakota declined 19 positions from 9</w:t>
      </w:r>
      <w:r w:rsidRPr="00487F30">
        <w:rPr>
          <w:rFonts w:cs="Times New Roman"/>
          <w:b/>
          <w:bCs/>
          <w:vertAlign w:val="superscript"/>
        </w:rPr>
        <w:t>th</w:t>
      </w:r>
      <w:r w:rsidRPr="00487F30">
        <w:rPr>
          <w:rFonts w:cs="Times New Roman"/>
          <w:b/>
          <w:bCs/>
        </w:rPr>
        <w:t xml:space="preserve"> to 28</w:t>
      </w:r>
      <w:r w:rsidRPr="00487F30">
        <w:rPr>
          <w:rFonts w:cs="Times New Roman"/>
          <w:b/>
          <w:bCs/>
          <w:vertAlign w:val="superscript"/>
        </w:rPr>
        <w:t>th</w:t>
      </w:r>
      <w:r w:rsidRPr="00487F30">
        <w:rPr>
          <w:rFonts w:cs="Times New Roman"/>
          <w:b/>
          <w:bCs/>
        </w:rPr>
        <w:t xml:space="preserve"> in the overall rankings</w:t>
      </w:r>
      <w:r w:rsidRPr="00487F30">
        <w:rPr>
          <w:rFonts w:cs="Times New Roman"/>
        </w:rPr>
        <w:t xml:space="preserve">, as </w:t>
      </w:r>
      <w:r w:rsidR="00D62849" w:rsidRPr="00487F30">
        <w:rPr>
          <w:rFonts w:cs="Times New Roman"/>
        </w:rPr>
        <w:t>urban fatality rate dropped 25 positions and rural fatality rate dropped 15 positions. M</w:t>
      </w:r>
      <w:r w:rsidRPr="00487F30">
        <w:rPr>
          <w:rFonts w:cs="Times New Roman"/>
        </w:rPr>
        <w:t>aintenance disbursements dropped 2</w:t>
      </w:r>
      <w:r w:rsidR="00D62849" w:rsidRPr="00487F30">
        <w:rPr>
          <w:rFonts w:cs="Times New Roman"/>
        </w:rPr>
        <w:t>6</w:t>
      </w:r>
      <w:r w:rsidRPr="00487F30">
        <w:rPr>
          <w:rFonts w:cs="Times New Roman"/>
        </w:rPr>
        <w:t xml:space="preserve"> positions, administrative disbursements dropped </w:t>
      </w:r>
      <w:r w:rsidR="00D62849" w:rsidRPr="00487F30">
        <w:rPr>
          <w:rFonts w:cs="Times New Roman"/>
        </w:rPr>
        <w:t>19</w:t>
      </w:r>
      <w:r w:rsidRPr="00487F30">
        <w:rPr>
          <w:rFonts w:cs="Times New Roman"/>
        </w:rPr>
        <w:t xml:space="preserve"> positions, </w:t>
      </w:r>
      <w:r w:rsidR="00D62849" w:rsidRPr="00487F30">
        <w:rPr>
          <w:rFonts w:cs="Times New Roman"/>
        </w:rPr>
        <w:t>and capital disbursements dropped 14 positions.</w:t>
      </w:r>
    </w:p>
    <w:p w14:paraId="3411CBE1" w14:textId="77777777" w:rsidR="00487F30" w:rsidRPr="00487F30" w:rsidRDefault="00442A83" w:rsidP="00487F30">
      <w:pPr>
        <w:pStyle w:val="ListParagraph"/>
        <w:numPr>
          <w:ilvl w:val="0"/>
          <w:numId w:val="8"/>
        </w:numPr>
        <w:rPr>
          <w:rFonts w:cs="Times New Roman"/>
        </w:rPr>
      </w:pPr>
      <w:r w:rsidRPr="00487F30">
        <w:rPr>
          <w:rFonts w:cs="Times New Roman"/>
          <w:b/>
          <w:bCs/>
          <w:color w:val="000000" w:themeColor="text1"/>
        </w:rPr>
        <w:t>Kansas declined 15 positions from 7</w:t>
      </w:r>
      <w:r w:rsidRPr="00487F30">
        <w:rPr>
          <w:rFonts w:cs="Times New Roman"/>
          <w:b/>
          <w:bCs/>
          <w:color w:val="000000" w:themeColor="text1"/>
          <w:vertAlign w:val="superscript"/>
        </w:rPr>
        <w:t>th</w:t>
      </w:r>
      <w:r w:rsidRPr="00487F30">
        <w:rPr>
          <w:rFonts w:cs="Times New Roman"/>
          <w:b/>
          <w:bCs/>
          <w:color w:val="000000" w:themeColor="text1"/>
        </w:rPr>
        <w:t xml:space="preserve"> to 22</w:t>
      </w:r>
      <w:r w:rsidRPr="00487F30">
        <w:rPr>
          <w:rFonts w:cs="Times New Roman"/>
          <w:b/>
          <w:bCs/>
          <w:color w:val="000000" w:themeColor="text1"/>
          <w:vertAlign w:val="superscript"/>
        </w:rPr>
        <w:t>nd</w:t>
      </w:r>
      <w:r w:rsidRPr="00487F30">
        <w:rPr>
          <w:rFonts w:cs="Times New Roman"/>
          <w:b/>
          <w:bCs/>
          <w:color w:val="000000" w:themeColor="text1"/>
        </w:rPr>
        <w:t xml:space="preserve"> in the overall rankings</w:t>
      </w:r>
      <w:r w:rsidRPr="00487F30">
        <w:rPr>
          <w:rFonts w:cs="Times New Roman"/>
          <w:color w:val="000000" w:themeColor="text1"/>
        </w:rPr>
        <w:t xml:space="preserve">, as </w:t>
      </w:r>
      <w:r w:rsidR="00CE204C" w:rsidRPr="00487F30">
        <w:rPr>
          <w:rFonts w:cs="Times New Roman"/>
          <w:color w:val="000000" w:themeColor="text1"/>
        </w:rPr>
        <w:t xml:space="preserve">urbanized area congestion dropped 12 positions. </w:t>
      </w:r>
    </w:p>
    <w:p w14:paraId="343CC8FB" w14:textId="77777777" w:rsidR="00487F30" w:rsidRPr="00487F30" w:rsidRDefault="00442A83" w:rsidP="00487F30">
      <w:pPr>
        <w:pStyle w:val="ListParagraph"/>
        <w:numPr>
          <w:ilvl w:val="0"/>
          <w:numId w:val="8"/>
        </w:numPr>
        <w:rPr>
          <w:rFonts w:cs="Times New Roman"/>
        </w:rPr>
      </w:pPr>
      <w:r w:rsidRPr="00487F30">
        <w:rPr>
          <w:rFonts w:cs="Times New Roman"/>
          <w:b/>
          <w:bCs/>
          <w:color w:val="000000" w:themeColor="text1"/>
        </w:rPr>
        <w:t>Montana declined 14 positions from 11</w:t>
      </w:r>
      <w:r w:rsidRPr="00487F30">
        <w:rPr>
          <w:rFonts w:cs="Times New Roman"/>
          <w:b/>
          <w:bCs/>
          <w:color w:val="000000" w:themeColor="text1"/>
          <w:vertAlign w:val="superscript"/>
        </w:rPr>
        <w:t>th</w:t>
      </w:r>
      <w:r w:rsidRPr="00487F30">
        <w:rPr>
          <w:rFonts w:cs="Times New Roman"/>
          <w:b/>
          <w:bCs/>
          <w:color w:val="000000" w:themeColor="text1"/>
        </w:rPr>
        <w:t xml:space="preserve"> to 25</w:t>
      </w:r>
      <w:r w:rsidRPr="00487F30">
        <w:rPr>
          <w:rFonts w:cs="Times New Roman"/>
          <w:b/>
          <w:bCs/>
          <w:color w:val="000000" w:themeColor="text1"/>
          <w:vertAlign w:val="superscript"/>
        </w:rPr>
        <w:t>th</w:t>
      </w:r>
      <w:r w:rsidRPr="00487F30">
        <w:rPr>
          <w:rFonts w:cs="Times New Roman"/>
          <w:b/>
          <w:bCs/>
          <w:color w:val="000000" w:themeColor="text1"/>
        </w:rPr>
        <w:t xml:space="preserve"> in the overall rankings</w:t>
      </w:r>
      <w:r w:rsidRPr="00487F30">
        <w:rPr>
          <w:rFonts w:cs="Times New Roman"/>
          <w:color w:val="000000" w:themeColor="text1"/>
        </w:rPr>
        <w:t xml:space="preserve">, as </w:t>
      </w:r>
      <w:r w:rsidR="00614C82" w:rsidRPr="00487F30">
        <w:rPr>
          <w:rFonts w:cs="Times New Roman"/>
          <w:color w:val="000000" w:themeColor="text1"/>
        </w:rPr>
        <w:t>rural fatality rate and urban fatality rate both dropped 10 positions.</w:t>
      </w:r>
      <w:r w:rsidR="00614C82" w:rsidRPr="00487F30">
        <w:rPr>
          <w:rFonts w:cs="Times New Roman"/>
          <w:b/>
          <w:bCs/>
          <w:color w:val="000000" w:themeColor="text1"/>
        </w:rPr>
        <w:t xml:space="preserve"> </w:t>
      </w:r>
      <w:r w:rsidR="00614C82" w:rsidRPr="00487F30">
        <w:rPr>
          <w:rFonts w:cs="Times New Roman"/>
          <w:color w:val="000000" w:themeColor="text1"/>
        </w:rPr>
        <w:t>The remaining changes were influenced by how we calculated spending. C</w:t>
      </w:r>
      <w:r w:rsidRPr="00487F30">
        <w:rPr>
          <w:rFonts w:cs="Times New Roman"/>
          <w:color w:val="000000" w:themeColor="text1"/>
        </w:rPr>
        <w:t>apital disbursements dropped 24 positions, maintenance disbursements dropped 28 positions</w:t>
      </w:r>
      <w:r w:rsidR="00614C82" w:rsidRPr="00487F30">
        <w:rPr>
          <w:rFonts w:cs="Times New Roman"/>
          <w:color w:val="000000" w:themeColor="text1"/>
        </w:rPr>
        <w:t xml:space="preserve"> </w:t>
      </w:r>
      <w:proofErr w:type="gramStart"/>
      <w:r w:rsidR="00614C82" w:rsidRPr="00487F30">
        <w:rPr>
          <w:rFonts w:cs="Times New Roman"/>
          <w:color w:val="000000" w:themeColor="text1"/>
        </w:rPr>
        <w:t xml:space="preserve">and </w:t>
      </w:r>
      <w:r w:rsidRPr="00487F30">
        <w:rPr>
          <w:rFonts w:cs="Times New Roman"/>
          <w:color w:val="000000" w:themeColor="text1"/>
        </w:rPr>
        <w:t xml:space="preserve"> administrative</w:t>
      </w:r>
      <w:proofErr w:type="gramEnd"/>
      <w:r w:rsidRPr="00487F30">
        <w:rPr>
          <w:rFonts w:cs="Times New Roman"/>
          <w:color w:val="000000" w:themeColor="text1"/>
        </w:rPr>
        <w:t xml:space="preserve"> disbursements dropped 11 positions</w:t>
      </w:r>
      <w:r w:rsidR="00614C82" w:rsidRPr="00487F30">
        <w:rPr>
          <w:rFonts w:cs="Times New Roman"/>
          <w:color w:val="000000" w:themeColor="text1"/>
        </w:rPr>
        <w:t xml:space="preserve">. </w:t>
      </w:r>
      <w:r w:rsidRPr="00487F30">
        <w:rPr>
          <w:rFonts w:cs="Times New Roman"/>
          <w:color w:val="000000" w:themeColor="text1"/>
        </w:rPr>
        <w:t xml:space="preserve"> </w:t>
      </w:r>
    </w:p>
    <w:p w14:paraId="298A9DE8" w14:textId="6AC21F6F" w:rsidR="006E65CE" w:rsidRPr="00487F30" w:rsidRDefault="6468E3F1" w:rsidP="00487F30">
      <w:pPr>
        <w:pStyle w:val="ListParagraph"/>
        <w:numPr>
          <w:ilvl w:val="0"/>
          <w:numId w:val="8"/>
        </w:numPr>
        <w:rPr>
          <w:rFonts w:cs="Times New Roman"/>
        </w:rPr>
      </w:pPr>
      <w:r w:rsidRPr="00487F30">
        <w:rPr>
          <w:rFonts w:cs="Times New Roman"/>
          <w:b/>
          <w:bCs/>
          <w:color w:val="000000" w:themeColor="text1"/>
        </w:rPr>
        <w:t>Oregon</w:t>
      </w:r>
      <w:r w:rsidR="133CA103" w:rsidRPr="00487F30">
        <w:rPr>
          <w:rFonts w:cs="Times New Roman"/>
          <w:b/>
          <w:bCs/>
          <w:color w:val="000000" w:themeColor="text1"/>
        </w:rPr>
        <w:t xml:space="preserve"> </w:t>
      </w:r>
      <w:r w:rsidR="68F3197C" w:rsidRPr="00487F30">
        <w:rPr>
          <w:rFonts w:cs="Times New Roman"/>
          <w:b/>
          <w:bCs/>
          <w:color w:val="000000" w:themeColor="text1"/>
        </w:rPr>
        <w:t>declined 12 positions from 2</w:t>
      </w:r>
      <w:r w:rsidR="002C59A7" w:rsidRPr="00487F30">
        <w:rPr>
          <w:rFonts w:cs="Times New Roman"/>
          <w:b/>
          <w:bCs/>
          <w:color w:val="000000" w:themeColor="text1"/>
        </w:rPr>
        <w:t>5</w:t>
      </w:r>
      <w:r w:rsidR="133CA103" w:rsidRPr="00487F30">
        <w:rPr>
          <w:rFonts w:cs="Times New Roman"/>
          <w:b/>
          <w:bCs/>
          <w:color w:val="000000" w:themeColor="text1"/>
          <w:vertAlign w:val="superscript"/>
        </w:rPr>
        <w:t>th</w:t>
      </w:r>
      <w:r w:rsidR="68F3197C" w:rsidRPr="00487F30">
        <w:rPr>
          <w:rFonts w:cs="Times New Roman"/>
          <w:b/>
          <w:bCs/>
          <w:color w:val="000000" w:themeColor="text1"/>
        </w:rPr>
        <w:t xml:space="preserve"> to 3</w:t>
      </w:r>
      <w:r w:rsidR="5E867FAF" w:rsidRPr="00487F30">
        <w:rPr>
          <w:rFonts w:cs="Times New Roman"/>
          <w:b/>
          <w:bCs/>
          <w:color w:val="000000" w:themeColor="text1"/>
        </w:rPr>
        <w:t>7</w:t>
      </w:r>
      <w:r w:rsidR="3FA9B532" w:rsidRPr="00487F30">
        <w:rPr>
          <w:rFonts w:cs="Times New Roman"/>
          <w:b/>
          <w:bCs/>
          <w:color w:val="000000" w:themeColor="text1"/>
          <w:vertAlign w:val="superscript"/>
        </w:rPr>
        <w:t>th</w:t>
      </w:r>
      <w:r w:rsidR="68F3197C" w:rsidRPr="00487F30">
        <w:rPr>
          <w:rFonts w:cs="Times New Roman"/>
          <w:b/>
          <w:bCs/>
          <w:color w:val="000000" w:themeColor="text1"/>
        </w:rPr>
        <w:t xml:space="preserve"> in the overall ranking</w:t>
      </w:r>
      <w:r w:rsidR="5568C90A" w:rsidRPr="00487F30">
        <w:rPr>
          <w:rFonts w:cs="Times New Roman"/>
          <w:b/>
          <w:bCs/>
          <w:color w:val="000000" w:themeColor="text1"/>
        </w:rPr>
        <w:t>s</w:t>
      </w:r>
      <w:r w:rsidR="68F3197C" w:rsidRPr="00487F30">
        <w:rPr>
          <w:rFonts w:cs="Times New Roman"/>
          <w:color w:val="000000" w:themeColor="text1"/>
        </w:rPr>
        <w:t xml:space="preserve">, </w:t>
      </w:r>
      <w:r w:rsidR="00614C82" w:rsidRPr="00487F30">
        <w:rPr>
          <w:rFonts w:cs="Times New Roman"/>
          <w:color w:val="000000" w:themeColor="text1"/>
        </w:rPr>
        <w:t xml:space="preserve">as the state declined in six of the categorical rankings. </w:t>
      </w:r>
      <w:r w:rsidR="00662D20" w:rsidRPr="00487F30">
        <w:rPr>
          <w:color w:val="000000" w:themeColor="text1"/>
        </w:rPr>
        <w:br/>
      </w:r>
      <w:r w:rsidR="00662D20" w:rsidRPr="00487F30">
        <w:rPr>
          <w:color w:val="000000" w:themeColor="text1"/>
        </w:rPr>
        <w:br/>
      </w:r>
      <w:r w:rsidR="00662D20" w:rsidRPr="00487F30">
        <w:rPr>
          <w:color w:val="000000" w:themeColor="text1"/>
        </w:rPr>
        <w:br/>
      </w:r>
    </w:p>
    <w:p w14:paraId="20402816" w14:textId="77777777" w:rsidR="006E65CE" w:rsidRDefault="006E65CE" w:rsidP="00DB339E">
      <w:pPr>
        <w:ind w:left="806"/>
        <w:textAlignment w:val="baseline"/>
        <w:rPr>
          <w:rFonts w:eastAsia="Times New Roman" w:cs="Times New Roman"/>
          <w:color w:val="FF0000"/>
        </w:rPr>
      </w:pPr>
    </w:p>
    <w:p w14:paraId="5B954B63" w14:textId="77777777" w:rsidR="006E65CE" w:rsidRDefault="006E65CE" w:rsidP="00DB339E">
      <w:pPr>
        <w:ind w:left="806"/>
        <w:textAlignment w:val="baseline"/>
        <w:rPr>
          <w:rFonts w:eastAsia="Times New Roman" w:cs="Times New Roman"/>
          <w:color w:val="FF0000"/>
        </w:rPr>
      </w:pPr>
    </w:p>
    <w:p w14:paraId="29E4574E" w14:textId="77777777" w:rsidR="006E65CE" w:rsidRDefault="006E65CE" w:rsidP="00DB339E">
      <w:pPr>
        <w:ind w:left="806"/>
        <w:textAlignment w:val="baseline"/>
        <w:rPr>
          <w:rFonts w:eastAsia="Times New Roman" w:cs="Times New Roman"/>
          <w:color w:val="FF0000"/>
        </w:rPr>
      </w:pPr>
    </w:p>
    <w:p w14:paraId="77B82FA1" w14:textId="77777777" w:rsidR="006E65CE" w:rsidRDefault="006E65CE" w:rsidP="00DB339E">
      <w:pPr>
        <w:ind w:left="806"/>
        <w:textAlignment w:val="baseline"/>
        <w:rPr>
          <w:rFonts w:eastAsia="Times New Roman" w:cs="Times New Roman"/>
          <w:color w:val="FF0000"/>
        </w:rPr>
      </w:pPr>
    </w:p>
    <w:p w14:paraId="066EB692" w14:textId="77777777" w:rsidR="006E65CE" w:rsidRDefault="006E65CE" w:rsidP="00DB339E">
      <w:pPr>
        <w:ind w:left="806"/>
        <w:textAlignment w:val="baseline"/>
        <w:rPr>
          <w:rFonts w:eastAsia="Times New Roman" w:cs="Times New Roman"/>
          <w:color w:val="FF0000"/>
        </w:rPr>
      </w:pPr>
    </w:p>
    <w:p w14:paraId="6796FB63" w14:textId="0860D1FD" w:rsidR="00CF726B" w:rsidRDefault="00CF726B" w:rsidP="00487F30">
      <w:pPr>
        <w:ind w:left="806"/>
        <w:textAlignment w:val="baseline"/>
        <w:rPr>
          <w:rFonts w:eastAsia="Times New Roman" w:cs="Times New Roman"/>
        </w:rPr>
      </w:pPr>
    </w:p>
    <w:p w14:paraId="05647B54" w14:textId="77777777" w:rsidR="00487F30" w:rsidRDefault="00487F30" w:rsidP="00487F30">
      <w:pPr>
        <w:ind w:left="806"/>
        <w:textAlignment w:val="baseline"/>
        <w:rPr>
          <w:rFonts w:ascii="Cambria" w:hAnsi="Cambria" w:cs="Times New Roman"/>
          <w:b/>
          <w:bCs/>
        </w:rPr>
      </w:pPr>
    </w:p>
    <w:p w14:paraId="40D24384" w14:textId="6B7E4E84" w:rsidR="00662D20" w:rsidRPr="001236C7" w:rsidRDefault="00662D20" w:rsidP="006549B2">
      <w:pPr>
        <w:textAlignment w:val="baseline"/>
        <w:rPr>
          <w:rFonts w:ascii="Times New Roman" w:eastAsia="Times New Roman" w:hAnsi="Times New Roman" w:cs="Times New Roman"/>
          <w:sz w:val="20"/>
          <w:szCs w:val="20"/>
        </w:rPr>
        <w:pPrChange w:id="4" w:author="Truong Bui" w:date="2022-10-19T04:34:00Z">
          <w:pPr>
            <w:ind w:left="806"/>
            <w:textAlignment w:val="baseline"/>
          </w:pPr>
        </w:pPrChange>
      </w:pPr>
      <w:r w:rsidRPr="001236C7">
        <w:rPr>
          <w:rFonts w:ascii="Cambria" w:hAnsi="Cambria" w:cs="Times New Roman"/>
          <w:b/>
          <w:bCs/>
        </w:rPr>
        <w:lastRenderedPageBreak/>
        <w:t>Part 2</w:t>
      </w:r>
    </w:p>
    <w:p w14:paraId="5D74F545" w14:textId="77777777" w:rsidR="00662D20" w:rsidRPr="003A1C66" w:rsidRDefault="00662D20" w:rsidP="00662D20">
      <w:pPr>
        <w:rPr>
          <w:rFonts w:ascii="Times New Roman" w:eastAsia="Times New Roman" w:hAnsi="Times New Roman" w:cs="Times New Roman"/>
          <w:sz w:val="20"/>
          <w:szCs w:val="20"/>
        </w:rPr>
      </w:pPr>
    </w:p>
    <w:p w14:paraId="6AF23B7E" w14:textId="77777777" w:rsidR="00662D20" w:rsidRPr="003A1C66" w:rsidRDefault="00662D20" w:rsidP="00662D20">
      <w:pPr>
        <w:rPr>
          <w:rFonts w:ascii="Times New Roman" w:hAnsi="Times New Roman" w:cs="Times New Roman"/>
          <w:sz w:val="20"/>
          <w:szCs w:val="20"/>
        </w:rPr>
      </w:pPr>
      <w:r w:rsidRPr="003A1C66">
        <w:rPr>
          <w:rFonts w:ascii="Cambria" w:hAnsi="Cambria" w:cs="Times New Roman"/>
          <w:b/>
          <w:bCs/>
          <w:sz w:val="32"/>
          <w:szCs w:val="32"/>
        </w:rPr>
        <w:t>Methodological Change</w:t>
      </w:r>
    </w:p>
    <w:p w14:paraId="69E15266" w14:textId="77777777" w:rsidR="00662D20" w:rsidRPr="003A1C66" w:rsidRDefault="00662D20" w:rsidP="00662D20">
      <w:pPr>
        <w:rPr>
          <w:rFonts w:ascii="Times New Roman" w:eastAsia="Times New Roman" w:hAnsi="Times New Roman" w:cs="Times New Roman"/>
          <w:sz w:val="20"/>
          <w:szCs w:val="20"/>
        </w:rPr>
      </w:pPr>
    </w:p>
    <w:p w14:paraId="4C4B4ED4" w14:textId="0DE750E8" w:rsidR="00662D20" w:rsidRPr="004B09FF" w:rsidRDefault="00662D20" w:rsidP="00662D20">
      <w:pPr>
        <w:rPr>
          <w:rFonts w:ascii="Times New Roman" w:hAnsi="Times New Roman" w:cs="Times New Roman"/>
          <w:sz w:val="20"/>
          <w:szCs w:val="20"/>
        </w:rPr>
      </w:pPr>
      <w:r w:rsidRPr="003A1C66">
        <w:rPr>
          <w:rFonts w:ascii="Cambria" w:hAnsi="Cambria" w:cs="Times New Roman"/>
        </w:rPr>
        <w:t xml:space="preserve">The </w:t>
      </w:r>
      <w:r w:rsidRPr="003A1C66">
        <w:rPr>
          <w:rFonts w:ascii="Cambria" w:hAnsi="Cambria" w:cs="Times New Roman"/>
          <w:i/>
          <w:iCs/>
        </w:rPr>
        <w:t>Annual Highway Report</w:t>
      </w:r>
      <w:r w:rsidRPr="003A1C66">
        <w:rPr>
          <w:rFonts w:ascii="Cambria" w:hAnsi="Cambria" w:cs="Times New Roman"/>
        </w:rPr>
        <w:t xml:space="preserve">’s goal is to provide an accurate, current evaluation of state highway systems. In order to meet that goal, we </w:t>
      </w:r>
      <w:r w:rsidR="00181261">
        <w:rPr>
          <w:rFonts w:ascii="Cambria" w:hAnsi="Cambria" w:cs="Times New Roman"/>
        </w:rPr>
        <w:t xml:space="preserve">have made changes to some of </w:t>
      </w:r>
      <w:r w:rsidR="004B09FF">
        <w:rPr>
          <w:rFonts w:ascii="Cambria" w:hAnsi="Cambria" w:cs="Times New Roman"/>
        </w:rPr>
        <w:t>our calculations</w:t>
      </w:r>
      <w:r w:rsidRPr="003A1C66">
        <w:rPr>
          <w:rFonts w:ascii="Cambria" w:hAnsi="Cambria" w:cs="Times New Roman"/>
        </w:rPr>
        <w:t>. The change</w:t>
      </w:r>
      <w:r w:rsidR="0076593F">
        <w:rPr>
          <w:rFonts w:ascii="Cambria" w:hAnsi="Cambria" w:cs="Times New Roman"/>
        </w:rPr>
        <w:t>s</w:t>
      </w:r>
      <w:r w:rsidRPr="003A1C66">
        <w:rPr>
          <w:rFonts w:ascii="Cambria" w:hAnsi="Cambria" w:cs="Times New Roman"/>
        </w:rPr>
        <w:t xml:space="preserve"> </w:t>
      </w:r>
      <w:r w:rsidR="0076593F">
        <w:rPr>
          <w:rFonts w:ascii="Cambria" w:hAnsi="Cambria" w:cs="Times New Roman"/>
        </w:rPr>
        <w:t>are</w:t>
      </w:r>
      <w:r w:rsidRPr="003A1C66">
        <w:rPr>
          <w:rFonts w:ascii="Cambria" w:hAnsi="Cambria" w:cs="Times New Roman"/>
        </w:rPr>
        <w:t xml:space="preserve"> described in this section and the report’s technical and quantitative metrics are detailed in the appendix: </w:t>
      </w:r>
      <w:r w:rsidRPr="003A1C66">
        <w:rPr>
          <w:rFonts w:ascii="Times New Roman" w:eastAsia="Times New Roman" w:hAnsi="Times New Roman" w:cs="Times New Roman"/>
          <w:sz w:val="20"/>
          <w:szCs w:val="20"/>
        </w:rPr>
        <w:br/>
      </w:r>
    </w:p>
    <w:p w14:paraId="4FA73EE1" w14:textId="3BFDEF68" w:rsidR="0021798C" w:rsidRPr="00E96E4A" w:rsidDel="002B17A1" w:rsidRDefault="00421448">
      <w:pPr>
        <w:numPr>
          <w:ilvl w:val="0"/>
          <w:numId w:val="9"/>
        </w:numPr>
        <w:ind w:left="0"/>
        <w:textAlignment w:val="baseline"/>
        <w:rPr>
          <w:del w:id="5" w:author="Truong Bui" w:date="2022-10-09T23:51:00Z"/>
          <w:rFonts w:ascii="Noto Sans Symbols" w:hAnsi="Noto Sans Symbols" w:cs="Times New Roman" w:hint="eastAsia"/>
        </w:rPr>
        <w:pPrChange w:id="6" w:author="Truong Bui" w:date="2022-10-11T23:38:00Z">
          <w:pPr>
            <w:numPr>
              <w:numId w:val="2"/>
            </w:numPr>
            <w:tabs>
              <w:tab w:val="num" w:pos="720"/>
            </w:tabs>
            <w:ind w:left="720" w:hanging="360"/>
            <w:textAlignment w:val="baseline"/>
          </w:pPr>
        </w:pPrChange>
      </w:pPr>
      <w:commentRangeStart w:id="7"/>
      <w:del w:id="8" w:author="Truong Bui" w:date="2022-10-09T23:51:00Z">
        <w:r w:rsidRPr="00E96E4A" w:rsidDel="002B17A1">
          <w:rPr>
            <w:rFonts w:ascii="Cambria" w:hAnsi="Cambria" w:cs="Times New Roman"/>
            <w:b/>
            <w:bCs/>
            <w:rPrChange w:id="9" w:author="Truong Bui" w:date="2022-10-11T23:38:00Z">
              <w:rPr/>
            </w:rPrChange>
          </w:rPr>
          <w:delText xml:space="preserve">Truong Changes </w:delText>
        </w:r>
        <w:r w:rsidR="003A1C66" w:rsidRPr="00E96E4A" w:rsidDel="002B17A1">
          <w:rPr>
            <w:rFonts w:ascii="Cambria" w:hAnsi="Cambria" w:cs="Times New Roman"/>
            <w:b/>
            <w:bCs/>
            <w:rPrChange w:id="10" w:author="Truong Bui" w:date="2022-10-11T23:38:00Z">
              <w:rPr/>
            </w:rPrChange>
          </w:rPr>
          <w:delText xml:space="preserve"> </w:delText>
        </w:r>
      </w:del>
    </w:p>
    <w:p w14:paraId="2ECE6048" w14:textId="19798F7D" w:rsidR="00082315" w:rsidDel="00E96E4A" w:rsidRDefault="0021798C" w:rsidP="00E96E4A">
      <w:pPr>
        <w:rPr>
          <w:del w:id="11" w:author="Truong Bui" w:date="2022-10-10T11:35:00Z"/>
          <w:color w:val="00B050"/>
        </w:rPr>
      </w:pPr>
      <w:del w:id="12" w:author="Truong Bui" w:date="2022-10-11T23:25:00Z">
        <w:r w:rsidRPr="00C8544D" w:rsidDel="000136EB">
          <w:rPr>
            <w:color w:val="00B050"/>
            <w:highlight w:val="yellow"/>
          </w:rPr>
          <w:delText>Last year</w:delText>
        </w:r>
        <w:r w:rsidR="002F70B0" w:rsidRPr="00C8544D" w:rsidDel="000136EB">
          <w:rPr>
            <w:color w:val="00B050"/>
            <w:highlight w:val="yellow"/>
          </w:rPr>
          <w:delText>,</w:delText>
        </w:r>
        <w:r w:rsidRPr="00C8544D" w:rsidDel="000136EB">
          <w:rPr>
            <w:color w:val="00B050"/>
            <w:highlight w:val="yellow"/>
          </w:rPr>
          <w:delText xml:space="preserve"> we used a combination of centerline</w:delText>
        </w:r>
        <w:r w:rsidR="00E8185B" w:rsidRPr="00C8544D" w:rsidDel="000136EB">
          <w:rPr>
            <w:color w:val="00B050"/>
            <w:highlight w:val="yellow"/>
          </w:rPr>
          <w:delText>-</w:delText>
        </w:r>
        <w:r w:rsidRPr="00C8544D" w:rsidDel="000136EB">
          <w:rPr>
            <w:color w:val="00B050"/>
            <w:highlight w:val="yellow"/>
          </w:rPr>
          <w:delText>miles (the length of the highway system (a five-mile road equals five centerline-miles), lane</w:delText>
        </w:r>
        <w:r w:rsidR="00E8185B" w:rsidRPr="00C8544D" w:rsidDel="000136EB">
          <w:rPr>
            <w:color w:val="00B050"/>
            <w:highlight w:val="yellow"/>
          </w:rPr>
          <w:delText>-</w:delText>
        </w:r>
        <w:r w:rsidRPr="00C8544D" w:rsidDel="000136EB">
          <w:rPr>
            <w:color w:val="00B050"/>
            <w:highlight w:val="yellow"/>
          </w:rPr>
          <w:delText>miles (the length of the highway system multiplied by the number of lanes on a highway</w:delText>
        </w:r>
        <w:r w:rsidR="00E8185B" w:rsidRPr="00C8544D" w:rsidDel="000136EB">
          <w:rPr>
            <w:color w:val="00B050"/>
            <w:highlight w:val="yellow"/>
          </w:rPr>
          <w:delText>—</w:delText>
        </w:r>
        <w:r w:rsidRPr="00C8544D" w:rsidDel="000136EB">
          <w:rPr>
            <w:color w:val="00B050"/>
            <w:highlight w:val="yellow"/>
          </w:rPr>
          <w:delText>a five-mile road with two lanes equals 10 lane-miles while a five-mile road with six lanes equals 30 lane-miles), and vehicle-miles traveled per lane-mile (the total amount of miles</w:delText>
        </w:r>
      </w:del>
      <w:ins w:id="13" w:author="Truong Bui" w:date="2022-10-11T23:28:00Z">
        <w:r w:rsidR="000136EB">
          <w:t xml:space="preserve">Last </w:t>
        </w:r>
      </w:ins>
      <w:ins w:id="14" w:author="Truong Bui" w:date="2022-10-11T23:29:00Z">
        <w:r w:rsidR="000136EB">
          <w:t>year,</w:t>
        </w:r>
      </w:ins>
      <w:ins w:id="15" w:author="Truong Bui" w:date="2022-10-11T00:38:00Z">
        <w:r w:rsidR="00D456D3">
          <w:rPr>
            <w:color w:val="00B050"/>
          </w:rPr>
          <w:t xml:space="preserve"> </w:t>
        </w:r>
      </w:ins>
      <w:ins w:id="16" w:author="Truong Bui" w:date="2022-10-11T00:47:00Z">
        <w:r w:rsidR="00F03C27">
          <w:rPr>
            <w:color w:val="00B050"/>
          </w:rPr>
          <w:t xml:space="preserve">the disbursement </w:t>
        </w:r>
      </w:ins>
      <w:ins w:id="17" w:author="Truong Bui" w:date="2022-10-19T03:51:00Z">
        <w:r w:rsidR="00EE50DD">
          <w:rPr>
            <w:color w:val="00B050"/>
          </w:rPr>
          <w:t>performance ratios</w:t>
        </w:r>
      </w:ins>
      <w:ins w:id="18" w:author="Truong Bui" w:date="2022-10-11T00:47:00Z">
        <w:r w:rsidR="00F03C27">
          <w:rPr>
            <w:color w:val="00B050"/>
          </w:rPr>
          <w:t xml:space="preserve"> are calculated by dividing the spending amounts </w:t>
        </w:r>
      </w:ins>
      <w:ins w:id="19" w:author="Truong Bui" w:date="2022-10-11T03:09:00Z">
        <w:r w:rsidR="00E51955">
          <w:rPr>
            <w:color w:val="00B050"/>
          </w:rPr>
          <w:t xml:space="preserve">per lane mile </w:t>
        </w:r>
      </w:ins>
      <w:ins w:id="20" w:author="Truong Bui" w:date="2022-10-11T00:50:00Z">
        <w:r w:rsidR="00F03C27">
          <w:rPr>
            <w:color w:val="00B050"/>
          </w:rPr>
          <w:t xml:space="preserve">by the </w:t>
        </w:r>
      </w:ins>
      <w:ins w:id="21" w:author="Truong Bui" w:date="2022-10-11T00:51:00Z">
        <w:r w:rsidR="00F03C27">
          <w:rPr>
            <w:color w:val="00B050"/>
          </w:rPr>
          <w:t>national averages.</w:t>
        </w:r>
        <w:r w:rsidR="008A35CA">
          <w:rPr>
            <w:color w:val="00B050"/>
          </w:rPr>
          <w:t xml:space="preserve"> </w:t>
        </w:r>
      </w:ins>
      <w:ins w:id="22" w:author="Truong Bui" w:date="2022-10-11T23:29:00Z">
        <w:r w:rsidR="000136EB">
          <w:rPr>
            <w:color w:val="00B050"/>
          </w:rPr>
          <w:t>This year, i</w:t>
        </w:r>
      </w:ins>
      <w:ins w:id="23" w:author="Truong Bui" w:date="2022-10-11T02:23:00Z">
        <w:r w:rsidR="00E32153">
          <w:rPr>
            <w:color w:val="00B050"/>
          </w:rPr>
          <w:t>nstead</w:t>
        </w:r>
      </w:ins>
      <w:ins w:id="24" w:author="Truong Bui" w:date="2022-10-11T02:25:00Z">
        <w:r w:rsidR="00AF64A2">
          <w:rPr>
            <w:color w:val="00B050"/>
          </w:rPr>
          <w:t xml:space="preserve"> of using the national averages, we </w:t>
        </w:r>
      </w:ins>
      <w:ins w:id="25" w:author="Truong Bui" w:date="2022-10-11T22:48:00Z">
        <w:r w:rsidR="0023701C">
          <w:rPr>
            <w:color w:val="00B050"/>
          </w:rPr>
          <w:t>use</w:t>
        </w:r>
      </w:ins>
      <w:ins w:id="26" w:author="Truong Bui" w:date="2022-10-11T02:37:00Z">
        <w:r w:rsidR="006B6B0D">
          <w:rPr>
            <w:color w:val="00B050"/>
          </w:rPr>
          <w:t xml:space="preserve"> the expected spending per lane mile for each state </w:t>
        </w:r>
      </w:ins>
      <w:ins w:id="27" w:author="Truong Bui" w:date="2022-10-11T02:42:00Z">
        <w:r w:rsidR="006B6B0D">
          <w:rPr>
            <w:color w:val="00B050"/>
          </w:rPr>
          <w:t xml:space="preserve">given its percent of urban lane miles. </w:t>
        </w:r>
      </w:ins>
      <w:ins w:id="28" w:author="Truong Bui" w:date="2022-10-11T02:44:00Z">
        <w:r w:rsidR="00491424">
          <w:rPr>
            <w:color w:val="00B050"/>
          </w:rPr>
          <w:t>This is done b</w:t>
        </w:r>
      </w:ins>
      <w:ins w:id="29" w:author="Truong Bui" w:date="2022-10-11T02:45:00Z">
        <w:r w:rsidR="00491424">
          <w:rPr>
            <w:color w:val="00B050"/>
          </w:rPr>
          <w:t xml:space="preserve">y performing a local regression (LOESS) between the </w:t>
        </w:r>
      </w:ins>
      <w:ins w:id="30" w:author="Truong Bui" w:date="2022-10-11T02:46:00Z">
        <w:r w:rsidR="00491424">
          <w:rPr>
            <w:color w:val="00B050"/>
          </w:rPr>
          <w:t>spen</w:t>
        </w:r>
        <w:r w:rsidR="004F2E6F">
          <w:rPr>
            <w:color w:val="00B050"/>
          </w:rPr>
          <w:t>ding per lane mile and the percent of urbane lane miles</w:t>
        </w:r>
      </w:ins>
      <w:ins w:id="31" w:author="Truong Bui" w:date="2022-10-11T02:48:00Z">
        <w:r w:rsidR="009823B1">
          <w:rPr>
            <w:color w:val="00B050"/>
          </w:rPr>
          <w:t xml:space="preserve"> across 50 </w:t>
        </w:r>
      </w:ins>
      <w:ins w:id="32" w:author="Truong Bui" w:date="2022-10-11T02:49:00Z">
        <w:r w:rsidR="009823B1">
          <w:rPr>
            <w:color w:val="00B050"/>
          </w:rPr>
          <w:t>states.</w:t>
        </w:r>
      </w:ins>
      <w:ins w:id="33" w:author="Truong Bui" w:date="2022-10-11T02:59:00Z">
        <w:r w:rsidR="00B31386">
          <w:rPr>
            <w:color w:val="00B050"/>
          </w:rPr>
          <w:t xml:space="preserve"> The disbursement </w:t>
        </w:r>
      </w:ins>
      <w:ins w:id="34" w:author="Truong Bui" w:date="2022-10-19T03:51:00Z">
        <w:r w:rsidR="00EE50DD">
          <w:rPr>
            <w:color w:val="00B050"/>
          </w:rPr>
          <w:t>perfor</w:t>
        </w:r>
      </w:ins>
      <w:ins w:id="35" w:author="Truong Bui" w:date="2022-10-19T03:52:00Z">
        <w:r w:rsidR="00EE50DD">
          <w:rPr>
            <w:color w:val="00B050"/>
          </w:rPr>
          <w:t>mance ratios</w:t>
        </w:r>
      </w:ins>
      <w:ins w:id="36" w:author="Truong Bui" w:date="2022-10-11T02:59:00Z">
        <w:r w:rsidR="00B31386">
          <w:rPr>
            <w:color w:val="00B050"/>
          </w:rPr>
          <w:t xml:space="preserve"> are then calculated by dividing the</w:t>
        </w:r>
      </w:ins>
      <w:ins w:id="37" w:author="Truong Bui" w:date="2022-10-11T03:00:00Z">
        <w:r w:rsidR="00B31386">
          <w:rPr>
            <w:color w:val="00B050"/>
          </w:rPr>
          <w:t xml:space="preserve"> actual spending </w:t>
        </w:r>
      </w:ins>
      <w:ins w:id="38" w:author="Truong Bui" w:date="2022-10-11T03:10:00Z">
        <w:r w:rsidR="001451ED">
          <w:rPr>
            <w:color w:val="00B050"/>
          </w:rPr>
          <w:t xml:space="preserve">per lane mile </w:t>
        </w:r>
      </w:ins>
      <w:ins w:id="39" w:author="Truong Bui" w:date="2022-10-11T03:00:00Z">
        <w:r w:rsidR="00B31386">
          <w:rPr>
            <w:color w:val="00B050"/>
          </w:rPr>
          <w:t>by the expected spending</w:t>
        </w:r>
      </w:ins>
      <w:ins w:id="40" w:author="Truong Bui" w:date="2022-10-11T03:10:00Z">
        <w:r w:rsidR="001451ED">
          <w:rPr>
            <w:color w:val="00B050"/>
          </w:rPr>
          <w:t xml:space="preserve"> per lane mile</w:t>
        </w:r>
      </w:ins>
      <w:ins w:id="41" w:author="Truong Bui" w:date="2022-10-11T03:00:00Z">
        <w:r w:rsidR="00B31386">
          <w:rPr>
            <w:color w:val="00B050"/>
          </w:rPr>
          <w:t xml:space="preserve"> </w:t>
        </w:r>
        <w:r w:rsidR="00E85157">
          <w:rPr>
            <w:color w:val="00B050"/>
          </w:rPr>
          <w:t>estimated</w:t>
        </w:r>
        <w:r w:rsidR="00B31386">
          <w:rPr>
            <w:color w:val="00B050"/>
          </w:rPr>
          <w:t xml:space="preserve"> by the regression</w:t>
        </w:r>
        <w:r w:rsidR="00C21B62">
          <w:rPr>
            <w:color w:val="00B050"/>
          </w:rPr>
          <w:t>.</w:t>
        </w:r>
      </w:ins>
      <w:ins w:id="42" w:author="Truong Bui" w:date="2022-10-11T02:48:00Z">
        <w:r w:rsidR="009823B1" w:rsidRPr="002B17A1" w:rsidDel="00C8544D">
          <w:rPr>
            <w:color w:val="00B050"/>
          </w:rPr>
          <w:t xml:space="preserve"> </w:t>
        </w:r>
      </w:ins>
      <w:ins w:id="43" w:author="Truong Bui" w:date="2022-10-11T02:56:00Z">
        <w:r w:rsidR="00B31386">
          <w:rPr>
            <w:color w:val="00B050"/>
          </w:rPr>
          <w:t xml:space="preserve">The logic </w:t>
        </w:r>
      </w:ins>
      <w:ins w:id="44" w:author="Truong Bui" w:date="2022-10-11T03:07:00Z">
        <w:r w:rsidR="007932D2">
          <w:rPr>
            <w:color w:val="00B050"/>
          </w:rPr>
          <w:t xml:space="preserve">here </w:t>
        </w:r>
      </w:ins>
      <w:ins w:id="45" w:author="Truong Bui" w:date="2022-10-11T02:56:00Z">
        <w:r w:rsidR="00B31386">
          <w:rPr>
            <w:color w:val="00B050"/>
          </w:rPr>
          <w:t xml:space="preserve">is that </w:t>
        </w:r>
      </w:ins>
      <w:ins w:id="46" w:author="Truong Bui" w:date="2022-10-11T02:57:00Z">
        <w:r w:rsidR="00B31386">
          <w:rPr>
            <w:color w:val="00B050"/>
          </w:rPr>
          <w:t xml:space="preserve">since urban roads </w:t>
        </w:r>
      </w:ins>
      <w:ins w:id="47" w:author="Truong Bui" w:date="2022-10-11T02:58:00Z">
        <w:r w:rsidR="00B31386">
          <w:rPr>
            <w:color w:val="00B050"/>
          </w:rPr>
          <w:t>tend</w:t>
        </w:r>
      </w:ins>
      <w:ins w:id="48" w:author="Truong Bui" w:date="2022-10-11T02:57:00Z">
        <w:r w:rsidR="00B31386">
          <w:rPr>
            <w:color w:val="00B050"/>
          </w:rPr>
          <w:t xml:space="preserve"> to cost more than rural roads, </w:t>
        </w:r>
      </w:ins>
      <w:ins w:id="49" w:author="Truong Bui" w:date="2022-10-11T02:58:00Z">
        <w:r w:rsidR="00B31386">
          <w:rPr>
            <w:color w:val="00B050"/>
          </w:rPr>
          <w:t xml:space="preserve">urban states are expected to spend more per lane mile than rural states on building their roads. </w:t>
        </w:r>
      </w:ins>
      <w:ins w:id="50" w:author="Truong Bui" w:date="2022-10-11T03:03:00Z">
        <w:r w:rsidR="00760A6A">
          <w:rPr>
            <w:color w:val="00B050"/>
          </w:rPr>
          <w:t xml:space="preserve">Simply using the national averages to calculate the </w:t>
        </w:r>
      </w:ins>
      <w:ins w:id="51" w:author="Truong Bui" w:date="2022-10-19T03:52:00Z">
        <w:r w:rsidR="00EE50DD">
          <w:rPr>
            <w:color w:val="00B050"/>
          </w:rPr>
          <w:t>performance ratios</w:t>
        </w:r>
      </w:ins>
      <w:ins w:id="52" w:author="Truong Bui" w:date="2022-10-11T03:03:00Z">
        <w:r w:rsidR="00760A6A">
          <w:rPr>
            <w:color w:val="00B050"/>
          </w:rPr>
          <w:t xml:space="preserve"> </w:t>
        </w:r>
      </w:ins>
      <w:ins w:id="53" w:author="Truong Bui" w:date="2022-10-11T03:07:00Z">
        <w:r w:rsidR="007932D2">
          <w:rPr>
            <w:color w:val="00B050"/>
          </w:rPr>
          <w:t xml:space="preserve">thus </w:t>
        </w:r>
      </w:ins>
      <w:ins w:id="54" w:author="Truong Bui" w:date="2022-10-11T03:04:00Z">
        <w:r w:rsidR="00760A6A">
          <w:rPr>
            <w:color w:val="00B050"/>
          </w:rPr>
          <w:t>would unfairly “punish” more urban states</w:t>
        </w:r>
      </w:ins>
      <w:ins w:id="55" w:author="Truong Bui" w:date="2022-10-11T03:05:00Z">
        <w:r w:rsidR="00760A6A">
          <w:rPr>
            <w:color w:val="00B050"/>
          </w:rPr>
          <w:t xml:space="preserve">. </w:t>
        </w:r>
      </w:ins>
      <w:ins w:id="56" w:author="Truong Bui" w:date="2022-10-11T03:06:00Z">
        <w:r w:rsidR="00196B68">
          <w:rPr>
            <w:color w:val="00B050"/>
          </w:rPr>
          <w:t>The change is intended to correct this bias</w:t>
        </w:r>
      </w:ins>
      <w:ins w:id="57" w:author="Truong Bui" w:date="2022-10-11T03:12:00Z">
        <w:r w:rsidR="001451ED">
          <w:rPr>
            <w:color w:val="00B050"/>
          </w:rPr>
          <w:t>.</w:t>
        </w:r>
      </w:ins>
      <w:del w:id="58" w:author="Truong Bui" w:date="2022-10-10T11:35:00Z">
        <w:r w:rsidRPr="002B17A1" w:rsidDel="00C8544D">
          <w:rPr>
            <w:color w:val="00B050"/>
          </w:rPr>
          <w:delText xml:space="preserve"> </w:delText>
        </w:r>
        <w:commentRangeEnd w:id="7"/>
        <w:r w:rsidR="00205DDC" w:rsidDel="00C8544D">
          <w:rPr>
            <w:rStyle w:val="CommentReference"/>
          </w:rPr>
          <w:commentReference w:id="7"/>
        </w:r>
      </w:del>
    </w:p>
    <w:p w14:paraId="7020BE6F" w14:textId="77777777" w:rsidR="00E96E4A" w:rsidRDefault="00E96E4A">
      <w:pPr>
        <w:rPr>
          <w:ins w:id="59" w:author="Truong Bui" w:date="2022-10-11T23:38:00Z"/>
          <w:color w:val="00B050"/>
        </w:rPr>
        <w:pPrChange w:id="60" w:author="Truong Bui" w:date="2022-10-11T23:38:00Z">
          <w:pPr>
            <w:spacing w:after="240"/>
            <w:textAlignment w:val="baseline"/>
          </w:pPr>
        </w:pPrChange>
      </w:pPr>
    </w:p>
    <w:p w14:paraId="5874FE5C" w14:textId="77777777" w:rsidR="001462D5" w:rsidRDefault="001462D5">
      <w:pPr>
        <w:rPr>
          <w:ins w:id="61" w:author="Truong Bui" w:date="2022-10-11T23:09:00Z"/>
          <w:color w:val="00B050"/>
        </w:rPr>
        <w:pPrChange w:id="62" w:author="Truong Bui" w:date="2022-10-11T23:38:00Z">
          <w:pPr>
            <w:spacing w:after="240"/>
            <w:textAlignment w:val="baseline"/>
          </w:pPr>
        </w:pPrChange>
      </w:pPr>
    </w:p>
    <w:p w14:paraId="11D7E7CC" w14:textId="7641E181" w:rsidR="00662D20" w:rsidDel="00EE7927" w:rsidRDefault="001451ED" w:rsidP="00662D20">
      <w:pPr>
        <w:rPr>
          <w:del w:id="63" w:author="Truong Bui" w:date="2022-10-11T04:34:00Z"/>
          <w:rFonts w:ascii="Cambria" w:hAnsi="Cambria" w:cs="Times New Roman"/>
          <w:color w:val="00B050"/>
        </w:rPr>
      </w:pPr>
      <w:ins w:id="64" w:author="Truong Bui" w:date="2022-10-11T03:12:00Z">
        <w:r>
          <w:rPr>
            <w:rFonts w:ascii="Cambria" w:hAnsi="Cambria" w:cs="Times New Roman"/>
            <w:color w:val="00B050"/>
          </w:rPr>
          <w:t>The second major change we</w:t>
        </w:r>
      </w:ins>
      <w:ins w:id="65" w:author="Truong Bui" w:date="2022-10-11T04:17:00Z">
        <w:r w:rsidR="00EE7927">
          <w:rPr>
            <w:rFonts w:ascii="Cambria" w:hAnsi="Cambria" w:cs="Times New Roman"/>
            <w:color w:val="00B050"/>
          </w:rPr>
          <w:t xml:space="preserve"> have made is</w:t>
        </w:r>
      </w:ins>
      <w:ins w:id="66" w:author="Truong Bui" w:date="2022-10-11T22:22:00Z">
        <w:r w:rsidR="00E511D7">
          <w:rPr>
            <w:rFonts w:ascii="Cambria" w:hAnsi="Cambria" w:cs="Times New Roman"/>
            <w:color w:val="00B050"/>
          </w:rPr>
          <w:t xml:space="preserve"> with</w:t>
        </w:r>
      </w:ins>
      <w:ins w:id="67" w:author="Truong Bui" w:date="2022-10-11T04:17:00Z">
        <w:r w:rsidR="00EE7927">
          <w:rPr>
            <w:rFonts w:ascii="Cambria" w:hAnsi="Cambria" w:cs="Times New Roman"/>
            <w:color w:val="00B050"/>
          </w:rPr>
          <w:t xml:space="preserve"> the</w:t>
        </w:r>
      </w:ins>
      <w:ins w:id="68" w:author="Truong Bui" w:date="2022-10-11T22:15:00Z">
        <w:r w:rsidR="00E511D7">
          <w:rPr>
            <w:rFonts w:ascii="Cambria" w:hAnsi="Cambria" w:cs="Times New Roman"/>
            <w:color w:val="00B050"/>
          </w:rPr>
          <w:t xml:space="preserve"> </w:t>
        </w:r>
      </w:ins>
      <w:ins w:id="69" w:author="Truong Bui" w:date="2022-10-11T22:16:00Z">
        <w:r w:rsidR="00E511D7">
          <w:rPr>
            <w:rFonts w:ascii="Cambria" w:hAnsi="Cambria" w:cs="Times New Roman"/>
            <w:color w:val="00B050"/>
          </w:rPr>
          <w:t>congestion data</w:t>
        </w:r>
      </w:ins>
      <w:ins w:id="70" w:author="Truong Bui" w:date="2022-10-11T22:17:00Z">
        <w:r w:rsidR="00E511D7">
          <w:rPr>
            <w:rFonts w:ascii="Cambria" w:hAnsi="Cambria" w:cs="Times New Roman"/>
            <w:color w:val="00B050"/>
          </w:rPr>
          <w:t xml:space="preserve">. </w:t>
        </w:r>
      </w:ins>
      <w:del w:id="71" w:author="Truong Bui" w:date="2022-10-11T02:48:00Z">
        <w:r w:rsidR="00662D20" w:rsidRPr="00C8544D" w:rsidDel="009823B1">
          <w:rPr>
            <w:rFonts w:ascii="Times New Roman" w:eastAsia="Times New Roman" w:hAnsi="Times New Roman" w:cs="Times New Roman"/>
            <w:color w:val="FF0000"/>
            <w:sz w:val="20"/>
            <w:szCs w:val="20"/>
          </w:rPr>
          <w:br/>
        </w:r>
      </w:del>
      <w:del w:id="72" w:author="Truong Bui" w:date="2022-10-11T03:12:00Z">
        <w:r w:rsidR="00662D20" w:rsidRPr="00C8544D" w:rsidDel="001451ED">
          <w:rPr>
            <w:rFonts w:ascii="Times New Roman" w:eastAsia="Times New Roman" w:hAnsi="Times New Roman" w:cs="Times New Roman"/>
            <w:color w:val="FF0000"/>
            <w:sz w:val="20"/>
            <w:szCs w:val="20"/>
          </w:rPr>
          <w:br/>
        </w:r>
        <w:r w:rsidR="00662D20" w:rsidRPr="00C8544D" w:rsidDel="001451ED">
          <w:rPr>
            <w:rFonts w:ascii="Times New Roman" w:eastAsia="Times New Roman" w:hAnsi="Times New Roman" w:cs="Times New Roman"/>
            <w:color w:val="FF0000"/>
            <w:sz w:val="20"/>
            <w:szCs w:val="20"/>
          </w:rPr>
          <w:br/>
        </w:r>
        <w:r w:rsidR="00662D20" w:rsidRPr="00C8544D" w:rsidDel="001451ED">
          <w:rPr>
            <w:rFonts w:ascii="Times New Roman" w:eastAsia="Times New Roman" w:hAnsi="Times New Roman" w:cs="Times New Roman"/>
            <w:color w:val="FF0000"/>
            <w:sz w:val="20"/>
            <w:szCs w:val="20"/>
          </w:rPr>
          <w:br/>
        </w:r>
      </w:del>
    </w:p>
    <w:p w14:paraId="3E0E9390" w14:textId="59E8EA00" w:rsidR="00EE7927" w:rsidRDefault="00E511D7" w:rsidP="00EE7927">
      <w:pPr>
        <w:spacing w:after="240"/>
        <w:textAlignment w:val="baseline"/>
        <w:rPr>
          <w:ins w:id="73" w:author="Truong Bui" w:date="2022-10-11T23:10:00Z"/>
          <w:rFonts w:ascii="Cambria" w:hAnsi="Cambria" w:cs="Times New Roman"/>
          <w:color w:val="00B050"/>
        </w:rPr>
      </w:pPr>
      <w:ins w:id="74" w:author="Truong Bui" w:date="2022-10-11T22:23:00Z">
        <w:r>
          <w:rPr>
            <w:rFonts w:ascii="Cambria" w:hAnsi="Cambria" w:cs="Times New Roman"/>
            <w:color w:val="00B050"/>
          </w:rPr>
          <w:t xml:space="preserve">Last year, we developed the congestion </w:t>
        </w:r>
      </w:ins>
      <w:ins w:id="75" w:author="Truong Bui" w:date="2022-10-11T22:38:00Z">
        <w:r w:rsidR="00494C01">
          <w:rPr>
            <w:rFonts w:ascii="Cambria" w:hAnsi="Cambria" w:cs="Times New Roman"/>
            <w:color w:val="00B050"/>
          </w:rPr>
          <w:t>rankings</w:t>
        </w:r>
      </w:ins>
      <w:ins w:id="76" w:author="Truong Bui" w:date="2022-10-11T22:23:00Z">
        <w:r>
          <w:rPr>
            <w:rFonts w:ascii="Cambria" w:hAnsi="Cambria" w:cs="Times New Roman"/>
            <w:color w:val="00B050"/>
          </w:rPr>
          <w:t xml:space="preserve"> based on the</w:t>
        </w:r>
      </w:ins>
      <w:ins w:id="77" w:author="Truong Bui" w:date="2022-10-11T22:24:00Z">
        <w:r>
          <w:rPr>
            <w:rFonts w:ascii="Cambria" w:hAnsi="Cambria" w:cs="Times New Roman"/>
            <w:color w:val="00B050"/>
          </w:rPr>
          <w:t xml:space="preserve"> annual peak hours lost in congestion per commuter collected from</w:t>
        </w:r>
      </w:ins>
      <w:ins w:id="78" w:author="Truong Bui" w:date="2022-10-19T04:35:00Z">
        <w:r w:rsidR="007F5139">
          <w:rPr>
            <w:rFonts w:ascii="Cambria" w:hAnsi="Cambria" w:cs="Times New Roman"/>
            <w:color w:val="00B050"/>
          </w:rPr>
          <w:t xml:space="preserve"> publicly available </w:t>
        </w:r>
      </w:ins>
      <w:ins w:id="79" w:author="Truong Bui" w:date="2022-10-11T22:24:00Z">
        <w:r>
          <w:rPr>
            <w:rFonts w:ascii="Cambria" w:hAnsi="Cambria" w:cs="Times New Roman"/>
            <w:color w:val="00B050"/>
          </w:rPr>
          <w:t>INRIX</w:t>
        </w:r>
      </w:ins>
      <w:ins w:id="80" w:author="Truong Bui" w:date="2022-10-19T04:35:00Z">
        <w:r w:rsidR="0031043E">
          <w:rPr>
            <w:rFonts w:ascii="Cambria" w:hAnsi="Cambria" w:cs="Times New Roman"/>
            <w:color w:val="00B050"/>
          </w:rPr>
          <w:t xml:space="preserve"> data</w:t>
        </w:r>
      </w:ins>
      <w:ins w:id="81" w:author="Truong Bui" w:date="2022-10-11T22:24:00Z">
        <w:r>
          <w:rPr>
            <w:rFonts w:ascii="Cambria" w:hAnsi="Cambria" w:cs="Times New Roman"/>
            <w:color w:val="00B050"/>
          </w:rPr>
          <w:t xml:space="preserve">. </w:t>
        </w:r>
      </w:ins>
      <w:ins w:id="82" w:author="Truong Bui" w:date="2022-10-11T22:33:00Z">
        <w:r w:rsidR="00CB46D6">
          <w:rPr>
            <w:rFonts w:ascii="Cambria" w:hAnsi="Cambria" w:cs="Times New Roman"/>
            <w:color w:val="00B050"/>
          </w:rPr>
          <w:t xml:space="preserve">This year we switch to using the </w:t>
        </w:r>
      </w:ins>
      <w:ins w:id="83" w:author="Truong Bui" w:date="2022-10-11T22:39:00Z">
        <w:r w:rsidR="00494C01">
          <w:rPr>
            <w:rFonts w:ascii="Cambria" w:hAnsi="Cambria" w:cs="Times New Roman"/>
            <w:color w:val="00B050"/>
          </w:rPr>
          <w:t xml:space="preserve">annual </w:t>
        </w:r>
      </w:ins>
      <w:ins w:id="84" w:author="Truong Bui" w:date="2022-10-11T22:38:00Z">
        <w:r w:rsidR="00494C01">
          <w:rPr>
            <w:rFonts w:ascii="Cambria" w:hAnsi="Cambria" w:cs="Times New Roman"/>
            <w:color w:val="00B050"/>
          </w:rPr>
          <w:t xml:space="preserve">delay hours data from </w:t>
        </w:r>
      </w:ins>
      <w:ins w:id="85" w:author="Truong Bui" w:date="2022-10-11T22:43:00Z">
        <w:r w:rsidR="0005488A">
          <w:rPr>
            <w:rFonts w:ascii="Cambria" w:hAnsi="Cambria" w:cs="Times New Roman"/>
            <w:color w:val="00B050"/>
          </w:rPr>
          <w:t>Texas A&amp;M</w:t>
        </w:r>
      </w:ins>
      <w:ins w:id="86" w:author="Truong Bui" w:date="2022-10-11T22:44:00Z">
        <w:r w:rsidR="0005488A">
          <w:rPr>
            <w:rFonts w:ascii="Cambria" w:hAnsi="Cambria" w:cs="Times New Roman"/>
            <w:color w:val="00B050"/>
          </w:rPr>
          <w:t xml:space="preserve"> Transportation Institute’s</w:t>
        </w:r>
      </w:ins>
      <w:ins w:id="87" w:author="Truong Bui" w:date="2022-10-11T22:39:00Z">
        <w:r w:rsidR="00494C01">
          <w:rPr>
            <w:rFonts w:ascii="Cambria" w:hAnsi="Cambria" w:cs="Times New Roman"/>
            <w:color w:val="00B050"/>
          </w:rPr>
          <w:t xml:space="preserve"> Urban Mobility Report</w:t>
        </w:r>
      </w:ins>
      <w:ins w:id="88" w:author="Truong Bui" w:date="2022-10-11T22:44:00Z">
        <w:r w:rsidR="0005488A">
          <w:rPr>
            <w:rFonts w:ascii="Cambria" w:hAnsi="Cambria" w:cs="Times New Roman"/>
            <w:color w:val="00B050"/>
          </w:rPr>
          <w:t xml:space="preserve"> (UMR)</w:t>
        </w:r>
        <w:r w:rsidR="00AD4B4A">
          <w:rPr>
            <w:rFonts w:ascii="Cambria" w:hAnsi="Cambria" w:cs="Times New Roman"/>
            <w:color w:val="00B050"/>
          </w:rPr>
          <w:t xml:space="preserve"> to cover more cities. With the UMR, we </w:t>
        </w:r>
      </w:ins>
      <w:ins w:id="89" w:author="Truong Bui" w:date="2022-10-11T22:46:00Z">
        <w:r w:rsidR="00AD4B4A">
          <w:rPr>
            <w:rFonts w:ascii="Cambria" w:hAnsi="Cambria" w:cs="Times New Roman"/>
            <w:color w:val="00B050"/>
          </w:rPr>
          <w:t>no long</w:t>
        </w:r>
      </w:ins>
      <w:ins w:id="90" w:author="Truong Bui" w:date="2022-10-11T23:04:00Z">
        <w:r w:rsidR="00705FF8">
          <w:rPr>
            <w:rFonts w:ascii="Cambria" w:hAnsi="Cambria" w:cs="Times New Roman"/>
            <w:color w:val="00B050"/>
          </w:rPr>
          <w:t>er</w:t>
        </w:r>
      </w:ins>
      <w:ins w:id="91" w:author="Truong Bui" w:date="2022-10-11T22:46:00Z">
        <w:r w:rsidR="00AD4B4A">
          <w:rPr>
            <w:rFonts w:ascii="Cambria" w:hAnsi="Cambria" w:cs="Times New Roman"/>
            <w:color w:val="00B050"/>
          </w:rPr>
          <w:t xml:space="preserve"> </w:t>
        </w:r>
        <w:proofErr w:type="gramStart"/>
        <w:r w:rsidR="00AD4B4A">
          <w:rPr>
            <w:rFonts w:ascii="Cambria" w:hAnsi="Cambria" w:cs="Times New Roman"/>
            <w:color w:val="00B050"/>
          </w:rPr>
          <w:t>have to</w:t>
        </w:r>
      </w:ins>
      <w:proofErr w:type="gramEnd"/>
      <w:ins w:id="92" w:author="Truong Bui" w:date="2022-10-11T22:51:00Z">
        <w:r w:rsidR="0053263C">
          <w:rPr>
            <w:rFonts w:ascii="Cambria" w:hAnsi="Cambria" w:cs="Times New Roman"/>
            <w:color w:val="00B050"/>
          </w:rPr>
          <w:t xml:space="preserve"> rely on</w:t>
        </w:r>
      </w:ins>
      <w:ins w:id="93" w:author="Truong Bui" w:date="2022-10-11T22:46:00Z">
        <w:r w:rsidR="00AD4B4A">
          <w:rPr>
            <w:rFonts w:ascii="Cambria" w:hAnsi="Cambria" w:cs="Times New Roman"/>
            <w:color w:val="00B050"/>
          </w:rPr>
          <w:t xml:space="preserve"> the American Community Survey to</w:t>
        </w:r>
      </w:ins>
      <w:ins w:id="94" w:author="Truong Bui" w:date="2022-10-11T22:51:00Z">
        <w:r w:rsidR="0053263C">
          <w:rPr>
            <w:rFonts w:ascii="Cambria" w:hAnsi="Cambria" w:cs="Times New Roman"/>
            <w:color w:val="00B050"/>
          </w:rPr>
          <w:t xml:space="preserve"> </w:t>
        </w:r>
      </w:ins>
      <w:ins w:id="95" w:author="Truong Bui" w:date="2022-10-11T22:53:00Z">
        <w:r w:rsidR="0053263C">
          <w:rPr>
            <w:rFonts w:ascii="Cambria" w:hAnsi="Cambria" w:cs="Times New Roman"/>
            <w:color w:val="00B050"/>
          </w:rPr>
          <w:t xml:space="preserve">obtain the number of commuters for </w:t>
        </w:r>
      </w:ins>
      <w:ins w:id="96" w:author="Truong Bui" w:date="2022-10-11T23:02:00Z">
        <w:r w:rsidR="00705FF8">
          <w:rPr>
            <w:rFonts w:ascii="Cambria" w:hAnsi="Cambria" w:cs="Times New Roman"/>
            <w:color w:val="00B050"/>
          </w:rPr>
          <w:t>cities</w:t>
        </w:r>
      </w:ins>
      <w:ins w:id="97" w:author="Truong Bui" w:date="2022-10-11T23:03:00Z">
        <w:r w:rsidR="00705FF8">
          <w:rPr>
            <w:rFonts w:ascii="Cambria" w:hAnsi="Cambria" w:cs="Times New Roman"/>
            <w:color w:val="00B050"/>
          </w:rPr>
          <w:t xml:space="preserve"> since the UMR </w:t>
        </w:r>
      </w:ins>
      <w:ins w:id="98" w:author="Truong Bui" w:date="2022-10-11T23:13:00Z">
        <w:r w:rsidR="00A25617">
          <w:rPr>
            <w:rFonts w:ascii="Cambria" w:hAnsi="Cambria" w:cs="Times New Roman"/>
            <w:color w:val="00B050"/>
          </w:rPr>
          <w:t xml:space="preserve">already </w:t>
        </w:r>
      </w:ins>
      <w:ins w:id="99" w:author="Truong Bui" w:date="2022-10-11T23:03:00Z">
        <w:r w:rsidR="00705FF8">
          <w:rPr>
            <w:rFonts w:ascii="Cambria" w:hAnsi="Cambria" w:cs="Times New Roman"/>
            <w:color w:val="00B050"/>
          </w:rPr>
          <w:t>includes this data. A</w:t>
        </w:r>
      </w:ins>
      <w:ins w:id="100" w:author="Truong Bui" w:date="2022-10-11T23:04:00Z">
        <w:r w:rsidR="00705FF8">
          <w:rPr>
            <w:rFonts w:ascii="Cambria" w:hAnsi="Cambria" w:cs="Times New Roman"/>
            <w:color w:val="00B050"/>
          </w:rPr>
          <w:t xml:space="preserve">lso, we </w:t>
        </w:r>
        <w:r w:rsidR="0006776E">
          <w:rPr>
            <w:rFonts w:ascii="Cambria" w:hAnsi="Cambria" w:cs="Times New Roman"/>
            <w:color w:val="00B050"/>
          </w:rPr>
          <w:t xml:space="preserve">no longer need to </w:t>
        </w:r>
      </w:ins>
      <w:ins w:id="101" w:author="Truong Bui" w:date="2022-10-11T23:05:00Z">
        <w:r w:rsidR="0006776E">
          <w:rPr>
            <w:rFonts w:ascii="Cambria" w:hAnsi="Cambria" w:cs="Times New Roman"/>
            <w:color w:val="00B050"/>
          </w:rPr>
          <w:t xml:space="preserve">estimate congestion hours for non-INRIX cities as the UMR dataset covers </w:t>
        </w:r>
      </w:ins>
      <w:ins w:id="102" w:author="Truong Bui" w:date="2022-10-11T23:08:00Z">
        <w:r w:rsidR="0006776E">
          <w:rPr>
            <w:rFonts w:ascii="Cambria" w:hAnsi="Cambria" w:cs="Times New Roman"/>
            <w:color w:val="00B050"/>
          </w:rPr>
          <w:t>a sufficiently large sample of cities.</w:t>
        </w:r>
      </w:ins>
    </w:p>
    <w:p w14:paraId="0DB3D8EE" w14:textId="03A2D32D" w:rsidR="00100E85" w:rsidRDefault="00E96E4A" w:rsidP="00EE7927">
      <w:pPr>
        <w:spacing w:after="240"/>
        <w:textAlignment w:val="baseline"/>
        <w:rPr>
          <w:ins w:id="103" w:author="Truong Bui" w:date="2022-10-11T23:09:00Z"/>
          <w:rFonts w:ascii="Cambria" w:hAnsi="Cambria" w:cs="Times New Roman"/>
          <w:color w:val="00B050"/>
        </w:rPr>
      </w:pPr>
      <w:ins w:id="104" w:author="Truong Bui" w:date="2022-10-11T23:39:00Z">
        <w:r>
          <w:rPr>
            <w:rFonts w:ascii="Cambria" w:hAnsi="Cambria" w:cs="Times New Roman"/>
          </w:rPr>
          <w:t>Finally</w:t>
        </w:r>
      </w:ins>
      <w:ins w:id="105" w:author="Truong Bui" w:date="2022-10-11T23:40:00Z">
        <w:r>
          <w:rPr>
            <w:rFonts w:ascii="Cambria" w:hAnsi="Cambria" w:cs="Times New Roman"/>
          </w:rPr>
          <w:t>,</w:t>
        </w:r>
      </w:ins>
      <w:ins w:id="106" w:author="Truong Bui" w:date="2022-10-11T23:41:00Z">
        <w:r>
          <w:rPr>
            <w:rFonts w:ascii="Cambria" w:hAnsi="Cambria" w:cs="Times New Roman"/>
          </w:rPr>
          <w:t xml:space="preserve"> </w:t>
        </w:r>
      </w:ins>
      <w:ins w:id="107" w:author="Truong Bui" w:date="2022-10-11T23:28:00Z">
        <w:r w:rsidR="000136EB">
          <w:rPr>
            <w:rFonts w:ascii="Cambria" w:hAnsi="Cambria" w:cs="Times New Roman"/>
            <w:color w:val="00B050"/>
          </w:rPr>
          <w:t>we replace Total Disbursements with Other Disbursements as the fourth spending category</w:t>
        </w:r>
      </w:ins>
      <w:ins w:id="108" w:author="Truong Bui" w:date="2022-10-11T23:41:00Z">
        <w:r>
          <w:rPr>
            <w:rFonts w:ascii="Cambria" w:hAnsi="Cambria" w:cs="Times New Roman"/>
            <w:color w:val="00B050"/>
          </w:rPr>
          <w:t xml:space="preserve"> to avoid </w:t>
        </w:r>
      </w:ins>
      <w:ins w:id="109" w:author="Truong Bui" w:date="2022-10-11T23:46:00Z">
        <w:r w:rsidR="006242BF">
          <w:rPr>
            <w:rFonts w:ascii="Cambria" w:hAnsi="Cambria" w:cs="Times New Roman"/>
            <w:color w:val="00B050"/>
          </w:rPr>
          <w:t>over-weighting</w:t>
        </w:r>
      </w:ins>
      <w:ins w:id="110" w:author="Truong Bui" w:date="2022-10-11T23:42:00Z">
        <w:r>
          <w:rPr>
            <w:rFonts w:ascii="Cambria" w:hAnsi="Cambria" w:cs="Times New Roman"/>
            <w:color w:val="00B050"/>
          </w:rPr>
          <w:t xml:space="preserve"> as Total Disbursements include </w:t>
        </w:r>
      </w:ins>
      <w:ins w:id="111" w:author="Truong Bui" w:date="2022-10-11T23:43:00Z">
        <w:r>
          <w:rPr>
            <w:rFonts w:ascii="Cambria" w:hAnsi="Cambria" w:cs="Times New Roman"/>
            <w:color w:val="00B050"/>
          </w:rPr>
          <w:t xml:space="preserve">the first three spending categories (Capital and Bridge Disbursements, Maintenance Disbursements, </w:t>
        </w:r>
      </w:ins>
      <w:ins w:id="112" w:author="Truong Bui" w:date="2022-10-11T23:44:00Z">
        <w:r>
          <w:rPr>
            <w:rFonts w:ascii="Cambria" w:hAnsi="Cambria" w:cs="Times New Roman"/>
            <w:color w:val="00B050"/>
          </w:rPr>
          <w:t xml:space="preserve">and Administrative Disbursements). </w:t>
        </w:r>
        <w:r w:rsidR="006242BF">
          <w:rPr>
            <w:rFonts w:ascii="Cambria" w:hAnsi="Cambria" w:cs="Times New Roman"/>
            <w:color w:val="00B050"/>
          </w:rPr>
          <w:t xml:space="preserve">In a similar manner, we replace Overall </w:t>
        </w:r>
      </w:ins>
      <w:ins w:id="113" w:author="Truong Bui" w:date="2022-10-11T23:45:00Z">
        <w:r w:rsidR="006242BF">
          <w:rPr>
            <w:rFonts w:ascii="Cambria" w:hAnsi="Cambria" w:cs="Times New Roman"/>
            <w:color w:val="00B050"/>
          </w:rPr>
          <w:t xml:space="preserve">Fatality Rate with Other Fatality Rate to avoid </w:t>
        </w:r>
      </w:ins>
      <w:ins w:id="114" w:author="Truong Bui" w:date="2022-10-11T23:46:00Z">
        <w:r w:rsidR="006242BF">
          <w:rPr>
            <w:rFonts w:ascii="Cambria" w:hAnsi="Cambria" w:cs="Times New Roman"/>
            <w:color w:val="00B050"/>
          </w:rPr>
          <w:t>over-weighting</w:t>
        </w:r>
      </w:ins>
      <w:ins w:id="115" w:author="Truong Bui" w:date="2022-10-11T23:45:00Z">
        <w:r w:rsidR="006242BF">
          <w:rPr>
            <w:rFonts w:ascii="Cambria" w:hAnsi="Cambria" w:cs="Times New Roman"/>
            <w:color w:val="00B050"/>
          </w:rPr>
          <w:t xml:space="preserve"> Rural</w:t>
        </w:r>
      </w:ins>
      <w:ins w:id="116" w:author="Truong Bui" w:date="2022-10-11T23:46:00Z">
        <w:r w:rsidR="006242BF">
          <w:rPr>
            <w:rFonts w:ascii="Cambria" w:hAnsi="Cambria" w:cs="Times New Roman"/>
            <w:color w:val="00B050"/>
          </w:rPr>
          <w:t xml:space="preserve"> Fatality Rate and Urban Fatality Rate.</w:t>
        </w:r>
      </w:ins>
    </w:p>
    <w:p w14:paraId="1F00D8A8" w14:textId="054627CD" w:rsidR="001462D5" w:rsidRDefault="001462D5" w:rsidP="00EE7927">
      <w:pPr>
        <w:spacing w:after="240"/>
        <w:textAlignment w:val="baseline"/>
        <w:rPr>
          <w:ins w:id="117" w:author="Truong Bui" w:date="2022-10-19T04:34:00Z"/>
          <w:rFonts w:ascii="Cambria" w:hAnsi="Cambria" w:cs="Times New Roman"/>
          <w:color w:val="00B050"/>
        </w:rPr>
      </w:pPr>
    </w:p>
    <w:p w14:paraId="6F71984B" w14:textId="63EDB119" w:rsidR="00C31729" w:rsidRDefault="00C31729" w:rsidP="00EE7927">
      <w:pPr>
        <w:spacing w:after="240"/>
        <w:textAlignment w:val="baseline"/>
        <w:rPr>
          <w:ins w:id="118" w:author="Truong Bui" w:date="2022-10-19T04:34:00Z"/>
          <w:rFonts w:ascii="Cambria" w:hAnsi="Cambria" w:cs="Times New Roman"/>
          <w:color w:val="00B050"/>
        </w:rPr>
      </w:pPr>
    </w:p>
    <w:p w14:paraId="30AFEEC4" w14:textId="7115B107" w:rsidR="00C31729" w:rsidRDefault="00C31729" w:rsidP="00EE7927">
      <w:pPr>
        <w:spacing w:after="240"/>
        <w:textAlignment w:val="baseline"/>
        <w:rPr>
          <w:ins w:id="119" w:author="Truong Bui" w:date="2022-10-19T04:34:00Z"/>
          <w:rFonts w:ascii="Cambria" w:hAnsi="Cambria" w:cs="Times New Roman"/>
          <w:color w:val="00B050"/>
        </w:rPr>
      </w:pPr>
    </w:p>
    <w:p w14:paraId="68355C71" w14:textId="77777777" w:rsidR="00C31729" w:rsidRDefault="00C31729" w:rsidP="00EE7927">
      <w:pPr>
        <w:spacing w:after="240"/>
        <w:textAlignment w:val="baseline"/>
        <w:rPr>
          <w:ins w:id="120" w:author="Truong Bui" w:date="2022-10-11T23:08:00Z"/>
          <w:rFonts w:ascii="Cambria" w:hAnsi="Cambria" w:cs="Times New Roman"/>
          <w:color w:val="00B050"/>
        </w:rPr>
      </w:pPr>
    </w:p>
    <w:p w14:paraId="44718392" w14:textId="77777777" w:rsidR="0006776E" w:rsidRDefault="0006776E" w:rsidP="00EE7927">
      <w:pPr>
        <w:spacing w:after="240"/>
        <w:textAlignment w:val="baseline"/>
        <w:rPr>
          <w:ins w:id="121" w:author="Truong Bui" w:date="2022-10-11T04:34:00Z"/>
          <w:rFonts w:ascii="Cambria" w:hAnsi="Cambria" w:cs="Times New Roman"/>
          <w:color w:val="00B050"/>
        </w:rPr>
      </w:pPr>
    </w:p>
    <w:p w14:paraId="63EC1FCD" w14:textId="77777777" w:rsidR="007D4A72" w:rsidRPr="00AE6A7D" w:rsidRDefault="007D4A72" w:rsidP="00EE7927">
      <w:pPr>
        <w:spacing w:after="240"/>
        <w:textAlignment w:val="baseline"/>
        <w:rPr>
          <w:ins w:id="122" w:author="Truong Bui" w:date="2022-10-11T04:34:00Z"/>
          <w:rFonts w:ascii="Cambria" w:hAnsi="Cambria" w:cs="Times New Roman"/>
          <w:color w:val="00B050"/>
        </w:rPr>
      </w:pPr>
    </w:p>
    <w:p w14:paraId="45F6ABB2" w14:textId="2636F24A" w:rsidR="00662D20" w:rsidRPr="00B33F92" w:rsidRDefault="00662D20" w:rsidP="00662D20">
      <w:pPr>
        <w:rPr>
          <w:rFonts w:ascii="Times New Roman" w:hAnsi="Times New Roman" w:cs="Times New Roman"/>
          <w:sz w:val="20"/>
          <w:szCs w:val="20"/>
        </w:rPr>
      </w:pPr>
      <w:r w:rsidRPr="00B33F92">
        <w:rPr>
          <w:rFonts w:ascii="Cambria" w:hAnsi="Cambria" w:cs="Times New Roman"/>
          <w:b/>
          <w:bCs/>
        </w:rPr>
        <w:lastRenderedPageBreak/>
        <w:t>Part 3 </w:t>
      </w:r>
    </w:p>
    <w:p w14:paraId="23259CF7" w14:textId="77777777" w:rsidR="00662D20" w:rsidRPr="00B33F92" w:rsidRDefault="00662D20" w:rsidP="00662D20">
      <w:pPr>
        <w:rPr>
          <w:rFonts w:ascii="Times New Roman" w:eastAsia="Times New Roman" w:hAnsi="Times New Roman" w:cs="Times New Roman"/>
          <w:sz w:val="20"/>
          <w:szCs w:val="20"/>
        </w:rPr>
      </w:pPr>
    </w:p>
    <w:p w14:paraId="7E979222" w14:textId="77777777" w:rsidR="00843F55" w:rsidRDefault="00662D20" w:rsidP="00662D20">
      <w:pPr>
        <w:rPr>
          <w:rFonts w:ascii="Cambria" w:hAnsi="Cambria" w:cs="Times New Roman"/>
          <w:b/>
          <w:bCs/>
          <w:sz w:val="32"/>
          <w:szCs w:val="32"/>
        </w:rPr>
      </w:pPr>
      <w:r w:rsidRPr="00B33F92">
        <w:rPr>
          <w:rFonts w:ascii="Cambria" w:hAnsi="Cambria" w:cs="Times New Roman"/>
          <w:b/>
          <w:bCs/>
          <w:sz w:val="32"/>
          <w:szCs w:val="32"/>
        </w:rPr>
        <w:t>Background Data</w:t>
      </w:r>
    </w:p>
    <w:p w14:paraId="75036646" w14:textId="13ECCD95" w:rsidR="00662D20" w:rsidRPr="00B33F92" w:rsidRDefault="00662D20" w:rsidP="00662D20">
      <w:pPr>
        <w:rPr>
          <w:rFonts w:ascii="Times New Roman" w:hAnsi="Times New Roman" w:cs="Times New Roman"/>
          <w:sz w:val="20"/>
          <w:szCs w:val="20"/>
        </w:rPr>
      </w:pPr>
      <w:r w:rsidRPr="00B33F92">
        <w:rPr>
          <w:rFonts w:ascii="Cambria" w:hAnsi="Cambria" w:cs="Times New Roman"/>
          <w:b/>
          <w:bCs/>
          <w:sz w:val="32"/>
          <w:szCs w:val="32"/>
        </w:rPr>
        <w:t> </w:t>
      </w:r>
    </w:p>
    <w:p w14:paraId="1E7794A0" w14:textId="61B0A44D" w:rsidR="00662D20" w:rsidRPr="00843F55" w:rsidRDefault="00662D20" w:rsidP="00662D20">
      <w:pPr>
        <w:rPr>
          <w:rFonts w:cs="Times New Roman"/>
        </w:rPr>
      </w:pPr>
      <w:r w:rsidRPr="00843F55">
        <w:rPr>
          <w:rFonts w:cs="Times New Roman"/>
        </w:rPr>
        <w:t xml:space="preserve">State highway system sizes range from </w:t>
      </w:r>
      <w:r w:rsidR="001C6085">
        <w:rPr>
          <w:rFonts w:cs="Times New Roman"/>
        </w:rPr>
        <w:t>fewer than 2,500 lane</w:t>
      </w:r>
      <w:r w:rsidR="002F70B0">
        <w:rPr>
          <w:rFonts w:cs="Times New Roman"/>
        </w:rPr>
        <w:t>-</w:t>
      </w:r>
      <w:r w:rsidRPr="00843F55">
        <w:rPr>
          <w:rFonts w:cs="Times New Roman"/>
        </w:rPr>
        <w:t xml:space="preserve">miles to </w:t>
      </w:r>
      <w:r w:rsidR="001C6085">
        <w:rPr>
          <w:rFonts w:cs="Times New Roman"/>
        </w:rPr>
        <w:t>almost 200</w:t>
      </w:r>
      <w:r w:rsidRPr="00843F55">
        <w:rPr>
          <w:rFonts w:cs="Times New Roman"/>
        </w:rPr>
        <w:t xml:space="preserve">,000 </w:t>
      </w:r>
      <w:r w:rsidR="001C6085">
        <w:rPr>
          <w:rFonts w:cs="Times New Roman"/>
        </w:rPr>
        <w:t>lane-</w:t>
      </w:r>
      <w:r w:rsidRPr="00843F55">
        <w:rPr>
          <w:rFonts w:cs="Times New Roman"/>
        </w:rPr>
        <w:t xml:space="preserve">miles. States with larger geographic areas and larger populations tend to have larger systems. Some states, such as North Carolina, maintain </w:t>
      </w:r>
      <w:proofErr w:type="gramStart"/>
      <w:r w:rsidRPr="00843F55">
        <w:rPr>
          <w:rFonts w:cs="Times New Roman"/>
        </w:rPr>
        <w:t>all of</w:t>
      </w:r>
      <w:proofErr w:type="gramEnd"/>
      <w:r w:rsidRPr="00843F55">
        <w:rPr>
          <w:rFonts w:cs="Times New Roman"/>
        </w:rPr>
        <w:t xml:space="preserve"> their roads on the state level, except for subdivision and other local roads. Other states, such as Florida, have robust county road systems. State-controlled highway mileage </w:t>
      </w:r>
      <w:r w:rsidR="001C6085">
        <w:rPr>
          <w:rFonts w:cs="Times New Roman"/>
        </w:rPr>
        <w:t xml:space="preserve">is </w:t>
      </w:r>
      <w:r w:rsidRPr="00843F55">
        <w:rPr>
          <w:rFonts w:cs="Times New Roman"/>
        </w:rPr>
        <w:t xml:space="preserve">not included in the rankings. </w:t>
      </w:r>
      <w:r w:rsidR="001C6085">
        <w:rPr>
          <w:rFonts w:cs="Times New Roman"/>
        </w:rPr>
        <w:t xml:space="preserve">It is </w:t>
      </w:r>
      <w:r w:rsidRPr="00843F55">
        <w:rPr>
          <w:rFonts w:cs="Times New Roman"/>
        </w:rPr>
        <w:t xml:space="preserve">included in this report as background information and </w:t>
      </w:r>
      <w:r w:rsidR="001C6085">
        <w:rPr>
          <w:rFonts w:cs="Times New Roman"/>
        </w:rPr>
        <w:t>is</w:t>
      </w:r>
      <w:r w:rsidRPr="00843F55">
        <w:rPr>
          <w:rFonts w:cs="Times New Roman"/>
        </w:rPr>
        <w:t xml:space="preserve"> used to weight the financial data. </w:t>
      </w:r>
    </w:p>
    <w:p w14:paraId="6C8D8814" w14:textId="77777777" w:rsidR="00990F55" w:rsidRPr="00843F55" w:rsidRDefault="00990F55" w:rsidP="00662D20">
      <w:pPr>
        <w:rPr>
          <w:rFonts w:cs="Times New Roman"/>
          <w:b/>
          <w:bCs/>
          <w:i/>
          <w:iCs/>
          <w:color w:val="FF0000"/>
        </w:rPr>
      </w:pPr>
    </w:p>
    <w:p w14:paraId="0CAA4BD3" w14:textId="77777777" w:rsidR="00662D20" w:rsidRPr="00843F55" w:rsidRDefault="00662D20" w:rsidP="00662D20">
      <w:pPr>
        <w:rPr>
          <w:rFonts w:cs="Times New Roman"/>
          <w:color w:val="000000" w:themeColor="text1"/>
        </w:rPr>
      </w:pPr>
      <w:r w:rsidRPr="00843F55">
        <w:rPr>
          <w:rFonts w:cs="Times New Roman"/>
          <w:b/>
          <w:bCs/>
          <w:i/>
          <w:iCs/>
          <w:color w:val="000000" w:themeColor="text1"/>
        </w:rPr>
        <w:t>State-Controlled Miles</w:t>
      </w:r>
    </w:p>
    <w:p w14:paraId="7C2B8822" w14:textId="77777777" w:rsidR="00662D20" w:rsidRPr="00843F55" w:rsidRDefault="00662D20" w:rsidP="00662D20">
      <w:pPr>
        <w:rPr>
          <w:rFonts w:eastAsia="Times New Roman" w:cs="Times New Roman"/>
          <w:color w:val="000000" w:themeColor="text1"/>
        </w:rPr>
      </w:pPr>
    </w:p>
    <w:p w14:paraId="7DF9D4A7" w14:textId="4591B619" w:rsidR="001009C0" w:rsidRPr="00843F55" w:rsidRDefault="00662D20" w:rsidP="001009C0">
      <w:pPr>
        <w:rPr>
          <w:rFonts w:cs="Times New Roman"/>
          <w:color w:val="FF0000"/>
        </w:rPr>
      </w:pPr>
      <w:r w:rsidRPr="00843F55">
        <w:rPr>
          <w:rFonts w:cs="Times New Roman"/>
          <w:color w:val="000000" w:themeColor="text1"/>
        </w:rPr>
        <w:t>State-controlled mileage encompasses the state highw</w:t>
      </w:r>
      <w:r w:rsidR="003A1C66" w:rsidRPr="00843F55">
        <w:rPr>
          <w:rFonts w:cs="Times New Roman"/>
          <w:color w:val="000000" w:themeColor="text1"/>
        </w:rPr>
        <w:t>ay systems, state-agency toll </w:t>
      </w:r>
      <w:r w:rsidRPr="00843F55">
        <w:rPr>
          <w:rFonts w:cs="Times New Roman"/>
          <w:color w:val="000000" w:themeColor="text1"/>
        </w:rPr>
        <w:t>roads, some ferry services, and smaller systems serving universities and state-owned properties. It includes the Interstate System, the National Highway System, and most federal</w:t>
      </w:r>
      <w:r w:rsidR="00411A11">
        <w:rPr>
          <w:rFonts w:cs="Times New Roman"/>
          <w:color w:val="000000" w:themeColor="text1"/>
        </w:rPr>
        <w:t>-</w:t>
      </w:r>
      <w:r w:rsidRPr="00843F55">
        <w:rPr>
          <w:rFonts w:cs="Times New Roman"/>
          <w:color w:val="000000" w:themeColor="text1"/>
        </w:rPr>
        <w:t xml:space="preserve">aid system roads. </w:t>
      </w:r>
      <w:r w:rsidR="001009C0" w:rsidRPr="00843F55">
        <w:rPr>
          <w:rFonts w:cs="Times New Roman"/>
          <w:color w:val="000000" w:themeColor="text1"/>
        </w:rPr>
        <w:t xml:space="preserve">A few states also manage major portions of the rural road system (collectors and local roads). The average number of lanes </w:t>
      </w:r>
      <w:commentRangeStart w:id="123"/>
      <w:r w:rsidR="001009C0" w:rsidRPr="00843F55">
        <w:rPr>
          <w:rFonts w:cs="Times New Roman"/>
          <w:i/>
          <w:iCs/>
          <w:color w:val="000000" w:themeColor="text1"/>
        </w:rPr>
        <w:t>per mile</w:t>
      </w:r>
      <w:r w:rsidR="001009C0" w:rsidRPr="00843F55">
        <w:rPr>
          <w:rFonts w:cs="Times New Roman"/>
          <w:color w:val="000000" w:themeColor="text1"/>
        </w:rPr>
        <w:t xml:space="preserve"> is 2.53 lanes</w:t>
      </w:r>
      <w:commentRangeEnd w:id="123"/>
      <w:r w:rsidR="00F71ED1">
        <w:rPr>
          <w:rStyle w:val="CommentReference"/>
        </w:rPr>
        <w:commentReference w:id="123"/>
      </w:r>
      <w:r w:rsidR="001009C0" w:rsidRPr="00843F55">
        <w:rPr>
          <w:rFonts w:cs="Times New Roman"/>
          <w:color w:val="000000" w:themeColor="text1"/>
        </w:rPr>
        <w:t xml:space="preserve">, but </w:t>
      </w:r>
      <w:r w:rsidR="003E70A8">
        <w:rPr>
          <w:rFonts w:cs="Times New Roman"/>
          <w:color w:val="000000" w:themeColor="text1"/>
        </w:rPr>
        <w:t xml:space="preserve">some </w:t>
      </w:r>
      <w:r w:rsidR="001009C0" w:rsidRPr="00843F55">
        <w:rPr>
          <w:rFonts w:cs="Times New Roman"/>
          <w:color w:val="000000" w:themeColor="text1"/>
        </w:rPr>
        <w:t xml:space="preserve">states (Florida, New Jersey, California, and Massachusetts) manage significantly wider roads, averaging more than </w:t>
      </w:r>
      <w:r w:rsidR="00411A11">
        <w:rPr>
          <w:rFonts w:cs="Times New Roman"/>
          <w:color w:val="000000" w:themeColor="text1"/>
        </w:rPr>
        <w:t>three</w:t>
      </w:r>
      <w:r w:rsidR="001009C0" w:rsidRPr="00843F55">
        <w:rPr>
          <w:rFonts w:cs="Times New Roman"/>
          <w:color w:val="000000" w:themeColor="text1"/>
        </w:rPr>
        <w:t xml:space="preserve"> lanes per mile. </w:t>
      </w:r>
    </w:p>
    <w:p w14:paraId="18CFD87D" w14:textId="77777777" w:rsidR="001009C0" w:rsidRPr="00843F55" w:rsidRDefault="001009C0" w:rsidP="00662D20">
      <w:pPr>
        <w:rPr>
          <w:rFonts w:cs="Times New Roman"/>
          <w:color w:val="000000" w:themeColor="text1"/>
        </w:rPr>
      </w:pPr>
    </w:p>
    <w:p w14:paraId="2D12802E" w14:textId="2F1AB742" w:rsidR="00662D20" w:rsidRPr="00843F55" w:rsidRDefault="00662D20" w:rsidP="00662D20">
      <w:pPr>
        <w:rPr>
          <w:rFonts w:cs="Times New Roman"/>
          <w:color w:val="000000" w:themeColor="text1"/>
        </w:rPr>
      </w:pPr>
      <w:r w:rsidRPr="00843F55">
        <w:rPr>
          <w:rFonts w:cs="Times New Roman"/>
          <w:color w:val="000000" w:themeColor="text1"/>
        </w:rPr>
        <w:t>Nationwide in 20</w:t>
      </w:r>
      <w:r w:rsidR="001D1ED6">
        <w:rPr>
          <w:rFonts w:cs="Times New Roman"/>
          <w:color w:val="000000" w:themeColor="text1"/>
        </w:rPr>
        <w:t>2</w:t>
      </w:r>
      <w:r w:rsidR="00986B0B">
        <w:rPr>
          <w:rFonts w:cs="Times New Roman"/>
          <w:color w:val="000000" w:themeColor="text1"/>
        </w:rPr>
        <w:t>0</w:t>
      </w:r>
      <w:r w:rsidRPr="00843F55">
        <w:rPr>
          <w:rFonts w:cs="Times New Roman"/>
          <w:color w:val="000000" w:themeColor="text1"/>
        </w:rPr>
        <w:t xml:space="preserve">, </w:t>
      </w:r>
      <w:r w:rsidR="0070443E">
        <w:rPr>
          <w:rFonts w:cs="Times New Roman"/>
          <w:color w:val="000000" w:themeColor="text1"/>
        </w:rPr>
        <w:t xml:space="preserve">there were </w:t>
      </w:r>
      <w:r w:rsidR="0070443E" w:rsidRPr="00843F55">
        <w:rPr>
          <w:rFonts w:eastAsia="Times New Roman" w:cs="Times New Roman"/>
        </w:rPr>
        <w:t>1,88</w:t>
      </w:r>
      <w:r w:rsidR="00986B0B">
        <w:rPr>
          <w:rFonts w:eastAsia="Times New Roman" w:cs="Times New Roman"/>
        </w:rPr>
        <w:t>7</w:t>
      </w:r>
      <w:r w:rsidR="0070443E" w:rsidRPr="00843F55">
        <w:rPr>
          <w:rFonts w:eastAsia="Times New Roman" w:cs="Times New Roman"/>
        </w:rPr>
        <w:t>,58</w:t>
      </w:r>
      <w:r w:rsidR="00986B0B">
        <w:rPr>
          <w:rFonts w:eastAsia="Times New Roman" w:cs="Times New Roman"/>
        </w:rPr>
        <w:t>1</w:t>
      </w:r>
      <w:r w:rsidR="0070443E" w:rsidRPr="00843F55">
        <w:rPr>
          <w:rFonts w:eastAsia="Times New Roman" w:cs="Times New Roman"/>
        </w:rPr>
        <w:t xml:space="preserve"> lane</w:t>
      </w:r>
      <w:r w:rsidR="0070443E">
        <w:rPr>
          <w:rFonts w:eastAsia="Times New Roman" w:cs="Times New Roman"/>
        </w:rPr>
        <w:t>-</w:t>
      </w:r>
      <w:r w:rsidR="0070443E" w:rsidRPr="00843F55">
        <w:rPr>
          <w:rFonts w:eastAsia="Times New Roman" w:cs="Times New Roman"/>
        </w:rPr>
        <w:t>miles under state control</w:t>
      </w:r>
      <w:r w:rsidR="0070443E" w:rsidRPr="00843F55" w:rsidDel="0070443E">
        <w:rPr>
          <w:rFonts w:cs="Times New Roman"/>
          <w:color w:val="000000" w:themeColor="text1"/>
        </w:rPr>
        <w:t xml:space="preserve"> </w:t>
      </w:r>
      <w:r w:rsidRPr="00843F55">
        <w:rPr>
          <w:rFonts w:cs="Times New Roman"/>
          <w:color w:val="000000" w:themeColor="text1"/>
        </w:rPr>
        <w:t>(Table 5, State-Controlled Highway Mileage</w:t>
      </w:r>
      <w:r w:rsidR="000F35A9" w:rsidRPr="00843F55">
        <w:rPr>
          <w:rFonts w:cs="Times New Roman"/>
          <w:color w:val="000000" w:themeColor="text1"/>
        </w:rPr>
        <w:t xml:space="preserve"> by </w:t>
      </w:r>
      <w:r w:rsidR="0070443E">
        <w:rPr>
          <w:rFonts w:cs="Times New Roman"/>
          <w:color w:val="000000" w:themeColor="text1"/>
        </w:rPr>
        <w:t>Lane</w:t>
      </w:r>
      <w:r w:rsidR="00411A11">
        <w:rPr>
          <w:rFonts w:cs="Times New Roman"/>
          <w:color w:val="000000" w:themeColor="text1"/>
        </w:rPr>
        <w:t>-</w:t>
      </w:r>
      <w:r w:rsidR="000F35A9" w:rsidRPr="00843F55">
        <w:rPr>
          <w:rFonts w:cs="Times New Roman"/>
          <w:color w:val="000000" w:themeColor="text1"/>
        </w:rPr>
        <w:t>Miles</w:t>
      </w:r>
      <w:r w:rsidRPr="00843F55">
        <w:rPr>
          <w:rFonts w:cs="Times New Roman"/>
          <w:color w:val="000000" w:themeColor="text1"/>
        </w:rPr>
        <w:t xml:space="preserve">), </w:t>
      </w:r>
      <w:r w:rsidR="001C6085">
        <w:rPr>
          <w:rFonts w:cs="Times New Roman"/>
          <w:color w:val="000000" w:themeColor="text1"/>
        </w:rPr>
        <w:t>2,</w:t>
      </w:r>
      <w:r w:rsidR="004C6248">
        <w:rPr>
          <w:rFonts w:cs="Times New Roman"/>
          <w:color w:val="000000" w:themeColor="text1"/>
        </w:rPr>
        <w:t>996</w:t>
      </w:r>
      <w:r w:rsidR="001C6085">
        <w:rPr>
          <w:rFonts w:cs="Times New Roman"/>
          <w:color w:val="000000" w:themeColor="text1"/>
        </w:rPr>
        <w:t xml:space="preserve"> lane-</w:t>
      </w:r>
      <w:r w:rsidRPr="00843F55">
        <w:rPr>
          <w:rFonts w:cs="Times New Roman"/>
          <w:color w:val="000000" w:themeColor="text1"/>
        </w:rPr>
        <w:t>miles</w:t>
      </w:r>
      <w:r w:rsidR="001C6085">
        <w:rPr>
          <w:rFonts w:cs="Times New Roman"/>
          <w:color w:val="000000" w:themeColor="text1"/>
        </w:rPr>
        <w:t xml:space="preserve"> more</w:t>
      </w:r>
      <w:r w:rsidR="00614D7E" w:rsidRPr="00843F55">
        <w:rPr>
          <w:rFonts w:cs="Times New Roman"/>
          <w:color w:val="000000" w:themeColor="text1"/>
        </w:rPr>
        <w:t xml:space="preserve"> </w:t>
      </w:r>
      <w:r w:rsidRPr="00843F55">
        <w:rPr>
          <w:rFonts w:cs="Times New Roman"/>
          <w:color w:val="000000" w:themeColor="text1"/>
        </w:rPr>
        <w:t>than in 201</w:t>
      </w:r>
      <w:r w:rsidR="004C6248">
        <w:rPr>
          <w:rFonts w:cs="Times New Roman"/>
          <w:color w:val="000000" w:themeColor="text1"/>
        </w:rPr>
        <w:t>9</w:t>
      </w:r>
      <w:r w:rsidRPr="00843F55">
        <w:rPr>
          <w:rFonts w:cs="Times New Roman"/>
          <w:color w:val="000000" w:themeColor="text1"/>
        </w:rPr>
        <w:t xml:space="preserve"> (</w:t>
      </w:r>
      <w:r w:rsidR="001C6085">
        <w:rPr>
          <w:rFonts w:cs="Times New Roman"/>
          <w:color w:val="000000" w:themeColor="text1"/>
        </w:rPr>
        <w:t>1,88</w:t>
      </w:r>
      <w:r w:rsidR="004C6248">
        <w:rPr>
          <w:rFonts w:cs="Times New Roman"/>
          <w:color w:val="000000" w:themeColor="text1"/>
        </w:rPr>
        <w:t>4</w:t>
      </w:r>
      <w:r w:rsidR="001C6085">
        <w:rPr>
          <w:rFonts w:cs="Times New Roman"/>
          <w:color w:val="000000" w:themeColor="text1"/>
        </w:rPr>
        <w:t>,</w:t>
      </w:r>
      <w:r w:rsidR="004C6248">
        <w:rPr>
          <w:rFonts w:cs="Times New Roman"/>
          <w:color w:val="000000" w:themeColor="text1"/>
        </w:rPr>
        <w:t>585</w:t>
      </w:r>
      <w:r w:rsidRPr="00843F55">
        <w:rPr>
          <w:rFonts w:cs="Times New Roman"/>
          <w:color w:val="000000" w:themeColor="text1"/>
        </w:rPr>
        <w:t xml:space="preserve">), the last time this assessment was completed. </w:t>
      </w:r>
      <w:r w:rsidR="00466F02">
        <w:rPr>
          <w:rFonts w:cs="Times New Roman"/>
          <w:color w:val="000000" w:themeColor="text1"/>
        </w:rPr>
        <w:t xml:space="preserve">The size of state-controlled </w:t>
      </w:r>
      <w:r w:rsidR="004C6248">
        <w:rPr>
          <w:rFonts w:cs="Times New Roman"/>
          <w:color w:val="000000" w:themeColor="text1"/>
        </w:rPr>
        <w:t xml:space="preserve">highway systems </w:t>
      </w:r>
      <w:proofErr w:type="gramStart"/>
      <w:r w:rsidR="004C6248">
        <w:rPr>
          <w:rFonts w:cs="Times New Roman"/>
          <w:color w:val="000000" w:themeColor="text1"/>
        </w:rPr>
        <w:t>increase</w:t>
      </w:r>
      <w:proofErr w:type="gramEnd"/>
      <w:r w:rsidR="004C6248">
        <w:rPr>
          <w:rFonts w:cs="Times New Roman"/>
          <w:color w:val="000000" w:themeColor="text1"/>
        </w:rPr>
        <w:t xml:space="preserve"> </w:t>
      </w:r>
      <w:r w:rsidR="00466F02">
        <w:rPr>
          <w:rFonts w:cs="Times New Roman"/>
          <w:color w:val="000000" w:themeColor="text1"/>
        </w:rPr>
        <w:t>due to</w:t>
      </w:r>
      <w:r w:rsidR="00CE0E5E">
        <w:rPr>
          <w:rFonts w:cs="Times New Roman"/>
          <w:color w:val="000000" w:themeColor="text1"/>
        </w:rPr>
        <w:t xml:space="preserve"> </w:t>
      </w:r>
      <w:r w:rsidR="004C6248">
        <w:rPr>
          <w:rFonts w:cs="Times New Roman"/>
          <w:color w:val="000000" w:themeColor="text1"/>
        </w:rPr>
        <w:t xml:space="preserve">population growth and migration. </w:t>
      </w:r>
      <w:r w:rsidR="00466F02">
        <w:rPr>
          <w:rFonts w:cs="Times New Roman"/>
          <w:color w:val="000000" w:themeColor="text1"/>
        </w:rPr>
        <w:t xml:space="preserve">The size of state-controlled systems </w:t>
      </w:r>
      <w:proofErr w:type="gramStart"/>
      <w:r w:rsidR="00466F02">
        <w:rPr>
          <w:rFonts w:cs="Times New Roman"/>
          <w:color w:val="000000" w:themeColor="text1"/>
        </w:rPr>
        <w:t>decrease</w:t>
      </w:r>
      <w:proofErr w:type="gramEnd"/>
      <w:r w:rsidR="00466F02">
        <w:rPr>
          <w:rFonts w:cs="Times New Roman"/>
          <w:color w:val="000000" w:themeColor="text1"/>
        </w:rPr>
        <w:t xml:space="preserve"> a</w:t>
      </w:r>
      <w:r w:rsidR="004C6248">
        <w:rPr>
          <w:rFonts w:cs="Times New Roman"/>
          <w:color w:val="000000" w:themeColor="text1"/>
        </w:rPr>
        <w:t xml:space="preserve">s urbanized areas expand, </w:t>
      </w:r>
      <w:r w:rsidR="00466F02">
        <w:rPr>
          <w:rFonts w:cs="Times New Roman"/>
          <w:color w:val="000000" w:themeColor="text1"/>
        </w:rPr>
        <w:t xml:space="preserve">and </w:t>
      </w:r>
      <w:r w:rsidR="004C6248">
        <w:rPr>
          <w:rFonts w:cs="Times New Roman"/>
          <w:color w:val="000000" w:themeColor="text1"/>
        </w:rPr>
        <w:t xml:space="preserve">ownership and control </w:t>
      </w:r>
      <w:r w:rsidR="00466F02">
        <w:rPr>
          <w:rFonts w:cs="Times New Roman"/>
          <w:color w:val="000000" w:themeColor="text1"/>
        </w:rPr>
        <w:t xml:space="preserve">of some state highways </w:t>
      </w:r>
      <w:r w:rsidR="004C6248">
        <w:rPr>
          <w:rFonts w:cs="Times New Roman"/>
          <w:color w:val="000000" w:themeColor="text1"/>
        </w:rPr>
        <w:t xml:space="preserve">is transferred to </w:t>
      </w:r>
      <w:r w:rsidR="00466F02">
        <w:rPr>
          <w:rFonts w:cs="Times New Roman"/>
          <w:color w:val="000000" w:themeColor="text1"/>
        </w:rPr>
        <w:t xml:space="preserve">county or city </w:t>
      </w:r>
      <w:r w:rsidR="004C6248">
        <w:rPr>
          <w:rFonts w:cs="Times New Roman"/>
          <w:color w:val="000000" w:themeColor="text1"/>
        </w:rPr>
        <w:t>government</w:t>
      </w:r>
      <w:r w:rsidR="00466F02">
        <w:rPr>
          <w:rFonts w:cs="Times New Roman"/>
          <w:color w:val="000000" w:themeColor="text1"/>
        </w:rPr>
        <w:t>s</w:t>
      </w:r>
      <w:r w:rsidR="004C6248">
        <w:rPr>
          <w:rFonts w:cs="Times New Roman"/>
          <w:color w:val="000000" w:themeColor="text1"/>
        </w:rPr>
        <w:t xml:space="preserve">. </w:t>
      </w:r>
      <w:r w:rsidRPr="00843F55">
        <w:rPr>
          <w:rFonts w:cs="Times New Roman"/>
          <w:color w:val="000000" w:themeColor="text1"/>
        </w:rPr>
        <w:t>Hawaii (</w:t>
      </w:r>
      <w:r w:rsidR="001C6085">
        <w:rPr>
          <w:rFonts w:cs="Times New Roman"/>
          <w:color w:val="000000" w:themeColor="text1"/>
        </w:rPr>
        <w:t>2,47</w:t>
      </w:r>
      <w:r w:rsidR="003E70A8">
        <w:rPr>
          <w:rFonts w:cs="Times New Roman"/>
          <w:color w:val="000000" w:themeColor="text1"/>
        </w:rPr>
        <w:t>7</w:t>
      </w:r>
      <w:r w:rsidR="001C6085">
        <w:rPr>
          <w:rFonts w:cs="Times New Roman"/>
          <w:color w:val="000000" w:themeColor="text1"/>
        </w:rPr>
        <w:t xml:space="preserve"> </w:t>
      </w:r>
      <w:r w:rsidRPr="00843F55">
        <w:rPr>
          <w:rFonts w:cs="Times New Roman"/>
          <w:color w:val="000000" w:themeColor="text1"/>
        </w:rPr>
        <w:t>miles) and Rhode Island (</w:t>
      </w:r>
      <w:r w:rsidR="001C6085">
        <w:rPr>
          <w:rFonts w:cs="Times New Roman"/>
          <w:color w:val="000000" w:themeColor="text1"/>
        </w:rPr>
        <w:t>2,8</w:t>
      </w:r>
      <w:ins w:id="124" w:author="Truong Bui" w:date="2022-10-12T00:00:00Z">
        <w:r w:rsidR="00111F43">
          <w:rPr>
            <w:rFonts w:cs="Times New Roman"/>
            <w:color w:val="000000" w:themeColor="text1"/>
          </w:rPr>
          <w:t>7</w:t>
        </w:r>
      </w:ins>
      <w:del w:id="125" w:author="Truong Bui" w:date="2022-10-12T00:00:00Z">
        <w:r w:rsidR="003E70A8" w:rsidDel="00111F43">
          <w:rPr>
            <w:rFonts w:cs="Times New Roman"/>
            <w:color w:val="000000" w:themeColor="text1"/>
          </w:rPr>
          <w:delText>4</w:delText>
        </w:r>
      </w:del>
      <w:r w:rsidR="003E70A8">
        <w:rPr>
          <w:rFonts w:cs="Times New Roman"/>
          <w:color w:val="000000" w:themeColor="text1"/>
        </w:rPr>
        <w:t>0</w:t>
      </w:r>
      <w:r w:rsidR="001C6085">
        <w:rPr>
          <w:rFonts w:cs="Times New Roman"/>
          <w:color w:val="000000" w:themeColor="text1"/>
        </w:rPr>
        <w:t xml:space="preserve"> </w:t>
      </w:r>
      <w:r w:rsidRPr="00843F55">
        <w:rPr>
          <w:rFonts w:cs="Times New Roman"/>
          <w:color w:val="000000" w:themeColor="text1"/>
        </w:rPr>
        <w:t>miles)</w:t>
      </w:r>
      <w:r w:rsidR="001C6085">
        <w:rPr>
          <w:rFonts w:cs="Times New Roman"/>
          <w:color w:val="000000" w:themeColor="text1"/>
        </w:rPr>
        <w:t xml:space="preserve"> have the fewest lane miles under state control</w:t>
      </w:r>
      <w:r w:rsidR="003E70A8">
        <w:rPr>
          <w:rFonts w:cs="Times New Roman"/>
          <w:color w:val="000000" w:themeColor="text1"/>
        </w:rPr>
        <w:t>.</w:t>
      </w:r>
      <w:r w:rsidRPr="00843F55">
        <w:rPr>
          <w:rFonts w:cs="Times New Roman"/>
          <w:color w:val="000000" w:themeColor="text1"/>
        </w:rPr>
        <w:t xml:space="preserve"> </w:t>
      </w:r>
      <w:r w:rsidR="001C6085">
        <w:rPr>
          <w:rFonts w:cs="Times New Roman"/>
          <w:color w:val="000000" w:themeColor="text1"/>
        </w:rPr>
        <w:t>Texas (19</w:t>
      </w:r>
      <w:r w:rsidR="003E70A8">
        <w:rPr>
          <w:rFonts w:cs="Times New Roman"/>
          <w:color w:val="000000" w:themeColor="text1"/>
        </w:rPr>
        <w:t>8,465</w:t>
      </w:r>
      <w:r w:rsidR="001C6085">
        <w:rPr>
          <w:rFonts w:cs="Times New Roman"/>
          <w:color w:val="000000" w:themeColor="text1"/>
        </w:rPr>
        <w:t xml:space="preserve"> miles) and </w:t>
      </w:r>
      <w:r w:rsidRPr="00843F55">
        <w:rPr>
          <w:rFonts w:cs="Times New Roman"/>
          <w:color w:val="000000" w:themeColor="text1"/>
        </w:rPr>
        <w:t>North Carolina (</w:t>
      </w:r>
      <w:r w:rsidR="001C6085">
        <w:rPr>
          <w:rFonts w:cs="Times New Roman"/>
          <w:color w:val="000000" w:themeColor="text1"/>
        </w:rPr>
        <w:t>173,</w:t>
      </w:r>
      <w:r w:rsidR="003E70A8">
        <w:rPr>
          <w:rFonts w:cs="Times New Roman"/>
          <w:color w:val="000000" w:themeColor="text1"/>
        </w:rPr>
        <w:t xml:space="preserve">653 </w:t>
      </w:r>
      <w:r w:rsidRPr="00843F55">
        <w:rPr>
          <w:rFonts w:cs="Times New Roman"/>
          <w:color w:val="000000" w:themeColor="text1"/>
        </w:rPr>
        <w:t xml:space="preserve">miles) </w:t>
      </w:r>
      <w:r w:rsidR="001C6085">
        <w:rPr>
          <w:rFonts w:cs="Times New Roman"/>
          <w:color w:val="000000" w:themeColor="text1"/>
        </w:rPr>
        <w:t>have the most.</w:t>
      </w:r>
    </w:p>
    <w:p w14:paraId="39CC3A0E" w14:textId="77777777" w:rsidR="00662D20" w:rsidRPr="00843F55" w:rsidRDefault="00662D20" w:rsidP="00662D20">
      <w:pPr>
        <w:rPr>
          <w:rFonts w:eastAsia="Times New Roman" w:cs="Times New Roman"/>
          <w:color w:val="FF0000"/>
        </w:rPr>
      </w:pPr>
    </w:p>
    <w:p w14:paraId="6ADC00A7" w14:textId="156C1AB0" w:rsidR="00662D20" w:rsidRPr="00986B0B" w:rsidRDefault="00662D20" w:rsidP="00662D20">
      <w:pPr>
        <w:rPr>
          <w:rFonts w:cs="Times New Roman"/>
          <w:color w:val="000000" w:themeColor="text1"/>
        </w:rPr>
      </w:pPr>
      <w:r w:rsidRPr="00986B0B">
        <w:rPr>
          <w:rFonts w:cs="Times New Roman"/>
          <w:color w:val="000000" w:themeColor="text1"/>
        </w:rPr>
        <w:t xml:space="preserve">Table 5: State-Controlled Highway </w:t>
      </w:r>
      <w:r w:rsidR="0070443E" w:rsidRPr="00986B0B">
        <w:rPr>
          <w:rFonts w:cs="Times New Roman"/>
          <w:color w:val="000000" w:themeColor="text1"/>
        </w:rPr>
        <w:t>Lane</w:t>
      </w:r>
      <w:r w:rsidR="00411A11" w:rsidRPr="00986B0B">
        <w:rPr>
          <w:rFonts w:cs="Times New Roman"/>
          <w:color w:val="000000" w:themeColor="text1"/>
        </w:rPr>
        <w:t>-</w:t>
      </w:r>
      <w:r w:rsidR="001B4027" w:rsidRPr="00986B0B">
        <w:rPr>
          <w:rFonts w:cs="Times New Roman"/>
          <w:color w:val="000000" w:themeColor="text1"/>
        </w:rPr>
        <w:t>Miles</w:t>
      </w:r>
      <w:r w:rsidR="008E4500" w:rsidRPr="00986B0B">
        <w:rPr>
          <w:rFonts w:cs="Times New Roman"/>
          <w:color w:val="000000" w:themeColor="text1"/>
        </w:rPr>
        <w:t>, 20</w:t>
      </w:r>
      <w:r w:rsidR="000C0737" w:rsidRPr="00986B0B">
        <w:rPr>
          <w:rFonts w:cs="Times New Roman"/>
          <w:color w:val="000000" w:themeColor="text1"/>
        </w:rPr>
        <w:t>20</w:t>
      </w:r>
      <w:r w:rsidR="001B4027" w:rsidRPr="00986B0B">
        <w:rPr>
          <w:rFonts w:cs="Times New Roman"/>
          <w:color w:val="000000" w:themeColor="text1"/>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81"/>
        <w:gridCol w:w="2802"/>
        <w:gridCol w:w="3600"/>
      </w:tblGrid>
      <w:tr w:rsidR="00986B0B" w:rsidRPr="00986B0B" w14:paraId="2486250C" w14:textId="2E5666E3" w:rsidTr="001B402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11F125" w14:textId="76EE4207" w:rsidR="001B4027" w:rsidRPr="00986B0B" w:rsidRDefault="001B4027" w:rsidP="00662D20">
            <w:pPr>
              <w:spacing w:line="0" w:lineRule="atLeast"/>
              <w:rPr>
                <w:rFonts w:cs="Times New Roman"/>
                <w:color w:val="000000" w:themeColor="text1"/>
              </w:rPr>
            </w:pPr>
            <w:r w:rsidRPr="00986B0B">
              <w:rPr>
                <w:rFonts w:cs="Times New Roman"/>
                <w:color w:val="000000" w:themeColor="text1"/>
              </w:rPr>
              <w:t>Size </w:t>
            </w:r>
          </w:p>
        </w:tc>
        <w:tc>
          <w:tcPr>
            <w:tcW w:w="28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5CD043" w14:textId="77777777" w:rsidR="001B4027" w:rsidRPr="00986B0B" w:rsidRDefault="001B4027" w:rsidP="00662D20">
            <w:pPr>
              <w:spacing w:line="0" w:lineRule="atLeast"/>
              <w:rPr>
                <w:rFonts w:cs="Times New Roman"/>
                <w:color w:val="000000" w:themeColor="text1"/>
              </w:rPr>
            </w:pPr>
            <w:r w:rsidRPr="00986B0B">
              <w:rPr>
                <w:rFonts w:cs="Times New Roman"/>
                <w:color w:val="000000" w:themeColor="text1"/>
              </w:rPr>
              <w:t>State </w:t>
            </w:r>
          </w:p>
        </w:tc>
        <w:tc>
          <w:tcPr>
            <w:tcW w:w="36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AE808B" w14:textId="52BCF703" w:rsidR="001B4027" w:rsidRPr="00986B0B" w:rsidRDefault="001C6085" w:rsidP="001C6085">
            <w:pPr>
              <w:spacing w:line="0" w:lineRule="atLeast"/>
              <w:rPr>
                <w:rFonts w:cs="Times New Roman"/>
                <w:color w:val="000000" w:themeColor="text1"/>
              </w:rPr>
            </w:pPr>
            <w:r w:rsidRPr="00986B0B">
              <w:rPr>
                <w:rFonts w:cs="Times New Roman"/>
                <w:color w:val="000000" w:themeColor="text1"/>
              </w:rPr>
              <w:t>Lane-Miles</w:t>
            </w:r>
          </w:p>
        </w:tc>
      </w:tr>
      <w:tr w:rsidR="000C0737" w:rsidRPr="000C0737" w14:paraId="3E5C6B27" w14:textId="327F9D4E" w:rsidTr="001B402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47FAF3" w14:textId="77777777" w:rsidR="001B4027" w:rsidRPr="003120B4" w:rsidRDefault="001B4027" w:rsidP="00662D20">
            <w:pPr>
              <w:spacing w:line="0" w:lineRule="atLeast"/>
              <w:rPr>
                <w:rFonts w:cs="Times New Roman"/>
                <w:color w:val="000000" w:themeColor="text1"/>
              </w:rPr>
            </w:pPr>
            <w:r w:rsidRPr="003120B4">
              <w:rPr>
                <w:rFonts w:cs="Times New Roman"/>
                <w:color w:val="000000" w:themeColor="text1"/>
              </w:rPr>
              <w:t>1</w:t>
            </w:r>
          </w:p>
        </w:tc>
        <w:tc>
          <w:tcPr>
            <w:tcW w:w="28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7321F4" w14:textId="497C8DD8" w:rsidR="001B4027" w:rsidRPr="003120B4" w:rsidRDefault="001B4027" w:rsidP="00662D20">
            <w:pPr>
              <w:spacing w:line="0" w:lineRule="atLeast"/>
              <w:rPr>
                <w:rFonts w:cs="Times New Roman"/>
                <w:color w:val="000000" w:themeColor="text1"/>
              </w:rPr>
            </w:pPr>
            <w:r w:rsidRPr="003120B4">
              <w:rPr>
                <w:rFonts w:cs="Times New Roman"/>
                <w:color w:val="000000" w:themeColor="text1"/>
              </w:rPr>
              <w:t xml:space="preserve">Texas </w:t>
            </w:r>
          </w:p>
        </w:tc>
        <w:tc>
          <w:tcPr>
            <w:tcW w:w="36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EA7A24" w14:textId="3430113B" w:rsidR="001B4027" w:rsidRPr="003120B4" w:rsidRDefault="00624C30" w:rsidP="00662D20">
            <w:pPr>
              <w:spacing w:line="0" w:lineRule="atLeast"/>
              <w:rPr>
                <w:rFonts w:cs="Times New Roman"/>
                <w:color w:val="000000" w:themeColor="text1"/>
              </w:rPr>
            </w:pPr>
            <w:r w:rsidRPr="003120B4">
              <w:rPr>
                <w:rFonts w:cs="Times New Roman"/>
                <w:color w:val="000000" w:themeColor="text1"/>
              </w:rPr>
              <w:t>19</w:t>
            </w:r>
            <w:r w:rsidR="003120B4" w:rsidRPr="003120B4">
              <w:rPr>
                <w:rFonts w:cs="Times New Roman"/>
                <w:color w:val="000000" w:themeColor="text1"/>
              </w:rPr>
              <w:t>8,465</w:t>
            </w:r>
          </w:p>
        </w:tc>
      </w:tr>
      <w:tr w:rsidR="000C0737" w:rsidRPr="000C0737" w14:paraId="3E883298" w14:textId="177DF80F" w:rsidTr="001B402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879A39" w14:textId="77777777" w:rsidR="001B4027" w:rsidRPr="007B6F87" w:rsidRDefault="001B4027" w:rsidP="00662D20">
            <w:pPr>
              <w:spacing w:line="0" w:lineRule="atLeast"/>
              <w:rPr>
                <w:rFonts w:cs="Times New Roman"/>
                <w:color w:val="000000" w:themeColor="text1"/>
              </w:rPr>
            </w:pPr>
            <w:r w:rsidRPr="007B6F87">
              <w:rPr>
                <w:rFonts w:cs="Times New Roman"/>
                <w:color w:val="000000" w:themeColor="text1"/>
              </w:rPr>
              <w:t>2</w:t>
            </w:r>
          </w:p>
        </w:tc>
        <w:tc>
          <w:tcPr>
            <w:tcW w:w="28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3466F5" w14:textId="3E155F85" w:rsidR="001B4027" w:rsidRPr="007B6F87" w:rsidRDefault="001B4027" w:rsidP="00662D20">
            <w:pPr>
              <w:spacing w:line="0" w:lineRule="atLeast"/>
              <w:rPr>
                <w:rFonts w:cs="Times New Roman"/>
                <w:color w:val="000000" w:themeColor="text1"/>
              </w:rPr>
            </w:pPr>
            <w:r w:rsidRPr="007B6F87">
              <w:rPr>
                <w:rFonts w:cs="Times New Roman"/>
                <w:color w:val="000000" w:themeColor="text1"/>
              </w:rPr>
              <w:t xml:space="preserve">North Carolina </w:t>
            </w:r>
          </w:p>
        </w:tc>
        <w:tc>
          <w:tcPr>
            <w:tcW w:w="36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5E8E5C" w14:textId="314251AB" w:rsidR="001B4027" w:rsidRPr="007B6F87" w:rsidRDefault="006F4146" w:rsidP="00662D20">
            <w:pPr>
              <w:spacing w:line="0" w:lineRule="atLeast"/>
              <w:rPr>
                <w:rFonts w:cs="Times New Roman"/>
                <w:color w:val="000000" w:themeColor="text1"/>
              </w:rPr>
            </w:pPr>
            <w:r w:rsidRPr="007B6F87">
              <w:rPr>
                <w:rFonts w:cs="Times New Roman"/>
                <w:color w:val="000000" w:themeColor="text1"/>
              </w:rPr>
              <w:t>173,</w:t>
            </w:r>
            <w:r w:rsidR="007B6F87" w:rsidRPr="007B6F87">
              <w:rPr>
                <w:rFonts w:cs="Times New Roman"/>
                <w:color w:val="000000" w:themeColor="text1"/>
              </w:rPr>
              <w:t>653</w:t>
            </w:r>
          </w:p>
        </w:tc>
      </w:tr>
      <w:tr w:rsidR="000C0737" w:rsidRPr="000C0737" w14:paraId="408A238F" w14:textId="20A9C1DC" w:rsidTr="001B402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09BC86" w14:textId="77777777" w:rsidR="001B4027" w:rsidRPr="003120B4" w:rsidRDefault="001B4027" w:rsidP="00662D20">
            <w:pPr>
              <w:spacing w:line="0" w:lineRule="atLeast"/>
              <w:rPr>
                <w:rFonts w:cs="Times New Roman"/>
                <w:color w:val="000000" w:themeColor="text1"/>
              </w:rPr>
            </w:pPr>
            <w:r w:rsidRPr="003120B4">
              <w:rPr>
                <w:rFonts w:cs="Times New Roman"/>
                <w:color w:val="000000" w:themeColor="text1"/>
              </w:rPr>
              <w:t>3</w:t>
            </w:r>
          </w:p>
        </w:tc>
        <w:tc>
          <w:tcPr>
            <w:tcW w:w="28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922936" w14:textId="77777777" w:rsidR="001B4027" w:rsidRPr="003120B4" w:rsidRDefault="001B4027" w:rsidP="00662D20">
            <w:pPr>
              <w:spacing w:line="0" w:lineRule="atLeast"/>
              <w:rPr>
                <w:rFonts w:cs="Times New Roman"/>
                <w:color w:val="000000" w:themeColor="text1"/>
              </w:rPr>
            </w:pPr>
            <w:r w:rsidRPr="003120B4">
              <w:rPr>
                <w:rFonts w:cs="Times New Roman"/>
                <w:color w:val="000000" w:themeColor="text1"/>
              </w:rPr>
              <w:t>Virginia</w:t>
            </w:r>
          </w:p>
        </w:tc>
        <w:tc>
          <w:tcPr>
            <w:tcW w:w="36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43CFDD" w14:textId="236D3001" w:rsidR="001B4027" w:rsidRPr="003120B4" w:rsidRDefault="006F4146" w:rsidP="00662D20">
            <w:pPr>
              <w:spacing w:line="0" w:lineRule="atLeast"/>
              <w:rPr>
                <w:rFonts w:cs="Times New Roman"/>
                <w:color w:val="000000" w:themeColor="text1"/>
              </w:rPr>
            </w:pPr>
            <w:r w:rsidRPr="003120B4">
              <w:rPr>
                <w:rFonts w:cs="Times New Roman"/>
                <w:color w:val="000000" w:themeColor="text1"/>
              </w:rPr>
              <w:t>128,</w:t>
            </w:r>
            <w:r w:rsidR="003120B4" w:rsidRPr="003120B4">
              <w:rPr>
                <w:rFonts w:cs="Times New Roman"/>
                <w:color w:val="000000" w:themeColor="text1"/>
              </w:rPr>
              <w:t>989</w:t>
            </w:r>
          </w:p>
        </w:tc>
      </w:tr>
      <w:tr w:rsidR="000C0737" w:rsidRPr="000C0737" w14:paraId="3F066B8E" w14:textId="3BF72A6A" w:rsidTr="001B402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82E95D" w14:textId="77777777" w:rsidR="001B4027" w:rsidRPr="007B6F87" w:rsidRDefault="001B4027" w:rsidP="00662D20">
            <w:pPr>
              <w:spacing w:line="0" w:lineRule="atLeast"/>
              <w:rPr>
                <w:rFonts w:cs="Times New Roman"/>
                <w:color w:val="000000" w:themeColor="text1"/>
              </w:rPr>
            </w:pPr>
            <w:r w:rsidRPr="007B6F87">
              <w:rPr>
                <w:rFonts w:cs="Times New Roman"/>
                <w:color w:val="000000" w:themeColor="text1"/>
              </w:rPr>
              <w:t>4</w:t>
            </w:r>
          </w:p>
        </w:tc>
        <w:tc>
          <w:tcPr>
            <w:tcW w:w="28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3F420B" w14:textId="3444A21B" w:rsidR="001B4027" w:rsidRPr="007B6F87" w:rsidRDefault="001B4027" w:rsidP="00662D20">
            <w:pPr>
              <w:spacing w:line="0" w:lineRule="atLeast"/>
              <w:rPr>
                <w:rFonts w:cs="Times New Roman"/>
                <w:color w:val="000000" w:themeColor="text1"/>
              </w:rPr>
            </w:pPr>
            <w:r w:rsidRPr="007B6F87">
              <w:rPr>
                <w:rFonts w:cs="Times New Roman"/>
                <w:color w:val="000000" w:themeColor="text1"/>
              </w:rPr>
              <w:t xml:space="preserve">South Carolina </w:t>
            </w:r>
          </w:p>
        </w:tc>
        <w:tc>
          <w:tcPr>
            <w:tcW w:w="36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D56EBF" w14:textId="4D36CAE9" w:rsidR="001B4027" w:rsidRPr="007B6F87" w:rsidRDefault="006F4146" w:rsidP="00662D20">
            <w:pPr>
              <w:spacing w:line="0" w:lineRule="atLeast"/>
              <w:rPr>
                <w:rFonts w:cs="Times New Roman"/>
                <w:color w:val="000000" w:themeColor="text1"/>
              </w:rPr>
            </w:pPr>
            <w:r w:rsidRPr="007B6F87">
              <w:rPr>
                <w:rFonts w:cs="Times New Roman"/>
                <w:color w:val="000000" w:themeColor="text1"/>
              </w:rPr>
              <w:t>90,5</w:t>
            </w:r>
            <w:r w:rsidR="007B6F87" w:rsidRPr="007B6F87">
              <w:rPr>
                <w:rFonts w:cs="Times New Roman"/>
                <w:color w:val="000000" w:themeColor="text1"/>
              </w:rPr>
              <w:t>52</w:t>
            </w:r>
          </w:p>
        </w:tc>
      </w:tr>
      <w:tr w:rsidR="000C0737" w:rsidRPr="000C0737" w14:paraId="5ACC39F8" w14:textId="1C53BBB7" w:rsidTr="001B402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58FC14" w14:textId="77777777" w:rsidR="001B4027" w:rsidRPr="007B6F87" w:rsidRDefault="001B4027" w:rsidP="00662D20">
            <w:pPr>
              <w:spacing w:line="0" w:lineRule="atLeast"/>
              <w:rPr>
                <w:rFonts w:cs="Times New Roman"/>
                <w:color w:val="000000" w:themeColor="text1"/>
              </w:rPr>
            </w:pPr>
            <w:r w:rsidRPr="007B6F87">
              <w:rPr>
                <w:rFonts w:cs="Times New Roman"/>
                <w:color w:val="000000" w:themeColor="text1"/>
              </w:rPr>
              <w:t>5</w:t>
            </w:r>
          </w:p>
        </w:tc>
        <w:tc>
          <w:tcPr>
            <w:tcW w:w="28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CB6EC6" w14:textId="540536A3" w:rsidR="001B4027" w:rsidRPr="007B6F87" w:rsidRDefault="001B4027" w:rsidP="00662D20">
            <w:pPr>
              <w:spacing w:line="0" w:lineRule="atLeast"/>
              <w:rPr>
                <w:rFonts w:cs="Times New Roman"/>
                <w:color w:val="000000" w:themeColor="text1"/>
              </w:rPr>
            </w:pPr>
            <w:r w:rsidRPr="007B6F87">
              <w:rPr>
                <w:rFonts w:cs="Times New Roman"/>
                <w:color w:val="000000" w:themeColor="text1"/>
              </w:rPr>
              <w:t xml:space="preserve">Pennsylvania </w:t>
            </w:r>
          </w:p>
        </w:tc>
        <w:tc>
          <w:tcPr>
            <w:tcW w:w="36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655DCC" w14:textId="0E50C506" w:rsidR="001B4027" w:rsidRPr="007B6F87" w:rsidRDefault="00624C30" w:rsidP="00662D20">
            <w:pPr>
              <w:spacing w:line="0" w:lineRule="atLeast"/>
              <w:rPr>
                <w:rFonts w:cs="Times New Roman"/>
                <w:color w:val="000000" w:themeColor="text1"/>
              </w:rPr>
            </w:pPr>
            <w:r w:rsidRPr="007B6F87">
              <w:rPr>
                <w:rFonts w:cs="Times New Roman"/>
                <w:color w:val="000000" w:themeColor="text1"/>
              </w:rPr>
              <w:t>88,</w:t>
            </w:r>
            <w:r w:rsidR="007B6F87" w:rsidRPr="007B6F87">
              <w:rPr>
                <w:rFonts w:cs="Times New Roman"/>
                <w:color w:val="000000" w:themeColor="text1"/>
              </w:rPr>
              <w:t>322</w:t>
            </w:r>
          </w:p>
        </w:tc>
      </w:tr>
      <w:tr w:rsidR="000C0737" w:rsidRPr="000C0737" w14:paraId="533F90A7" w14:textId="77777777" w:rsidTr="001B402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2C0AD6" w14:textId="489D414A" w:rsidR="00A6779B" w:rsidRPr="008501DD" w:rsidRDefault="00A6779B" w:rsidP="00662D20">
            <w:pPr>
              <w:spacing w:line="0" w:lineRule="atLeast"/>
              <w:rPr>
                <w:rFonts w:cs="Times New Roman"/>
                <w:color w:val="000000" w:themeColor="text1"/>
              </w:rPr>
            </w:pPr>
            <w:r w:rsidRPr="008501DD">
              <w:rPr>
                <w:rFonts w:cs="Times New Roman"/>
                <w:color w:val="000000" w:themeColor="text1"/>
              </w:rPr>
              <w:t>6</w:t>
            </w:r>
          </w:p>
        </w:tc>
        <w:tc>
          <w:tcPr>
            <w:tcW w:w="28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A8AB1B" w14:textId="009A7011" w:rsidR="00A6779B" w:rsidRPr="008501DD" w:rsidRDefault="00A6779B" w:rsidP="00662D20">
            <w:pPr>
              <w:spacing w:line="0" w:lineRule="atLeast"/>
              <w:rPr>
                <w:rFonts w:cs="Times New Roman"/>
                <w:color w:val="000000" w:themeColor="text1"/>
              </w:rPr>
            </w:pPr>
            <w:r w:rsidRPr="008501DD">
              <w:rPr>
                <w:rFonts w:cs="Times New Roman"/>
                <w:color w:val="000000" w:themeColor="text1"/>
              </w:rPr>
              <w:t>Missouri </w:t>
            </w:r>
          </w:p>
        </w:tc>
        <w:tc>
          <w:tcPr>
            <w:tcW w:w="36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B8EBEB" w14:textId="29E489F7" w:rsidR="00A6779B" w:rsidRPr="008501DD" w:rsidRDefault="00A6779B" w:rsidP="00662D20">
            <w:pPr>
              <w:spacing w:line="0" w:lineRule="atLeast"/>
              <w:rPr>
                <w:rFonts w:cs="Times New Roman"/>
                <w:color w:val="000000" w:themeColor="text1"/>
              </w:rPr>
            </w:pPr>
            <w:r w:rsidRPr="008501DD">
              <w:rPr>
                <w:rFonts w:cs="Times New Roman"/>
                <w:color w:val="000000" w:themeColor="text1"/>
              </w:rPr>
              <w:t>77,</w:t>
            </w:r>
            <w:r w:rsidR="008501DD" w:rsidRPr="008501DD">
              <w:rPr>
                <w:rFonts w:cs="Times New Roman"/>
                <w:color w:val="000000" w:themeColor="text1"/>
              </w:rPr>
              <w:t>693</w:t>
            </w:r>
          </w:p>
        </w:tc>
      </w:tr>
      <w:tr w:rsidR="000C0737" w:rsidRPr="000C0737" w14:paraId="0651ABE3" w14:textId="035385D9" w:rsidTr="001B402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D8B748" w14:textId="11E0FD18" w:rsidR="00A6779B" w:rsidRPr="003120B4" w:rsidRDefault="00A6779B" w:rsidP="00662D20">
            <w:pPr>
              <w:spacing w:line="0" w:lineRule="atLeast"/>
              <w:rPr>
                <w:rFonts w:cs="Times New Roman"/>
                <w:color w:val="000000" w:themeColor="text1"/>
              </w:rPr>
            </w:pPr>
            <w:r w:rsidRPr="003120B4">
              <w:rPr>
                <w:rFonts w:cs="Times New Roman"/>
                <w:color w:val="000000" w:themeColor="text1"/>
              </w:rPr>
              <w:t>7</w:t>
            </w:r>
          </w:p>
        </w:tc>
        <w:tc>
          <w:tcPr>
            <w:tcW w:w="28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FC3D56" w14:textId="77777777" w:rsidR="00A6779B" w:rsidRPr="003120B4" w:rsidRDefault="00A6779B" w:rsidP="00662D20">
            <w:pPr>
              <w:spacing w:line="0" w:lineRule="atLeast"/>
              <w:rPr>
                <w:rFonts w:cs="Times New Roman"/>
                <w:color w:val="000000" w:themeColor="text1"/>
              </w:rPr>
            </w:pPr>
            <w:r w:rsidRPr="003120B4">
              <w:rPr>
                <w:rFonts w:cs="Times New Roman"/>
                <w:color w:val="000000" w:themeColor="text1"/>
              </w:rPr>
              <w:t>West Virginia </w:t>
            </w:r>
          </w:p>
        </w:tc>
        <w:tc>
          <w:tcPr>
            <w:tcW w:w="36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CA19EF" w14:textId="7A8F1ABF" w:rsidR="00A6779B" w:rsidRPr="003120B4" w:rsidRDefault="00A6779B" w:rsidP="00662D20">
            <w:pPr>
              <w:spacing w:line="0" w:lineRule="atLeast"/>
              <w:rPr>
                <w:rFonts w:cs="Times New Roman"/>
                <w:color w:val="000000" w:themeColor="text1"/>
              </w:rPr>
            </w:pPr>
            <w:r w:rsidRPr="003120B4">
              <w:rPr>
                <w:rFonts w:cs="Times New Roman"/>
                <w:color w:val="000000" w:themeColor="text1"/>
              </w:rPr>
              <w:t>71,0</w:t>
            </w:r>
            <w:r w:rsidR="003120B4" w:rsidRPr="003120B4">
              <w:rPr>
                <w:rFonts w:cs="Times New Roman"/>
                <w:color w:val="000000" w:themeColor="text1"/>
              </w:rPr>
              <w:t>5</w:t>
            </w:r>
            <w:r w:rsidRPr="003120B4">
              <w:rPr>
                <w:rFonts w:cs="Times New Roman"/>
                <w:color w:val="000000" w:themeColor="text1"/>
              </w:rPr>
              <w:t>4</w:t>
            </w:r>
          </w:p>
        </w:tc>
      </w:tr>
      <w:tr w:rsidR="000C0737" w:rsidRPr="000C0737" w14:paraId="7978C3B5" w14:textId="29C16028" w:rsidTr="001B402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E23E17" w14:textId="1C213240" w:rsidR="00A6779B" w:rsidRPr="008501DD" w:rsidRDefault="00A6779B" w:rsidP="00EB3854">
            <w:pPr>
              <w:spacing w:line="0" w:lineRule="atLeast"/>
              <w:rPr>
                <w:rFonts w:cs="Times New Roman"/>
                <w:color w:val="000000" w:themeColor="text1"/>
              </w:rPr>
            </w:pPr>
            <w:r w:rsidRPr="008501DD">
              <w:rPr>
                <w:rFonts w:cs="Times New Roman"/>
                <w:color w:val="000000" w:themeColor="text1"/>
              </w:rPr>
              <w:t>8</w:t>
            </w:r>
          </w:p>
        </w:tc>
        <w:tc>
          <w:tcPr>
            <w:tcW w:w="28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74B712" w14:textId="154A2A4D" w:rsidR="00A6779B" w:rsidRPr="008501DD" w:rsidRDefault="00A6779B" w:rsidP="00EB3854">
            <w:pPr>
              <w:spacing w:line="0" w:lineRule="atLeast"/>
              <w:rPr>
                <w:rFonts w:cs="Times New Roman"/>
                <w:color w:val="000000" w:themeColor="text1"/>
              </w:rPr>
            </w:pPr>
            <w:r w:rsidRPr="008501DD">
              <w:rPr>
                <w:rFonts w:cs="Times New Roman"/>
                <w:color w:val="000000" w:themeColor="text1"/>
              </w:rPr>
              <w:t>Kentucky </w:t>
            </w:r>
          </w:p>
        </w:tc>
        <w:tc>
          <w:tcPr>
            <w:tcW w:w="36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A008A7" w14:textId="212144E7" w:rsidR="00A6779B" w:rsidRPr="008501DD" w:rsidRDefault="00A6779B" w:rsidP="00EB3854">
            <w:pPr>
              <w:spacing w:line="0" w:lineRule="atLeast"/>
              <w:rPr>
                <w:rFonts w:cs="Times New Roman"/>
                <w:color w:val="000000" w:themeColor="text1"/>
              </w:rPr>
            </w:pPr>
            <w:r w:rsidRPr="008501DD">
              <w:rPr>
                <w:rFonts w:cs="Times New Roman"/>
                <w:color w:val="000000" w:themeColor="text1"/>
              </w:rPr>
              <w:t>62,</w:t>
            </w:r>
            <w:r w:rsidR="008501DD" w:rsidRPr="008501DD">
              <w:rPr>
                <w:rFonts w:cs="Times New Roman"/>
                <w:color w:val="000000" w:themeColor="text1"/>
              </w:rPr>
              <w:t>346</w:t>
            </w:r>
          </w:p>
        </w:tc>
      </w:tr>
      <w:tr w:rsidR="000C0737" w:rsidRPr="000C0737" w14:paraId="3F0A50DE" w14:textId="77777777" w:rsidTr="001B402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518B8A" w14:textId="67CECCBD" w:rsidR="00A6779B" w:rsidRPr="003120B4" w:rsidRDefault="00A6779B" w:rsidP="00EB3854">
            <w:pPr>
              <w:spacing w:line="0" w:lineRule="atLeast"/>
              <w:rPr>
                <w:rFonts w:cs="Times New Roman"/>
                <w:color w:val="000000" w:themeColor="text1"/>
              </w:rPr>
            </w:pPr>
            <w:r w:rsidRPr="003120B4">
              <w:rPr>
                <w:rFonts w:cs="Times New Roman"/>
                <w:color w:val="000000" w:themeColor="text1"/>
              </w:rPr>
              <w:t>9</w:t>
            </w:r>
          </w:p>
        </w:tc>
        <w:tc>
          <w:tcPr>
            <w:tcW w:w="28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631249" w14:textId="50C8AE6D" w:rsidR="00A6779B" w:rsidRPr="003120B4" w:rsidRDefault="00A6779B" w:rsidP="00EB3854">
            <w:pPr>
              <w:spacing w:line="0" w:lineRule="atLeast"/>
              <w:rPr>
                <w:rFonts w:cs="Times New Roman"/>
                <w:color w:val="000000" w:themeColor="text1"/>
              </w:rPr>
            </w:pPr>
            <w:r w:rsidRPr="003120B4">
              <w:rPr>
                <w:rFonts w:cs="Times New Roman"/>
                <w:color w:val="000000" w:themeColor="text1"/>
              </w:rPr>
              <w:t>California </w:t>
            </w:r>
          </w:p>
        </w:tc>
        <w:tc>
          <w:tcPr>
            <w:tcW w:w="36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C15C9A" w14:textId="4C1DC8C2" w:rsidR="00A6779B" w:rsidRPr="003120B4" w:rsidRDefault="00A6779B" w:rsidP="00EB3854">
            <w:pPr>
              <w:spacing w:line="0" w:lineRule="atLeast"/>
              <w:rPr>
                <w:rFonts w:cs="Times New Roman"/>
                <w:color w:val="000000" w:themeColor="text1"/>
              </w:rPr>
            </w:pPr>
            <w:r w:rsidRPr="003120B4">
              <w:rPr>
                <w:rFonts w:cs="Times New Roman"/>
                <w:color w:val="000000" w:themeColor="text1"/>
              </w:rPr>
              <w:t>52,</w:t>
            </w:r>
            <w:r w:rsidR="0043052F" w:rsidRPr="003120B4">
              <w:rPr>
                <w:rFonts w:cs="Times New Roman"/>
                <w:color w:val="000000" w:themeColor="text1"/>
              </w:rPr>
              <w:t>004</w:t>
            </w:r>
          </w:p>
        </w:tc>
      </w:tr>
      <w:tr w:rsidR="000C0737" w:rsidRPr="000C0737" w14:paraId="1A334B26" w14:textId="674DE1FD" w:rsidTr="001B402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F8FD2D" w14:textId="703B9204" w:rsidR="00A6779B" w:rsidRPr="007B6F87" w:rsidRDefault="00A6779B" w:rsidP="00EB3854">
            <w:pPr>
              <w:spacing w:line="0" w:lineRule="atLeast"/>
              <w:rPr>
                <w:rFonts w:cs="Times New Roman"/>
                <w:color w:val="000000" w:themeColor="text1"/>
              </w:rPr>
            </w:pPr>
            <w:r w:rsidRPr="007B6F87">
              <w:rPr>
                <w:rFonts w:cs="Times New Roman"/>
                <w:color w:val="000000" w:themeColor="text1"/>
              </w:rPr>
              <w:t>10</w:t>
            </w:r>
          </w:p>
        </w:tc>
        <w:tc>
          <w:tcPr>
            <w:tcW w:w="28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157C17" w14:textId="512400A9" w:rsidR="00A6779B" w:rsidRPr="007B6F87" w:rsidRDefault="00A6779B" w:rsidP="00EB3854">
            <w:pPr>
              <w:spacing w:line="0" w:lineRule="atLeast"/>
              <w:rPr>
                <w:rFonts w:cs="Times New Roman"/>
                <w:color w:val="000000" w:themeColor="text1"/>
              </w:rPr>
            </w:pPr>
            <w:r w:rsidRPr="007B6F87">
              <w:rPr>
                <w:rFonts w:cs="Times New Roman"/>
                <w:color w:val="000000" w:themeColor="text1"/>
              </w:rPr>
              <w:t>Ohio </w:t>
            </w:r>
          </w:p>
        </w:tc>
        <w:tc>
          <w:tcPr>
            <w:tcW w:w="36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4668E8" w14:textId="04310768" w:rsidR="00A6779B" w:rsidRPr="007B6F87" w:rsidRDefault="00A6779B" w:rsidP="00EB3854">
            <w:pPr>
              <w:spacing w:line="0" w:lineRule="atLeast"/>
              <w:rPr>
                <w:rFonts w:cs="Times New Roman"/>
                <w:color w:val="000000" w:themeColor="text1"/>
              </w:rPr>
            </w:pPr>
            <w:r w:rsidRPr="007B6F87">
              <w:rPr>
                <w:rFonts w:cs="Times New Roman"/>
                <w:color w:val="000000" w:themeColor="text1"/>
              </w:rPr>
              <w:t>49,6</w:t>
            </w:r>
            <w:r w:rsidR="007B6F87" w:rsidRPr="007B6F87">
              <w:rPr>
                <w:rFonts w:cs="Times New Roman"/>
                <w:color w:val="000000" w:themeColor="text1"/>
              </w:rPr>
              <w:t>8</w:t>
            </w:r>
            <w:r w:rsidRPr="007B6F87">
              <w:rPr>
                <w:rFonts w:cs="Times New Roman"/>
                <w:color w:val="000000" w:themeColor="text1"/>
              </w:rPr>
              <w:t>1</w:t>
            </w:r>
          </w:p>
        </w:tc>
      </w:tr>
      <w:tr w:rsidR="000C0737" w:rsidRPr="000C0737" w14:paraId="1B924A2C" w14:textId="004D91BC" w:rsidTr="001B402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D6B37E" w14:textId="7748C4A5" w:rsidR="00A6779B" w:rsidRPr="0043052F" w:rsidRDefault="00A6779B" w:rsidP="00EB3854">
            <w:pPr>
              <w:spacing w:line="0" w:lineRule="atLeast"/>
              <w:rPr>
                <w:rFonts w:cs="Times New Roman"/>
                <w:color w:val="000000" w:themeColor="text1"/>
              </w:rPr>
            </w:pPr>
            <w:r w:rsidRPr="0043052F">
              <w:rPr>
                <w:rFonts w:cs="Times New Roman"/>
                <w:color w:val="000000" w:themeColor="text1"/>
              </w:rPr>
              <w:t>11</w:t>
            </w:r>
          </w:p>
        </w:tc>
        <w:tc>
          <w:tcPr>
            <w:tcW w:w="28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B0B594" w14:textId="223ECEEB" w:rsidR="00A6779B" w:rsidRPr="0043052F" w:rsidRDefault="00A6779B" w:rsidP="00EB3854">
            <w:pPr>
              <w:spacing w:line="0" w:lineRule="atLeast"/>
              <w:rPr>
                <w:rFonts w:cs="Times New Roman"/>
                <w:color w:val="000000" w:themeColor="text1"/>
              </w:rPr>
            </w:pPr>
            <w:r w:rsidRPr="0043052F">
              <w:rPr>
                <w:rFonts w:cs="Times New Roman"/>
                <w:color w:val="000000" w:themeColor="text1"/>
              </w:rPr>
              <w:t>Georgia </w:t>
            </w:r>
          </w:p>
        </w:tc>
        <w:tc>
          <w:tcPr>
            <w:tcW w:w="36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32A935" w14:textId="441673AE" w:rsidR="00A6779B" w:rsidRPr="0043052F" w:rsidRDefault="00A6779B" w:rsidP="00EB3854">
            <w:pPr>
              <w:spacing w:line="0" w:lineRule="atLeast"/>
              <w:rPr>
                <w:rFonts w:cs="Times New Roman"/>
                <w:color w:val="000000" w:themeColor="text1"/>
              </w:rPr>
            </w:pPr>
            <w:r w:rsidRPr="0043052F">
              <w:rPr>
                <w:rFonts w:cs="Times New Roman"/>
                <w:color w:val="000000" w:themeColor="text1"/>
              </w:rPr>
              <w:t>49,</w:t>
            </w:r>
            <w:r w:rsidR="0043052F" w:rsidRPr="0043052F">
              <w:rPr>
                <w:rFonts w:cs="Times New Roman"/>
                <w:color w:val="000000" w:themeColor="text1"/>
              </w:rPr>
              <w:t>497</w:t>
            </w:r>
          </w:p>
        </w:tc>
      </w:tr>
      <w:tr w:rsidR="000C0737" w:rsidRPr="000C0737" w14:paraId="4BA04F2E" w14:textId="77777777" w:rsidTr="001B402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31C185" w14:textId="4B339CDF" w:rsidR="00A6779B" w:rsidRPr="0043052F" w:rsidRDefault="00A6779B" w:rsidP="00EB3854">
            <w:pPr>
              <w:spacing w:line="0" w:lineRule="atLeast"/>
              <w:rPr>
                <w:rFonts w:cs="Times New Roman"/>
                <w:color w:val="000000" w:themeColor="text1"/>
              </w:rPr>
            </w:pPr>
            <w:r w:rsidRPr="0043052F">
              <w:rPr>
                <w:rFonts w:cs="Times New Roman"/>
                <w:color w:val="000000" w:themeColor="text1"/>
              </w:rPr>
              <w:t>12</w:t>
            </w:r>
          </w:p>
        </w:tc>
        <w:tc>
          <w:tcPr>
            <w:tcW w:w="28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D9F86A" w14:textId="679854B2" w:rsidR="00A6779B" w:rsidRPr="0043052F" w:rsidRDefault="00A6779B" w:rsidP="00EB3854">
            <w:pPr>
              <w:spacing w:line="0" w:lineRule="atLeast"/>
              <w:rPr>
                <w:rFonts w:cs="Times New Roman"/>
                <w:color w:val="000000" w:themeColor="text1"/>
              </w:rPr>
            </w:pPr>
            <w:r w:rsidRPr="0043052F">
              <w:rPr>
                <w:rFonts w:cs="Times New Roman"/>
                <w:color w:val="000000" w:themeColor="text1"/>
              </w:rPr>
              <w:t>Florida </w:t>
            </w:r>
          </w:p>
        </w:tc>
        <w:tc>
          <w:tcPr>
            <w:tcW w:w="36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1BBFF8" w14:textId="2072781F" w:rsidR="00A6779B" w:rsidRPr="0043052F" w:rsidRDefault="00A6779B" w:rsidP="00EB3854">
            <w:pPr>
              <w:spacing w:line="0" w:lineRule="atLeast"/>
              <w:rPr>
                <w:rFonts w:cs="Times New Roman"/>
                <w:color w:val="000000" w:themeColor="text1"/>
              </w:rPr>
            </w:pPr>
            <w:r w:rsidRPr="0043052F">
              <w:rPr>
                <w:rFonts w:cs="Times New Roman"/>
                <w:color w:val="000000" w:themeColor="text1"/>
              </w:rPr>
              <w:t>4</w:t>
            </w:r>
            <w:r w:rsidR="0043052F" w:rsidRPr="0043052F">
              <w:rPr>
                <w:rFonts w:cs="Times New Roman"/>
                <w:color w:val="000000" w:themeColor="text1"/>
              </w:rPr>
              <w:t>5,013</w:t>
            </w:r>
          </w:p>
        </w:tc>
      </w:tr>
      <w:tr w:rsidR="000C0737" w:rsidRPr="000C0737" w14:paraId="0B9D4D5B" w14:textId="77777777" w:rsidTr="001B402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DBC9A1" w14:textId="4247307C" w:rsidR="00A6779B" w:rsidRPr="0043052F" w:rsidRDefault="00A6779B" w:rsidP="00EB3854">
            <w:pPr>
              <w:spacing w:line="0" w:lineRule="atLeast"/>
              <w:rPr>
                <w:rFonts w:cs="Times New Roman"/>
                <w:color w:val="000000" w:themeColor="text1"/>
              </w:rPr>
            </w:pPr>
            <w:r w:rsidRPr="0043052F">
              <w:rPr>
                <w:rFonts w:cs="Times New Roman"/>
                <w:color w:val="000000" w:themeColor="text1"/>
              </w:rPr>
              <w:t>13</w:t>
            </w:r>
          </w:p>
        </w:tc>
        <w:tc>
          <w:tcPr>
            <w:tcW w:w="28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D2F4B0" w14:textId="401BE973" w:rsidR="00A6779B" w:rsidRPr="0043052F" w:rsidRDefault="00A6779B" w:rsidP="00EB3854">
            <w:pPr>
              <w:spacing w:line="0" w:lineRule="atLeast"/>
              <w:rPr>
                <w:rFonts w:cs="Times New Roman"/>
                <w:color w:val="000000" w:themeColor="text1"/>
              </w:rPr>
            </w:pPr>
            <w:r w:rsidRPr="0043052F">
              <w:rPr>
                <w:rFonts w:cs="Times New Roman"/>
                <w:color w:val="000000" w:themeColor="text1"/>
              </w:rPr>
              <w:t>Illinois </w:t>
            </w:r>
          </w:p>
        </w:tc>
        <w:tc>
          <w:tcPr>
            <w:tcW w:w="36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01DD8D" w14:textId="2DA9EBAB" w:rsidR="00A6779B" w:rsidRPr="0043052F" w:rsidRDefault="00A6779B" w:rsidP="00EB3854">
            <w:pPr>
              <w:spacing w:line="0" w:lineRule="atLeast"/>
              <w:rPr>
                <w:rFonts w:cs="Times New Roman"/>
                <w:color w:val="000000" w:themeColor="text1"/>
              </w:rPr>
            </w:pPr>
            <w:r w:rsidRPr="0043052F">
              <w:rPr>
                <w:rFonts w:cs="Times New Roman"/>
                <w:color w:val="000000" w:themeColor="text1"/>
              </w:rPr>
              <w:t>42,1</w:t>
            </w:r>
            <w:r w:rsidR="0043052F" w:rsidRPr="0043052F">
              <w:rPr>
                <w:rFonts w:cs="Times New Roman"/>
                <w:color w:val="000000" w:themeColor="text1"/>
              </w:rPr>
              <w:t>69</w:t>
            </w:r>
          </w:p>
        </w:tc>
      </w:tr>
      <w:tr w:rsidR="000C0737" w:rsidRPr="000C0737" w14:paraId="43551754" w14:textId="77777777" w:rsidTr="001B402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55E9A1" w14:textId="2E1EF46E" w:rsidR="00A6779B" w:rsidRPr="008501DD" w:rsidRDefault="00A6779B" w:rsidP="00EB3854">
            <w:pPr>
              <w:spacing w:line="0" w:lineRule="atLeast"/>
              <w:rPr>
                <w:rFonts w:cs="Times New Roman"/>
                <w:color w:val="000000" w:themeColor="text1"/>
              </w:rPr>
            </w:pPr>
            <w:r w:rsidRPr="008501DD">
              <w:rPr>
                <w:rFonts w:cs="Times New Roman"/>
                <w:color w:val="000000" w:themeColor="text1"/>
              </w:rPr>
              <w:lastRenderedPageBreak/>
              <w:t>14</w:t>
            </w:r>
          </w:p>
        </w:tc>
        <w:tc>
          <w:tcPr>
            <w:tcW w:w="28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F0BAC1" w14:textId="599E1ED8" w:rsidR="00A6779B" w:rsidRPr="008501DD" w:rsidRDefault="00A6779B" w:rsidP="00EB3854">
            <w:pPr>
              <w:spacing w:line="0" w:lineRule="atLeast"/>
              <w:rPr>
                <w:rFonts w:cs="Times New Roman"/>
                <w:color w:val="000000" w:themeColor="text1"/>
              </w:rPr>
            </w:pPr>
            <w:r w:rsidRPr="008501DD">
              <w:rPr>
                <w:rFonts w:cs="Times New Roman"/>
                <w:color w:val="000000" w:themeColor="text1"/>
              </w:rPr>
              <w:t>Louisiana </w:t>
            </w:r>
          </w:p>
        </w:tc>
        <w:tc>
          <w:tcPr>
            <w:tcW w:w="36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393BDB" w14:textId="7413273E" w:rsidR="00A6779B" w:rsidRPr="008501DD" w:rsidRDefault="008501DD" w:rsidP="00EB3854">
            <w:pPr>
              <w:spacing w:line="0" w:lineRule="atLeast"/>
              <w:rPr>
                <w:rFonts w:cs="Times New Roman"/>
                <w:color w:val="000000" w:themeColor="text1"/>
              </w:rPr>
            </w:pPr>
            <w:r w:rsidRPr="008501DD">
              <w:rPr>
                <w:rFonts w:cs="Times New Roman"/>
                <w:color w:val="000000" w:themeColor="text1"/>
              </w:rPr>
              <w:t>40,154</w:t>
            </w:r>
          </w:p>
        </w:tc>
      </w:tr>
      <w:tr w:rsidR="000C0737" w:rsidRPr="000C0737" w14:paraId="48F84EE8" w14:textId="3B928846" w:rsidTr="001B402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342D76" w14:textId="67F7CC47" w:rsidR="00A6779B" w:rsidRPr="007B6F87" w:rsidRDefault="00A6779B" w:rsidP="00EB3854">
            <w:pPr>
              <w:spacing w:line="0" w:lineRule="atLeast"/>
              <w:rPr>
                <w:rFonts w:cs="Times New Roman"/>
                <w:color w:val="000000" w:themeColor="text1"/>
              </w:rPr>
            </w:pPr>
            <w:r w:rsidRPr="007B6F87">
              <w:rPr>
                <w:rFonts w:cs="Times New Roman"/>
                <w:color w:val="000000" w:themeColor="text1"/>
              </w:rPr>
              <w:t>15</w:t>
            </w:r>
          </w:p>
        </w:tc>
        <w:tc>
          <w:tcPr>
            <w:tcW w:w="28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C0D98A" w14:textId="2864AC11" w:rsidR="00A6779B" w:rsidRPr="007B6F87" w:rsidRDefault="00A6779B" w:rsidP="00EB3854">
            <w:pPr>
              <w:spacing w:line="0" w:lineRule="atLeast"/>
              <w:rPr>
                <w:rFonts w:cs="Times New Roman"/>
                <w:color w:val="000000" w:themeColor="text1"/>
              </w:rPr>
            </w:pPr>
            <w:r w:rsidRPr="007B6F87">
              <w:rPr>
                <w:rFonts w:cs="Times New Roman"/>
                <w:color w:val="000000" w:themeColor="text1"/>
              </w:rPr>
              <w:t>New York </w:t>
            </w:r>
          </w:p>
        </w:tc>
        <w:tc>
          <w:tcPr>
            <w:tcW w:w="36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665C86" w14:textId="3B6DB4B0" w:rsidR="00A6779B" w:rsidRPr="007B6F87" w:rsidRDefault="00A6779B" w:rsidP="00EB3854">
            <w:pPr>
              <w:spacing w:line="0" w:lineRule="atLeast"/>
              <w:rPr>
                <w:rFonts w:cs="Times New Roman"/>
                <w:color w:val="000000" w:themeColor="text1"/>
              </w:rPr>
            </w:pPr>
            <w:r w:rsidRPr="007B6F87">
              <w:rPr>
                <w:rFonts w:cs="Times New Roman"/>
                <w:color w:val="000000" w:themeColor="text1"/>
              </w:rPr>
              <w:t>38,</w:t>
            </w:r>
            <w:r w:rsidR="007B6F87" w:rsidRPr="007B6F87">
              <w:rPr>
                <w:rFonts w:cs="Times New Roman"/>
                <w:color w:val="000000" w:themeColor="text1"/>
              </w:rPr>
              <w:t>157</w:t>
            </w:r>
          </w:p>
        </w:tc>
      </w:tr>
      <w:tr w:rsidR="000C0737" w:rsidRPr="000C0737" w14:paraId="481C6E99" w14:textId="77777777" w:rsidTr="001B402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287AE5" w14:textId="13C5882D" w:rsidR="00A6779B" w:rsidRPr="0043052F" w:rsidRDefault="00A6779B" w:rsidP="00EB3854">
            <w:pPr>
              <w:spacing w:line="0" w:lineRule="atLeast"/>
              <w:rPr>
                <w:rFonts w:cs="Times New Roman"/>
                <w:color w:val="000000" w:themeColor="text1"/>
              </w:rPr>
            </w:pPr>
            <w:r w:rsidRPr="0043052F">
              <w:rPr>
                <w:rFonts w:cs="Times New Roman"/>
                <w:color w:val="000000" w:themeColor="text1"/>
              </w:rPr>
              <w:t>16</w:t>
            </w:r>
          </w:p>
        </w:tc>
        <w:tc>
          <w:tcPr>
            <w:tcW w:w="28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FF9169" w14:textId="1C05DDA6" w:rsidR="00A6779B" w:rsidRPr="0043052F" w:rsidRDefault="00A6779B" w:rsidP="00EB3854">
            <w:pPr>
              <w:spacing w:line="0" w:lineRule="atLeast"/>
              <w:rPr>
                <w:rFonts w:cs="Times New Roman"/>
                <w:color w:val="000000" w:themeColor="text1"/>
              </w:rPr>
            </w:pPr>
            <w:r w:rsidRPr="0043052F">
              <w:rPr>
                <w:rFonts w:cs="Times New Roman"/>
                <w:color w:val="000000" w:themeColor="text1"/>
              </w:rPr>
              <w:t>Arkansas</w:t>
            </w:r>
          </w:p>
        </w:tc>
        <w:tc>
          <w:tcPr>
            <w:tcW w:w="36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7A4A67" w14:textId="2A1453F9" w:rsidR="00A6779B" w:rsidRPr="0043052F" w:rsidRDefault="00A6779B" w:rsidP="00EB3854">
            <w:pPr>
              <w:spacing w:line="0" w:lineRule="atLeast"/>
              <w:rPr>
                <w:rFonts w:cs="Times New Roman"/>
                <w:color w:val="000000" w:themeColor="text1"/>
              </w:rPr>
            </w:pPr>
            <w:r w:rsidRPr="0043052F">
              <w:rPr>
                <w:rFonts w:cs="Times New Roman"/>
                <w:color w:val="000000" w:themeColor="text1"/>
              </w:rPr>
              <w:t>38,0</w:t>
            </w:r>
            <w:r w:rsidR="0043052F" w:rsidRPr="0043052F">
              <w:rPr>
                <w:rFonts w:cs="Times New Roman"/>
                <w:color w:val="000000" w:themeColor="text1"/>
              </w:rPr>
              <w:t>78</w:t>
            </w:r>
          </w:p>
        </w:tc>
      </w:tr>
      <w:tr w:rsidR="000C0737" w:rsidRPr="000C0737" w14:paraId="274511D4" w14:textId="55C28DCE" w:rsidTr="001B402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F7E608" w14:textId="43B172F7" w:rsidR="00A6779B" w:rsidRPr="003120B4" w:rsidRDefault="00A6779B" w:rsidP="00EB3854">
            <w:pPr>
              <w:spacing w:line="0" w:lineRule="atLeast"/>
              <w:rPr>
                <w:rFonts w:cs="Times New Roman"/>
                <w:color w:val="000000" w:themeColor="text1"/>
              </w:rPr>
            </w:pPr>
            <w:r w:rsidRPr="003120B4">
              <w:rPr>
                <w:rFonts w:cs="Times New Roman"/>
                <w:color w:val="000000" w:themeColor="text1"/>
              </w:rPr>
              <w:t>17</w:t>
            </w:r>
          </w:p>
        </w:tc>
        <w:tc>
          <w:tcPr>
            <w:tcW w:w="28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40B33F" w14:textId="09944F11" w:rsidR="00A6779B" w:rsidRPr="003120B4" w:rsidRDefault="00A6779B" w:rsidP="00EB3854">
            <w:pPr>
              <w:spacing w:line="0" w:lineRule="atLeast"/>
              <w:rPr>
                <w:rFonts w:cs="Times New Roman"/>
                <w:color w:val="000000" w:themeColor="text1"/>
              </w:rPr>
            </w:pPr>
            <w:r w:rsidRPr="003120B4">
              <w:rPr>
                <w:rFonts w:cs="Times New Roman"/>
                <w:color w:val="000000" w:themeColor="text1"/>
              </w:rPr>
              <w:t>Tennessee </w:t>
            </w:r>
          </w:p>
        </w:tc>
        <w:tc>
          <w:tcPr>
            <w:tcW w:w="36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2958EC" w14:textId="53610D18" w:rsidR="00A6779B" w:rsidRPr="003120B4" w:rsidRDefault="00A6779B" w:rsidP="00EB3854">
            <w:pPr>
              <w:spacing w:line="0" w:lineRule="atLeast"/>
              <w:rPr>
                <w:rFonts w:cs="Times New Roman"/>
                <w:color w:val="000000" w:themeColor="text1"/>
              </w:rPr>
            </w:pPr>
            <w:r w:rsidRPr="003120B4">
              <w:rPr>
                <w:rFonts w:cs="Times New Roman"/>
                <w:color w:val="000000" w:themeColor="text1"/>
              </w:rPr>
              <w:t>37,7</w:t>
            </w:r>
            <w:r w:rsidR="003120B4" w:rsidRPr="003120B4">
              <w:rPr>
                <w:rFonts w:cs="Times New Roman"/>
                <w:color w:val="000000" w:themeColor="text1"/>
              </w:rPr>
              <w:t>46</w:t>
            </w:r>
          </w:p>
        </w:tc>
      </w:tr>
      <w:tr w:rsidR="000C0737" w:rsidRPr="000C0737" w14:paraId="42664D38" w14:textId="26489C72" w:rsidTr="001B402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C9BF6B" w14:textId="2786E593" w:rsidR="00A6779B" w:rsidRPr="007B6F87" w:rsidRDefault="00A6779B" w:rsidP="00EB3854">
            <w:pPr>
              <w:spacing w:line="0" w:lineRule="atLeast"/>
              <w:rPr>
                <w:rFonts w:cs="Times New Roman"/>
                <w:color w:val="000000" w:themeColor="text1"/>
              </w:rPr>
            </w:pPr>
            <w:r w:rsidRPr="007B6F87">
              <w:rPr>
                <w:rFonts w:cs="Times New Roman"/>
                <w:color w:val="000000" w:themeColor="text1"/>
              </w:rPr>
              <w:t>18</w:t>
            </w:r>
          </w:p>
        </w:tc>
        <w:tc>
          <w:tcPr>
            <w:tcW w:w="28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C137B4" w14:textId="7D2205BA" w:rsidR="00A6779B" w:rsidRPr="007B6F87" w:rsidRDefault="00A6779B" w:rsidP="00EB3854">
            <w:pPr>
              <w:spacing w:line="0" w:lineRule="atLeast"/>
              <w:rPr>
                <w:rFonts w:cs="Times New Roman"/>
                <w:color w:val="000000" w:themeColor="text1"/>
              </w:rPr>
            </w:pPr>
            <w:r w:rsidRPr="007B6F87">
              <w:rPr>
                <w:rFonts w:cs="Times New Roman"/>
                <w:color w:val="000000" w:themeColor="text1"/>
              </w:rPr>
              <w:t>Oklahoma </w:t>
            </w:r>
          </w:p>
        </w:tc>
        <w:tc>
          <w:tcPr>
            <w:tcW w:w="36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82A0FA" w14:textId="170D4256" w:rsidR="00A6779B" w:rsidRPr="007B6F87" w:rsidRDefault="00A6779B" w:rsidP="00EB3854">
            <w:pPr>
              <w:spacing w:line="0" w:lineRule="atLeast"/>
              <w:rPr>
                <w:rFonts w:cs="Times New Roman"/>
                <w:color w:val="000000" w:themeColor="text1"/>
              </w:rPr>
            </w:pPr>
            <w:r w:rsidRPr="007B6F87">
              <w:rPr>
                <w:rFonts w:cs="Times New Roman"/>
                <w:color w:val="000000" w:themeColor="text1"/>
              </w:rPr>
              <w:t>30,</w:t>
            </w:r>
            <w:r w:rsidR="007B6F87" w:rsidRPr="007B6F87">
              <w:rPr>
                <w:rFonts w:cs="Times New Roman"/>
                <w:color w:val="000000" w:themeColor="text1"/>
              </w:rPr>
              <w:t>407</w:t>
            </w:r>
          </w:p>
        </w:tc>
      </w:tr>
      <w:tr w:rsidR="000C0737" w:rsidRPr="000C0737" w14:paraId="25048372" w14:textId="77777777" w:rsidTr="001B402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A7EC9E" w14:textId="1F5F91E4" w:rsidR="00A6779B" w:rsidRPr="003120B4" w:rsidRDefault="00A6779B" w:rsidP="00EB3854">
            <w:pPr>
              <w:spacing w:line="0" w:lineRule="atLeast"/>
              <w:rPr>
                <w:rFonts w:cs="Times New Roman"/>
                <w:color w:val="000000" w:themeColor="text1"/>
              </w:rPr>
            </w:pPr>
            <w:r w:rsidRPr="003120B4">
              <w:rPr>
                <w:rFonts w:cs="Times New Roman"/>
                <w:color w:val="000000" w:themeColor="text1"/>
              </w:rPr>
              <w:t>19</w:t>
            </w:r>
          </w:p>
        </w:tc>
        <w:tc>
          <w:tcPr>
            <w:tcW w:w="28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2D19CE" w14:textId="306C94D2" w:rsidR="00A6779B" w:rsidRPr="003120B4" w:rsidRDefault="00A6779B" w:rsidP="00EB3854">
            <w:pPr>
              <w:spacing w:line="0" w:lineRule="atLeast"/>
              <w:rPr>
                <w:rFonts w:cs="Times New Roman"/>
                <w:color w:val="000000" w:themeColor="text1"/>
              </w:rPr>
            </w:pPr>
            <w:r w:rsidRPr="003120B4">
              <w:rPr>
                <w:rFonts w:cs="Times New Roman"/>
                <w:color w:val="000000" w:themeColor="text1"/>
              </w:rPr>
              <w:t>Wisconsin</w:t>
            </w:r>
          </w:p>
        </w:tc>
        <w:tc>
          <w:tcPr>
            <w:tcW w:w="36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43B45A" w14:textId="2D0E25FD" w:rsidR="00A6779B" w:rsidRPr="003120B4" w:rsidRDefault="00A6779B" w:rsidP="00EB3854">
            <w:pPr>
              <w:spacing w:line="0" w:lineRule="atLeast"/>
              <w:rPr>
                <w:rFonts w:cs="Times New Roman"/>
                <w:color w:val="000000" w:themeColor="text1"/>
              </w:rPr>
            </w:pPr>
            <w:r w:rsidRPr="003120B4">
              <w:rPr>
                <w:rFonts w:cs="Times New Roman"/>
                <w:color w:val="000000" w:themeColor="text1"/>
              </w:rPr>
              <w:t>29,</w:t>
            </w:r>
            <w:r w:rsidR="003120B4" w:rsidRPr="003120B4">
              <w:rPr>
                <w:rFonts w:cs="Times New Roman"/>
                <w:color w:val="000000" w:themeColor="text1"/>
              </w:rPr>
              <w:t>806</w:t>
            </w:r>
          </w:p>
        </w:tc>
      </w:tr>
      <w:tr w:rsidR="000C0737" w:rsidRPr="000C0737" w14:paraId="0FBC5A24" w14:textId="73F825C8" w:rsidTr="001B402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AD323C" w14:textId="28070B3B" w:rsidR="00A6779B" w:rsidRPr="0043052F" w:rsidRDefault="00A6779B" w:rsidP="00EB3854">
            <w:pPr>
              <w:spacing w:line="0" w:lineRule="atLeast"/>
              <w:rPr>
                <w:rFonts w:cs="Times New Roman"/>
                <w:color w:val="000000" w:themeColor="text1"/>
              </w:rPr>
            </w:pPr>
            <w:r w:rsidRPr="0043052F">
              <w:rPr>
                <w:rFonts w:cs="Times New Roman"/>
                <w:color w:val="000000" w:themeColor="text1"/>
              </w:rPr>
              <w:t>20</w:t>
            </w:r>
          </w:p>
        </w:tc>
        <w:tc>
          <w:tcPr>
            <w:tcW w:w="28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6D2048" w14:textId="3146ADE0" w:rsidR="00A6779B" w:rsidRPr="0043052F" w:rsidRDefault="00A6779B" w:rsidP="00EB3854">
            <w:pPr>
              <w:spacing w:line="0" w:lineRule="atLeast"/>
              <w:rPr>
                <w:rFonts w:cs="Times New Roman"/>
                <w:color w:val="000000" w:themeColor="text1"/>
              </w:rPr>
            </w:pPr>
            <w:r w:rsidRPr="0043052F">
              <w:rPr>
                <w:rFonts w:cs="Times New Roman"/>
                <w:color w:val="000000" w:themeColor="text1"/>
              </w:rPr>
              <w:t>Alabama </w:t>
            </w:r>
          </w:p>
        </w:tc>
        <w:tc>
          <w:tcPr>
            <w:tcW w:w="36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7C46FE" w14:textId="36FA1E75" w:rsidR="00A6779B" w:rsidRPr="0043052F" w:rsidRDefault="00A6779B" w:rsidP="00EB3854">
            <w:pPr>
              <w:spacing w:line="0" w:lineRule="atLeast"/>
              <w:rPr>
                <w:rFonts w:cs="Times New Roman"/>
                <w:color w:val="000000" w:themeColor="text1"/>
              </w:rPr>
            </w:pPr>
            <w:r w:rsidRPr="0043052F">
              <w:rPr>
                <w:rFonts w:cs="Times New Roman"/>
                <w:color w:val="000000" w:themeColor="text1"/>
              </w:rPr>
              <w:t>29,</w:t>
            </w:r>
            <w:r w:rsidR="0043052F" w:rsidRPr="0043052F">
              <w:rPr>
                <w:rFonts w:cs="Times New Roman"/>
                <w:color w:val="000000" w:themeColor="text1"/>
              </w:rPr>
              <w:t>707</w:t>
            </w:r>
          </w:p>
        </w:tc>
      </w:tr>
      <w:tr w:rsidR="000C0737" w:rsidRPr="000C0737" w14:paraId="3DA2A056" w14:textId="3801E02F" w:rsidTr="001B402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DABEB7" w14:textId="4FE56555" w:rsidR="00A6779B" w:rsidRPr="007B6F87" w:rsidRDefault="00A6779B" w:rsidP="00EB3854">
            <w:pPr>
              <w:spacing w:line="0" w:lineRule="atLeast"/>
              <w:rPr>
                <w:rFonts w:cs="Times New Roman"/>
                <w:color w:val="000000" w:themeColor="text1"/>
              </w:rPr>
            </w:pPr>
            <w:r w:rsidRPr="007B6F87">
              <w:rPr>
                <w:rFonts w:cs="Times New Roman"/>
                <w:color w:val="000000" w:themeColor="text1"/>
              </w:rPr>
              <w:t>21</w:t>
            </w:r>
          </w:p>
        </w:tc>
        <w:tc>
          <w:tcPr>
            <w:tcW w:w="28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D34FB1" w14:textId="2E6D568E" w:rsidR="00A6779B" w:rsidRPr="007B6F87" w:rsidRDefault="00A6779B" w:rsidP="00EB3854">
            <w:pPr>
              <w:spacing w:line="0" w:lineRule="atLeast"/>
              <w:rPr>
                <w:rFonts w:cs="Times New Roman"/>
                <w:color w:val="000000" w:themeColor="text1"/>
              </w:rPr>
            </w:pPr>
            <w:r w:rsidRPr="007B6F87">
              <w:rPr>
                <w:rFonts w:cs="Times New Roman"/>
                <w:color w:val="000000" w:themeColor="text1"/>
              </w:rPr>
              <w:t>New Mexico </w:t>
            </w:r>
          </w:p>
        </w:tc>
        <w:tc>
          <w:tcPr>
            <w:tcW w:w="36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A511A5" w14:textId="54658E87" w:rsidR="00A6779B" w:rsidRPr="007B6F87" w:rsidRDefault="00A6779B" w:rsidP="00EB3854">
            <w:pPr>
              <w:spacing w:line="0" w:lineRule="atLeast"/>
              <w:rPr>
                <w:rFonts w:cs="Times New Roman"/>
                <w:color w:val="000000" w:themeColor="text1"/>
              </w:rPr>
            </w:pPr>
            <w:r w:rsidRPr="007B6F87">
              <w:rPr>
                <w:rFonts w:cs="Times New Roman"/>
                <w:color w:val="000000" w:themeColor="text1"/>
              </w:rPr>
              <w:t>29,4</w:t>
            </w:r>
            <w:r w:rsidR="007B6F87" w:rsidRPr="007B6F87">
              <w:rPr>
                <w:rFonts w:cs="Times New Roman"/>
                <w:color w:val="000000" w:themeColor="text1"/>
              </w:rPr>
              <w:t>30</w:t>
            </w:r>
          </w:p>
        </w:tc>
      </w:tr>
      <w:tr w:rsidR="000C0737" w:rsidRPr="000C0737" w14:paraId="74B7E333" w14:textId="61E6AD7F" w:rsidTr="001B402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EDE254" w14:textId="5C529AB1" w:rsidR="00A6779B" w:rsidRPr="003120B4" w:rsidRDefault="00A6779B" w:rsidP="00EB3854">
            <w:pPr>
              <w:spacing w:line="0" w:lineRule="atLeast"/>
              <w:rPr>
                <w:rFonts w:cs="Times New Roman"/>
                <w:color w:val="000000" w:themeColor="text1"/>
              </w:rPr>
            </w:pPr>
            <w:r w:rsidRPr="003120B4">
              <w:rPr>
                <w:rFonts w:cs="Times New Roman"/>
                <w:color w:val="000000" w:themeColor="text1"/>
              </w:rPr>
              <w:t>22</w:t>
            </w:r>
          </w:p>
        </w:tc>
        <w:tc>
          <w:tcPr>
            <w:tcW w:w="28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107740" w14:textId="68056A57" w:rsidR="00A6779B" w:rsidRPr="003120B4" w:rsidRDefault="00A6779B" w:rsidP="00EB3854">
            <w:pPr>
              <w:spacing w:line="0" w:lineRule="atLeast"/>
              <w:rPr>
                <w:rFonts w:cs="Times New Roman"/>
                <w:color w:val="000000" w:themeColor="text1"/>
              </w:rPr>
            </w:pPr>
            <w:r w:rsidRPr="003120B4">
              <w:rPr>
                <w:rFonts w:cs="Times New Roman"/>
                <w:color w:val="000000" w:themeColor="text1"/>
              </w:rPr>
              <w:t>Minnesota </w:t>
            </w:r>
          </w:p>
        </w:tc>
        <w:tc>
          <w:tcPr>
            <w:tcW w:w="36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BB97B5" w14:textId="2A16FD04" w:rsidR="00A6779B" w:rsidRPr="003120B4" w:rsidRDefault="00A6779B" w:rsidP="00EB3854">
            <w:pPr>
              <w:spacing w:line="0" w:lineRule="atLeast"/>
              <w:rPr>
                <w:rFonts w:cs="Times New Roman"/>
                <w:color w:val="000000" w:themeColor="text1"/>
              </w:rPr>
            </w:pPr>
            <w:r w:rsidRPr="003120B4">
              <w:rPr>
                <w:rFonts w:cs="Times New Roman"/>
                <w:color w:val="000000" w:themeColor="text1"/>
              </w:rPr>
              <w:t>29,</w:t>
            </w:r>
            <w:r w:rsidR="008501DD" w:rsidRPr="003120B4">
              <w:rPr>
                <w:rFonts w:cs="Times New Roman"/>
                <w:color w:val="000000" w:themeColor="text1"/>
              </w:rPr>
              <w:t>176</w:t>
            </w:r>
          </w:p>
        </w:tc>
      </w:tr>
      <w:tr w:rsidR="000C0737" w:rsidRPr="000C0737" w14:paraId="7ABC7DA2" w14:textId="7217A290" w:rsidTr="001B402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9423AC" w14:textId="0F5A39D4" w:rsidR="00A6779B" w:rsidRPr="008501DD" w:rsidRDefault="00A6779B" w:rsidP="00EB3854">
            <w:pPr>
              <w:spacing w:line="0" w:lineRule="atLeast"/>
              <w:rPr>
                <w:rFonts w:cs="Times New Roman"/>
                <w:color w:val="000000" w:themeColor="text1"/>
              </w:rPr>
            </w:pPr>
            <w:r w:rsidRPr="008501DD">
              <w:rPr>
                <w:rFonts w:cs="Times New Roman"/>
                <w:color w:val="000000" w:themeColor="text1"/>
              </w:rPr>
              <w:t>23</w:t>
            </w:r>
          </w:p>
        </w:tc>
        <w:tc>
          <w:tcPr>
            <w:tcW w:w="28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2958F9" w14:textId="136927CD" w:rsidR="00A6779B" w:rsidRPr="008501DD" w:rsidRDefault="00A6779B" w:rsidP="00EB3854">
            <w:pPr>
              <w:spacing w:line="0" w:lineRule="atLeast"/>
              <w:rPr>
                <w:rFonts w:cs="Times New Roman"/>
                <w:color w:val="000000" w:themeColor="text1"/>
              </w:rPr>
            </w:pPr>
            <w:r w:rsidRPr="008501DD">
              <w:rPr>
                <w:rFonts w:cs="Times New Roman"/>
                <w:color w:val="000000" w:themeColor="text1"/>
              </w:rPr>
              <w:t>Indiana </w:t>
            </w:r>
          </w:p>
        </w:tc>
        <w:tc>
          <w:tcPr>
            <w:tcW w:w="36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4719FB" w14:textId="37CC98E8" w:rsidR="00A6779B" w:rsidRPr="008501DD" w:rsidRDefault="00A6779B" w:rsidP="00EB3854">
            <w:pPr>
              <w:spacing w:line="0" w:lineRule="atLeast"/>
              <w:rPr>
                <w:rFonts w:cs="Times New Roman"/>
                <w:color w:val="000000" w:themeColor="text1"/>
              </w:rPr>
            </w:pPr>
            <w:r w:rsidRPr="008501DD">
              <w:rPr>
                <w:rFonts w:cs="Times New Roman"/>
                <w:color w:val="000000" w:themeColor="text1"/>
              </w:rPr>
              <w:t>28,</w:t>
            </w:r>
            <w:r w:rsidR="008501DD" w:rsidRPr="008501DD">
              <w:rPr>
                <w:rFonts w:cs="Times New Roman"/>
                <w:color w:val="000000" w:themeColor="text1"/>
              </w:rPr>
              <w:t>445</w:t>
            </w:r>
          </w:p>
        </w:tc>
      </w:tr>
      <w:tr w:rsidR="000C0737" w:rsidRPr="000C0737" w14:paraId="28445688" w14:textId="7E7A2824" w:rsidTr="001B402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2CACAF" w14:textId="6419DB1C" w:rsidR="00A6779B" w:rsidRPr="008501DD" w:rsidRDefault="00A6779B" w:rsidP="00EB3854">
            <w:pPr>
              <w:spacing w:line="0" w:lineRule="atLeast"/>
              <w:rPr>
                <w:rFonts w:cs="Times New Roman"/>
                <w:color w:val="000000" w:themeColor="text1"/>
              </w:rPr>
            </w:pPr>
            <w:r w:rsidRPr="008501DD">
              <w:rPr>
                <w:rFonts w:cs="Times New Roman"/>
                <w:color w:val="000000" w:themeColor="text1"/>
              </w:rPr>
              <w:t>24</w:t>
            </w:r>
          </w:p>
        </w:tc>
        <w:tc>
          <w:tcPr>
            <w:tcW w:w="28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E980BA" w14:textId="4EF7BFA6" w:rsidR="00A6779B" w:rsidRPr="008501DD" w:rsidRDefault="00A6779B" w:rsidP="00EB3854">
            <w:pPr>
              <w:spacing w:line="0" w:lineRule="atLeast"/>
              <w:rPr>
                <w:rFonts w:cs="Times New Roman"/>
                <w:color w:val="000000" w:themeColor="text1"/>
              </w:rPr>
            </w:pPr>
            <w:r w:rsidRPr="008501DD">
              <w:rPr>
                <w:rFonts w:cs="Times New Roman"/>
                <w:color w:val="000000" w:themeColor="text1"/>
              </w:rPr>
              <w:t>Mississippi </w:t>
            </w:r>
          </w:p>
        </w:tc>
        <w:tc>
          <w:tcPr>
            <w:tcW w:w="36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FC4087" w14:textId="61CC4578" w:rsidR="00A6779B" w:rsidRPr="008501DD" w:rsidRDefault="00A6779B" w:rsidP="00EB3854">
            <w:pPr>
              <w:spacing w:line="0" w:lineRule="atLeast"/>
              <w:rPr>
                <w:rFonts w:cs="Times New Roman"/>
                <w:color w:val="000000" w:themeColor="text1"/>
              </w:rPr>
            </w:pPr>
            <w:r w:rsidRPr="008501DD">
              <w:rPr>
                <w:rFonts w:cs="Times New Roman"/>
                <w:color w:val="000000" w:themeColor="text1"/>
              </w:rPr>
              <w:t>28,</w:t>
            </w:r>
            <w:r w:rsidR="008501DD" w:rsidRPr="008501DD">
              <w:rPr>
                <w:rFonts w:cs="Times New Roman"/>
                <w:color w:val="000000" w:themeColor="text1"/>
              </w:rPr>
              <w:t>310</w:t>
            </w:r>
          </w:p>
        </w:tc>
      </w:tr>
      <w:tr w:rsidR="000C0737" w:rsidRPr="000C0737" w14:paraId="4D570B53" w14:textId="0149D414" w:rsidTr="001B402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B870ED" w14:textId="065BCDD1" w:rsidR="00A6779B" w:rsidRPr="008501DD" w:rsidRDefault="00A6779B" w:rsidP="00EB3854">
            <w:pPr>
              <w:spacing w:line="0" w:lineRule="atLeast"/>
              <w:rPr>
                <w:rFonts w:cs="Times New Roman"/>
                <w:color w:val="000000" w:themeColor="text1"/>
              </w:rPr>
            </w:pPr>
            <w:r w:rsidRPr="008501DD">
              <w:rPr>
                <w:rFonts w:cs="Times New Roman"/>
                <w:color w:val="000000" w:themeColor="text1"/>
              </w:rPr>
              <w:t>25</w:t>
            </w:r>
          </w:p>
        </w:tc>
        <w:tc>
          <w:tcPr>
            <w:tcW w:w="28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D125EB" w14:textId="0AF374AA" w:rsidR="00A6779B" w:rsidRPr="008501DD" w:rsidRDefault="00A6779B" w:rsidP="00EB3854">
            <w:pPr>
              <w:spacing w:line="0" w:lineRule="atLeast"/>
              <w:rPr>
                <w:rFonts w:cs="Times New Roman"/>
                <w:color w:val="000000" w:themeColor="text1"/>
              </w:rPr>
            </w:pPr>
            <w:r w:rsidRPr="008501DD">
              <w:rPr>
                <w:rFonts w:cs="Times New Roman"/>
                <w:color w:val="000000" w:themeColor="text1"/>
              </w:rPr>
              <w:t>Michigan </w:t>
            </w:r>
          </w:p>
        </w:tc>
        <w:tc>
          <w:tcPr>
            <w:tcW w:w="36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A85879" w14:textId="7924DBCF" w:rsidR="00A6779B" w:rsidRPr="008501DD" w:rsidRDefault="00A6779B" w:rsidP="00EB3854">
            <w:pPr>
              <w:spacing w:line="0" w:lineRule="atLeast"/>
              <w:rPr>
                <w:rFonts w:cs="Times New Roman"/>
                <w:color w:val="000000" w:themeColor="text1"/>
              </w:rPr>
            </w:pPr>
            <w:r w:rsidRPr="008501DD">
              <w:rPr>
                <w:rFonts w:cs="Times New Roman"/>
                <w:color w:val="000000" w:themeColor="text1"/>
              </w:rPr>
              <w:t>27,3</w:t>
            </w:r>
            <w:r w:rsidR="008501DD" w:rsidRPr="008501DD">
              <w:rPr>
                <w:rFonts w:cs="Times New Roman"/>
                <w:color w:val="000000" w:themeColor="text1"/>
              </w:rPr>
              <w:t>66</w:t>
            </w:r>
          </w:p>
        </w:tc>
      </w:tr>
      <w:tr w:rsidR="000C0737" w:rsidRPr="000C0737" w14:paraId="6130961C" w14:textId="72772335" w:rsidTr="001B402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5A422D" w14:textId="056C10F6" w:rsidR="00A6779B" w:rsidRPr="007B6F87" w:rsidRDefault="00A6779B" w:rsidP="00EB3854">
            <w:pPr>
              <w:spacing w:line="0" w:lineRule="atLeast"/>
              <w:rPr>
                <w:rFonts w:cs="Times New Roman"/>
                <w:color w:val="000000" w:themeColor="text1"/>
              </w:rPr>
            </w:pPr>
            <w:r w:rsidRPr="007B6F87">
              <w:rPr>
                <w:rFonts w:cs="Times New Roman"/>
                <w:color w:val="000000" w:themeColor="text1"/>
              </w:rPr>
              <w:t>26 </w:t>
            </w:r>
          </w:p>
        </w:tc>
        <w:tc>
          <w:tcPr>
            <w:tcW w:w="28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A975B6" w14:textId="47CC7ADE" w:rsidR="00A6779B" w:rsidRPr="007B6F87" w:rsidRDefault="00A6779B" w:rsidP="00EB3854">
            <w:pPr>
              <w:spacing w:line="0" w:lineRule="atLeast"/>
              <w:rPr>
                <w:rFonts w:cs="Times New Roman"/>
                <w:color w:val="000000" w:themeColor="text1"/>
              </w:rPr>
            </w:pPr>
            <w:r w:rsidRPr="007B6F87">
              <w:rPr>
                <w:rFonts w:cs="Times New Roman"/>
                <w:color w:val="000000" w:themeColor="text1"/>
              </w:rPr>
              <w:t>Montana </w:t>
            </w:r>
          </w:p>
        </w:tc>
        <w:tc>
          <w:tcPr>
            <w:tcW w:w="36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15BE41" w14:textId="0C86BF3C" w:rsidR="00A6779B" w:rsidRPr="007B6F87" w:rsidRDefault="00A6779B" w:rsidP="00EB3854">
            <w:pPr>
              <w:spacing w:line="0" w:lineRule="atLeast"/>
              <w:rPr>
                <w:rFonts w:cs="Times New Roman"/>
                <w:color w:val="000000" w:themeColor="text1"/>
              </w:rPr>
            </w:pPr>
            <w:r w:rsidRPr="007B6F87">
              <w:rPr>
                <w:rFonts w:cs="Times New Roman"/>
                <w:color w:val="000000" w:themeColor="text1"/>
              </w:rPr>
              <w:t>25,</w:t>
            </w:r>
            <w:r w:rsidR="007B6F87" w:rsidRPr="007B6F87">
              <w:rPr>
                <w:rFonts w:cs="Times New Roman"/>
                <w:color w:val="000000" w:themeColor="text1"/>
              </w:rPr>
              <w:t>211</w:t>
            </w:r>
          </w:p>
        </w:tc>
      </w:tr>
      <w:tr w:rsidR="000C0737" w:rsidRPr="000C0737" w14:paraId="474C143D" w14:textId="7AE93FED" w:rsidTr="001B402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FB897D" w14:textId="53AC93D1" w:rsidR="00A6779B" w:rsidRPr="008501DD" w:rsidRDefault="00A6779B" w:rsidP="00EB3854">
            <w:pPr>
              <w:spacing w:line="0" w:lineRule="atLeast"/>
              <w:rPr>
                <w:rFonts w:cs="Times New Roman"/>
                <w:color w:val="000000" w:themeColor="text1"/>
              </w:rPr>
            </w:pPr>
            <w:r w:rsidRPr="008501DD">
              <w:rPr>
                <w:rFonts w:cs="Times New Roman"/>
                <w:color w:val="000000" w:themeColor="text1"/>
              </w:rPr>
              <w:t>27</w:t>
            </w:r>
          </w:p>
        </w:tc>
        <w:tc>
          <w:tcPr>
            <w:tcW w:w="28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D647AC" w14:textId="1EAFA486" w:rsidR="00A6779B" w:rsidRPr="008501DD" w:rsidRDefault="00A6779B" w:rsidP="00EB3854">
            <w:pPr>
              <w:spacing w:line="0" w:lineRule="atLeast"/>
              <w:rPr>
                <w:rFonts w:cs="Times New Roman"/>
                <w:color w:val="000000" w:themeColor="text1"/>
              </w:rPr>
            </w:pPr>
            <w:r w:rsidRPr="008501DD">
              <w:rPr>
                <w:rFonts w:cs="Times New Roman"/>
                <w:color w:val="000000" w:themeColor="text1"/>
              </w:rPr>
              <w:t>Kansas </w:t>
            </w:r>
          </w:p>
        </w:tc>
        <w:tc>
          <w:tcPr>
            <w:tcW w:w="36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883AFF" w14:textId="46C75F87" w:rsidR="00A6779B" w:rsidRPr="008501DD" w:rsidRDefault="00A6779B" w:rsidP="00EB3854">
            <w:pPr>
              <w:spacing w:line="0" w:lineRule="atLeast"/>
              <w:rPr>
                <w:rFonts w:cs="Times New Roman"/>
                <w:color w:val="000000" w:themeColor="text1"/>
              </w:rPr>
            </w:pPr>
            <w:r w:rsidRPr="008501DD">
              <w:rPr>
                <w:rFonts w:cs="Times New Roman"/>
                <w:color w:val="000000" w:themeColor="text1"/>
              </w:rPr>
              <w:t>24,0</w:t>
            </w:r>
            <w:r w:rsidR="008501DD" w:rsidRPr="008501DD">
              <w:rPr>
                <w:rFonts w:cs="Times New Roman"/>
                <w:color w:val="000000" w:themeColor="text1"/>
              </w:rPr>
              <w:t>3</w:t>
            </w:r>
            <w:r w:rsidRPr="008501DD">
              <w:rPr>
                <w:rFonts w:cs="Times New Roman"/>
                <w:color w:val="000000" w:themeColor="text1"/>
              </w:rPr>
              <w:t>7</w:t>
            </w:r>
          </w:p>
        </w:tc>
      </w:tr>
      <w:tr w:rsidR="000C0737" w:rsidRPr="000C0737" w14:paraId="083BB232" w14:textId="6543634D" w:rsidTr="001B402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B14C90" w14:textId="787584D9" w:rsidR="00A6779B" w:rsidRPr="0043052F" w:rsidRDefault="00A6779B" w:rsidP="00EB3854">
            <w:pPr>
              <w:spacing w:line="0" w:lineRule="atLeast"/>
              <w:rPr>
                <w:rFonts w:cs="Times New Roman"/>
                <w:color w:val="000000" w:themeColor="text1"/>
              </w:rPr>
            </w:pPr>
            <w:r w:rsidRPr="0043052F">
              <w:rPr>
                <w:rFonts w:cs="Times New Roman"/>
                <w:color w:val="000000" w:themeColor="text1"/>
              </w:rPr>
              <w:t>28</w:t>
            </w:r>
          </w:p>
        </w:tc>
        <w:tc>
          <w:tcPr>
            <w:tcW w:w="28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D31970" w14:textId="4F76797C" w:rsidR="00A6779B" w:rsidRPr="0043052F" w:rsidRDefault="00A6779B" w:rsidP="00EB3854">
            <w:pPr>
              <w:spacing w:line="0" w:lineRule="atLeast"/>
              <w:rPr>
                <w:rFonts w:cs="Times New Roman"/>
                <w:color w:val="000000" w:themeColor="text1"/>
              </w:rPr>
            </w:pPr>
            <w:r w:rsidRPr="0043052F">
              <w:rPr>
                <w:rFonts w:cs="Times New Roman"/>
                <w:color w:val="000000" w:themeColor="text1"/>
              </w:rPr>
              <w:t>Colorado</w:t>
            </w:r>
          </w:p>
        </w:tc>
        <w:tc>
          <w:tcPr>
            <w:tcW w:w="36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83B175" w14:textId="189E68EB" w:rsidR="00A6779B" w:rsidRPr="0043052F" w:rsidRDefault="00A6779B" w:rsidP="00EB3854">
            <w:pPr>
              <w:spacing w:line="0" w:lineRule="atLeast"/>
              <w:rPr>
                <w:rFonts w:cs="Times New Roman"/>
                <w:color w:val="000000" w:themeColor="text1"/>
              </w:rPr>
            </w:pPr>
            <w:r w:rsidRPr="0043052F">
              <w:rPr>
                <w:rFonts w:cs="Times New Roman"/>
                <w:color w:val="000000" w:themeColor="text1"/>
              </w:rPr>
              <w:t>2</w:t>
            </w:r>
            <w:r w:rsidR="0043052F" w:rsidRPr="0043052F">
              <w:rPr>
                <w:rFonts w:cs="Times New Roman"/>
                <w:color w:val="000000" w:themeColor="text1"/>
              </w:rPr>
              <w:t>3,022</w:t>
            </w:r>
          </w:p>
        </w:tc>
      </w:tr>
      <w:tr w:rsidR="000C0737" w:rsidRPr="000C0737" w14:paraId="2F7DB56F" w14:textId="3351B15C" w:rsidTr="001B402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2FCFB9" w14:textId="41959528" w:rsidR="00A6779B" w:rsidRPr="008501DD" w:rsidRDefault="00A6779B" w:rsidP="00EB3854">
            <w:pPr>
              <w:spacing w:line="0" w:lineRule="atLeast"/>
              <w:rPr>
                <w:rFonts w:cs="Times New Roman"/>
                <w:color w:val="000000" w:themeColor="text1"/>
              </w:rPr>
            </w:pPr>
            <w:r w:rsidRPr="008501DD">
              <w:rPr>
                <w:rFonts w:cs="Times New Roman"/>
                <w:color w:val="000000" w:themeColor="text1"/>
              </w:rPr>
              <w:t>29</w:t>
            </w:r>
          </w:p>
        </w:tc>
        <w:tc>
          <w:tcPr>
            <w:tcW w:w="28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40E8D0" w14:textId="2287EBE3" w:rsidR="00A6779B" w:rsidRPr="008501DD" w:rsidRDefault="00A6779B" w:rsidP="00EB3854">
            <w:pPr>
              <w:spacing w:line="0" w:lineRule="atLeast"/>
              <w:rPr>
                <w:rFonts w:cs="Times New Roman"/>
                <w:color w:val="000000" w:themeColor="text1"/>
              </w:rPr>
            </w:pPr>
            <w:r w:rsidRPr="008501DD">
              <w:rPr>
                <w:rFonts w:cs="Times New Roman"/>
                <w:color w:val="000000" w:themeColor="text1"/>
              </w:rPr>
              <w:t>Iowa</w:t>
            </w:r>
          </w:p>
        </w:tc>
        <w:tc>
          <w:tcPr>
            <w:tcW w:w="36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305019" w14:textId="294EB9AC" w:rsidR="00A6779B" w:rsidRPr="008501DD" w:rsidRDefault="00A6779B" w:rsidP="00EB3854">
            <w:pPr>
              <w:spacing w:line="0" w:lineRule="atLeast"/>
              <w:rPr>
                <w:rFonts w:cs="Times New Roman"/>
                <w:color w:val="000000" w:themeColor="text1"/>
              </w:rPr>
            </w:pPr>
            <w:r w:rsidRPr="008501DD">
              <w:rPr>
                <w:rFonts w:cs="Times New Roman"/>
                <w:color w:val="000000" w:themeColor="text1"/>
              </w:rPr>
              <w:t>22,</w:t>
            </w:r>
            <w:r w:rsidR="008501DD" w:rsidRPr="008501DD">
              <w:rPr>
                <w:rFonts w:cs="Times New Roman"/>
                <w:color w:val="000000" w:themeColor="text1"/>
              </w:rPr>
              <w:t>918</w:t>
            </w:r>
          </w:p>
        </w:tc>
      </w:tr>
      <w:tr w:rsidR="000C0737" w:rsidRPr="000C0737" w14:paraId="7B4EAA10" w14:textId="12C6E081" w:rsidTr="001B402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A641D0" w14:textId="35110725" w:rsidR="00A6779B" w:rsidRPr="007B6F87" w:rsidRDefault="00A6779B" w:rsidP="00EB3854">
            <w:pPr>
              <w:spacing w:line="0" w:lineRule="atLeast"/>
              <w:rPr>
                <w:rFonts w:cs="Times New Roman"/>
                <w:color w:val="000000" w:themeColor="text1"/>
              </w:rPr>
            </w:pPr>
            <w:r w:rsidRPr="007B6F87">
              <w:rPr>
                <w:rFonts w:cs="Times New Roman"/>
                <w:color w:val="000000" w:themeColor="text1"/>
              </w:rPr>
              <w:t>30</w:t>
            </w:r>
          </w:p>
        </w:tc>
        <w:tc>
          <w:tcPr>
            <w:tcW w:w="28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377DE9" w14:textId="53338CA0" w:rsidR="00A6779B" w:rsidRPr="007B6F87" w:rsidRDefault="00A6779B" w:rsidP="00EB3854">
            <w:pPr>
              <w:spacing w:line="0" w:lineRule="atLeast"/>
              <w:rPr>
                <w:rFonts w:cs="Times New Roman"/>
                <w:color w:val="000000" w:themeColor="text1"/>
              </w:rPr>
            </w:pPr>
            <w:r w:rsidRPr="007B6F87">
              <w:rPr>
                <w:rFonts w:cs="Times New Roman"/>
                <w:color w:val="000000" w:themeColor="text1"/>
              </w:rPr>
              <w:t>Nebraska </w:t>
            </w:r>
          </w:p>
        </w:tc>
        <w:tc>
          <w:tcPr>
            <w:tcW w:w="36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E63A12" w14:textId="6E613F5F" w:rsidR="00A6779B" w:rsidRPr="007B6F87" w:rsidRDefault="00A6779B" w:rsidP="00EB3854">
            <w:pPr>
              <w:spacing w:line="0" w:lineRule="atLeast"/>
              <w:rPr>
                <w:rFonts w:cs="Times New Roman"/>
                <w:color w:val="000000" w:themeColor="text1"/>
              </w:rPr>
            </w:pPr>
            <w:r w:rsidRPr="007B6F87">
              <w:rPr>
                <w:rFonts w:cs="Times New Roman"/>
                <w:color w:val="000000" w:themeColor="text1"/>
              </w:rPr>
              <w:t>22,5</w:t>
            </w:r>
            <w:r w:rsidR="007B6F87" w:rsidRPr="007B6F87">
              <w:rPr>
                <w:rFonts w:cs="Times New Roman"/>
                <w:color w:val="000000" w:themeColor="text1"/>
              </w:rPr>
              <w:t>41</w:t>
            </w:r>
          </w:p>
        </w:tc>
      </w:tr>
      <w:tr w:rsidR="000C0737" w:rsidRPr="000C0737" w14:paraId="686CB462" w14:textId="6AE826F4" w:rsidTr="001B402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DF2CBD" w14:textId="20F4AFD7" w:rsidR="00A6779B" w:rsidRPr="0043052F" w:rsidRDefault="00A6779B" w:rsidP="00EB3854">
            <w:pPr>
              <w:spacing w:line="0" w:lineRule="atLeast"/>
              <w:rPr>
                <w:rFonts w:cs="Times New Roman"/>
                <w:color w:val="000000" w:themeColor="text1"/>
              </w:rPr>
            </w:pPr>
            <w:r w:rsidRPr="0043052F">
              <w:rPr>
                <w:rFonts w:cs="Times New Roman"/>
                <w:color w:val="000000" w:themeColor="text1"/>
              </w:rPr>
              <w:t>31</w:t>
            </w:r>
          </w:p>
        </w:tc>
        <w:tc>
          <w:tcPr>
            <w:tcW w:w="28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C40B20" w14:textId="660A8ACB" w:rsidR="00A6779B" w:rsidRPr="0043052F" w:rsidRDefault="00A6779B" w:rsidP="00EB3854">
            <w:pPr>
              <w:spacing w:line="0" w:lineRule="atLeast"/>
              <w:rPr>
                <w:rFonts w:cs="Times New Roman"/>
                <w:color w:val="000000" w:themeColor="text1"/>
              </w:rPr>
            </w:pPr>
            <w:r w:rsidRPr="0043052F">
              <w:rPr>
                <w:rFonts w:cs="Times New Roman"/>
                <w:color w:val="000000" w:themeColor="text1"/>
              </w:rPr>
              <w:t>Arizona </w:t>
            </w:r>
          </w:p>
        </w:tc>
        <w:tc>
          <w:tcPr>
            <w:tcW w:w="36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EBBADE" w14:textId="4CEC7DA8" w:rsidR="00A6779B" w:rsidRPr="0043052F" w:rsidRDefault="0043052F" w:rsidP="00EB3854">
            <w:pPr>
              <w:spacing w:line="0" w:lineRule="atLeast"/>
              <w:rPr>
                <w:rFonts w:cs="Times New Roman"/>
                <w:color w:val="000000" w:themeColor="text1"/>
              </w:rPr>
            </w:pPr>
            <w:r w:rsidRPr="0043052F">
              <w:rPr>
                <w:rFonts w:cs="Times New Roman"/>
                <w:color w:val="000000" w:themeColor="text1"/>
              </w:rPr>
              <w:t>20,046</w:t>
            </w:r>
          </w:p>
        </w:tc>
      </w:tr>
      <w:tr w:rsidR="000C0737" w:rsidRPr="000C0737" w14:paraId="7ADE6EEF" w14:textId="02CEB9A8" w:rsidTr="001B402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50F65C" w14:textId="44865D0A" w:rsidR="00A6779B" w:rsidRPr="003120B4" w:rsidRDefault="00A6779B" w:rsidP="00EB3854">
            <w:pPr>
              <w:spacing w:line="0" w:lineRule="atLeast"/>
              <w:rPr>
                <w:rFonts w:cs="Times New Roman"/>
                <w:color w:val="000000" w:themeColor="text1"/>
              </w:rPr>
            </w:pPr>
            <w:r w:rsidRPr="003120B4">
              <w:rPr>
                <w:rFonts w:cs="Times New Roman"/>
                <w:color w:val="000000" w:themeColor="text1"/>
              </w:rPr>
              <w:t>32</w:t>
            </w:r>
          </w:p>
        </w:tc>
        <w:tc>
          <w:tcPr>
            <w:tcW w:w="28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07EA56" w14:textId="71AC2D8F" w:rsidR="00A6779B" w:rsidRPr="003120B4" w:rsidRDefault="00A6779B" w:rsidP="00EB3854">
            <w:pPr>
              <w:spacing w:line="0" w:lineRule="atLeast"/>
              <w:rPr>
                <w:rFonts w:cs="Times New Roman"/>
                <w:color w:val="000000" w:themeColor="text1"/>
              </w:rPr>
            </w:pPr>
            <w:r w:rsidRPr="003120B4">
              <w:rPr>
                <w:rFonts w:cs="Times New Roman"/>
                <w:color w:val="000000" w:themeColor="text1"/>
              </w:rPr>
              <w:t>Washington </w:t>
            </w:r>
          </w:p>
        </w:tc>
        <w:tc>
          <w:tcPr>
            <w:tcW w:w="36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B5A096" w14:textId="1EF5EB7B" w:rsidR="00A6779B" w:rsidRPr="003120B4" w:rsidRDefault="00A6779B" w:rsidP="00EB3854">
            <w:pPr>
              <w:spacing w:line="0" w:lineRule="atLeast"/>
              <w:rPr>
                <w:rFonts w:cs="Times New Roman"/>
                <w:color w:val="000000" w:themeColor="text1"/>
              </w:rPr>
            </w:pPr>
            <w:r w:rsidRPr="003120B4">
              <w:rPr>
                <w:rFonts w:cs="Times New Roman"/>
                <w:color w:val="000000" w:themeColor="text1"/>
              </w:rPr>
              <w:t>18,4</w:t>
            </w:r>
            <w:r w:rsidR="003120B4" w:rsidRPr="003120B4">
              <w:rPr>
                <w:rFonts w:cs="Times New Roman"/>
                <w:color w:val="000000" w:themeColor="text1"/>
              </w:rPr>
              <w:t>50</w:t>
            </w:r>
          </w:p>
        </w:tc>
      </w:tr>
      <w:tr w:rsidR="000C0737" w:rsidRPr="000C0737" w14:paraId="1D2FBC75" w14:textId="6EBF6827" w:rsidTr="001B402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52BBDD" w14:textId="016B2ADA" w:rsidR="00A6779B" w:rsidRPr="003120B4" w:rsidRDefault="00A6779B" w:rsidP="00EB3854">
            <w:pPr>
              <w:spacing w:line="0" w:lineRule="atLeast"/>
              <w:rPr>
                <w:rFonts w:cs="Times New Roman"/>
                <w:color w:val="000000" w:themeColor="text1"/>
              </w:rPr>
            </w:pPr>
            <w:r w:rsidRPr="003120B4">
              <w:rPr>
                <w:rFonts w:cs="Times New Roman"/>
                <w:color w:val="000000" w:themeColor="text1"/>
              </w:rPr>
              <w:t>33</w:t>
            </w:r>
          </w:p>
        </w:tc>
        <w:tc>
          <w:tcPr>
            <w:tcW w:w="28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FDDCA2" w14:textId="07578DCB" w:rsidR="00A6779B" w:rsidRPr="003120B4" w:rsidRDefault="00A6779B" w:rsidP="00EB3854">
            <w:pPr>
              <w:spacing w:line="0" w:lineRule="atLeast"/>
              <w:rPr>
                <w:rFonts w:cs="Times New Roman"/>
                <w:color w:val="000000" w:themeColor="text1"/>
              </w:rPr>
            </w:pPr>
            <w:r w:rsidRPr="003120B4">
              <w:rPr>
                <w:rFonts w:cs="Times New Roman"/>
                <w:color w:val="000000" w:themeColor="text1"/>
              </w:rPr>
              <w:t>Oregon </w:t>
            </w:r>
          </w:p>
        </w:tc>
        <w:tc>
          <w:tcPr>
            <w:tcW w:w="36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061A66" w14:textId="70D4A9DC" w:rsidR="00A6779B" w:rsidRPr="003120B4" w:rsidRDefault="00A6779B" w:rsidP="00EB3854">
            <w:pPr>
              <w:spacing w:line="0" w:lineRule="atLeast"/>
              <w:rPr>
                <w:rFonts w:cs="Times New Roman"/>
                <w:color w:val="000000" w:themeColor="text1"/>
              </w:rPr>
            </w:pPr>
            <w:r w:rsidRPr="003120B4">
              <w:rPr>
                <w:rFonts w:cs="Times New Roman"/>
                <w:color w:val="000000" w:themeColor="text1"/>
              </w:rPr>
              <w:t>18,</w:t>
            </w:r>
            <w:r w:rsidR="003120B4" w:rsidRPr="003120B4">
              <w:rPr>
                <w:rFonts w:cs="Times New Roman"/>
                <w:color w:val="000000" w:themeColor="text1"/>
              </w:rPr>
              <w:t>460</w:t>
            </w:r>
          </w:p>
        </w:tc>
      </w:tr>
      <w:tr w:rsidR="000C0737" w:rsidRPr="000C0737" w14:paraId="74971673" w14:textId="77777777" w:rsidTr="001B402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9DA0C2" w14:textId="7A447EF9" w:rsidR="00A6779B" w:rsidRPr="003120B4" w:rsidRDefault="00A6779B" w:rsidP="00EB3854">
            <w:pPr>
              <w:spacing w:line="0" w:lineRule="atLeast"/>
              <w:rPr>
                <w:rFonts w:cs="Times New Roman"/>
                <w:color w:val="000000" w:themeColor="text1"/>
              </w:rPr>
            </w:pPr>
            <w:r w:rsidRPr="003120B4">
              <w:rPr>
                <w:rFonts w:cs="Times New Roman"/>
                <w:color w:val="000000" w:themeColor="text1"/>
              </w:rPr>
              <w:t>34</w:t>
            </w:r>
          </w:p>
        </w:tc>
        <w:tc>
          <w:tcPr>
            <w:tcW w:w="28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2D34DA" w14:textId="30C8080D" w:rsidR="00A6779B" w:rsidRPr="003120B4" w:rsidRDefault="00A6779B" w:rsidP="00EB3854">
            <w:pPr>
              <w:spacing w:line="0" w:lineRule="atLeast"/>
              <w:rPr>
                <w:rFonts w:cs="Times New Roman"/>
                <w:color w:val="000000" w:themeColor="text1"/>
              </w:rPr>
            </w:pPr>
            <w:r w:rsidRPr="003120B4">
              <w:rPr>
                <w:rFonts w:cs="Times New Roman"/>
                <w:color w:val="000000" w:themeColor="text1"/>
              </w:rPr>
              <w:t>South Dakota </w:t>
            </w:r>
          </w:p>
        </w:tc>
        <w:tc>
          <w:tcPr>
            <w:tcW w:w="36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516B23" w14:textId="4A589C0C" w:rsidR="00A6779B" w:rsidRPr="003120B4" w:rsidRDefault="00A6779B" w:rsidP="00EB3854">
            <w:pPr>
              <w:spacing w:line="0" w:lineRule="atLeast"/>
              <w:rPr>
                <w:rFonts w:cs="Times New Roman"/>
                <w:color w:val="000000" w:themeColor="text1"/>
              </w:rPr>
            </w:pPr>
            <w:r w:rsidRPr="003120B4">
              <w:rPr>
                <w:rFonts w:cs="Times New Roman"/>
                <w:color w:val="000000" w:themeColor="text1"/>
              </w:rPr>
              <w:t>17,95</w:t>
            </w:r>
            <w:r w:rsidR="003120B4" w:rsidRPr="003120B4">
              <w:rPr>
                <w:rFonts w:cs="Times New Roman"/>
                <w:color w:val="000000" w:themeColor="text1"/>
              </w:rPr>
              <w:t>5</w:t>
            </w:r>
          </w:p>
        </w:tc>
      </w:tr>
      <w:tr w:rsidR="000C0737" w:rsidRPr="000C0737" w14:paraId="41B95671" w14:textId="77777777" w:rsidTr="001B402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09F2D0" w14:textId="111D73E4" w:rsidR="00A6779B" w:rsidRPr="008501DD" w:rsidRDefault="00A6779B" w:rsidP="00EB3854">
            <w:pPr>
              <w:spacing w:line="0" w:lineRule="atLeast"/>
              <w:rPr>
                <w:rFonts w:cs="Times New Roman"/>
                <w:color w:val="000000" w:themeColor="text1"/>
              </w:rPr>
            </w:pPr>
            <w:r w:rsidRPr="008501DD">
              <w:rPr>
                <w:rFonts w:cs="Times New Roman"/>
                <w:color w:val="000000" w:themeColor="text1"/>
              </w:rPr>
              <w:t>35</w:t>
            </w:r>
          </w:p>
        </w:tc>
        <w:tc>
          <w:tcPr>
            <w:tcW w:w="28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B4DDDF" w14:textId="31F39D5D" w:rsidR="00A6779B" w:rsidRPr="008501DD" w:rsidRDefault="00A6779B" w:rsidP="00EB3854">
            <w:pPr>
              <w:spacing w:line="0" w:lineRule="atLeast"/>
              <w:rPr>
                <w:rFonts w:cs="Times New Roman"/>
                <w:color w:val="000000" w:themeColor="text1"/>
              </w:rPr>
            </w:pPr>
            <w:r w:rsidRPr="008501DD">
              <w:rPr>
                <w:rFonts w:cs="Times New Roman"/>
                <w:color w:val="000000" w:themeColor="text1"/>
              </w:rPr>
              <w:t>Maine </w:t>
            </w:r>
          </w:p>
        </w:tc>
        <w:tc>
          <w:tcPr>
            <w:tcW w:w="36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B0725B" w14:textId="5C7A99A5" w:rsidR="00A6779B" w:rsidRPr="008501DD" w:rsidRDefault="00A6779B" w:rsidP="00EB3854">
            <w:pPr>
              <w:spacing w:line="0" w:lineRule="atLeast"/>
              <w:rPr>
                <w:rFonts w:cs="Times New Roman"/>
                <w:color w:val="000000" w:themeColor="text1"/>
              </w:rPr>
            </w:pPr>
            <w:r w:rsidRPr="008501DD">
              <w:rPr>
                <w:rFonts w:cs="Times New Roman"/>
                <w:color w:val="000000" w:themeColor="text1"/>
              </w:rPr>
              <w:t>17,4</w:t>
            </w:r>
            <w:r w:rsidR="008501DD" w:rsidRPr="008501DD">
              <w:rPr>
                <w:rFonts w:cs="Times New Roman"/>
                <w:color w:val="000000" w:themeColor="text1"/>
              </w:rPr>
              <w:t>67</w:t>
            </w:r>
          </w:p>
        </w:tc>
      </w:tr>
      <w:tr w:rsidR="000C0737" w:rsidRPr="000C0737" w14:paraId="5A9F28B8" w14:textId="77777777" w:rsidTr="001B402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83D5F3" w14:textId="213614B5" w:rsidR="00A6779B" w:rsidRPr="007B6F87" w:rsidRDefault="00A6779B" w:rsidP="00EB3854">
            <w:pPr>
              <w:spacing w:line="0" w:lineRule="atLeast"/>
              <w:rPr>
                <w:rFonts w:cs="Times New Roman"/>
                <w:color w:val="000000" w:themeColor="text1"/>
              </w:rPr>
            </w:pPr>
            <w:r w:rsidRPr="007B6F87">
              <w:rPr>
                <w:rFonts w:cs="Times New Roman"/>
                <w:color w:val="000000" w:themeColor="text1"/>
              </w:rPr>
              <w:t>36</w:t>
            </w:r>
          </w:p>
        </w:tc>
        <w:tc>
          <w:tcPr>
            <w:tcW w:w="28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B38A37" w14:textId="32C530A2" w:rsidR="00A6779B" w:rsidRPr="007B6F87" w:rsidRDefault="00A6779B" w:rsidP="00EB3854">
            <w:pPr>
              <w:spacing w:line="0" w:lineRule="atLeast"/>
              <w:rPr>
                <w:rFonts w:cs="Times New Roman"/>
                <w:color w:val="000000" w:themeColor="text1"/>
              </w:rPr>
            </w:pPr>
            <w:r w:rsidRPr="007B6F87">
              <w:rPr>
                <w:rFonts w:cs="Times New Roman"/>
                <w:color w:val="000000" w:themeColor="text1"/>
              </w:rPr>
              <w:t>North Dakota </w:t>
            </w:r>
          </w:p>
        </w:tc>
        <w:tc>
          <w:tcPr>
            <w:tcW w:w="36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CA4FFF" w14:textId="2D7C32F4" w:rsidR="00A6779B" w:rsidRPr="007B6F87" w:rsidRDefault="00A6779B" w:rsidP="00EB3854">
            <w:pPr>
              <w:spacing w:line="0" w:lineRule="atLeast"/>
              <w:rPr>
                <w:rFonts w:cs="Times New Roman"/>
                <w:color w:val="000000" w:themeColor="text1"/>
              </w:rPr>
            </w:pPr>
            <w:r w:rsidRPr="007B6F87">
              <w:rPr>
                <w:rFonts w:cs="Times New Roman"/>
                <w:color w:val="000000" w:themeColor="text1"/>
              </w:rPr>
              <w:t>17,2</w:t>
            </w:r>
            <w:r w:rsidR="007B6F87" w:rsidRPr="007B6F87">
              <w:rPr>
                <w:rFonts w:cs="Times New Roman"/>
                <w:color w:val="000000" w:themeColor="text1"/>
              </w:rPr>
              <w:t>45</w:t>
            </w:r>
          </w:p>
        </w:tc>
      </w:tr>
      <w:tr w:rsidR="000C0737" w:rsidRPr="000C0737" w14:paraId="62EDCA7C" w14:textId="77777777" w:rsidTr="001B402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628955" w14:textId="37FD9222" w:rsidR="00A6779B" w:rsidRPr="003120B4" w:rsidRDefault="00A6779B" w:rsidP="00EB3854">
            <w:pPr>
              <w:spacing w:line="0" w:lineRule="atLeast"/>
              <w:rPr>
                <w:rFonts w:cs="Times New Roman"/>
                <w:color w:val="000000" w:themeColor="text1"/>
              </w:rPr>
            </w:pPr>
            <w:r w:rsidRPr="003120B4">
              <w:rPr>
                <w:rFonts w:cs="Times New Roman"/>
                <w:color w:val="000000" w:themeColor="text1"/>
              </w:rPr>
              <w:t>37</w:t>
            </w:r>
          </w:p>
        </w:tc>
        <w:tc>
          <w:tcPr>
            <w:tcW w:w="28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3B611D" w14:textId="15DBFC7E" w:rsidR="00A6779B" w:rsidRPr="003120B4" w:rsidRDefault="00A6779B" w:rsidP="00EB3854">
            <w:pPr>
              <w:spacing w:line="0" w:lineRule="atLeast"/>
              <w:rPr>
                <w:rFonts w:cs="Times New Roman"/>
                <w:color w:val="000000" w:themeColor="text1"/>
              </w:rPr>
            </w:pPr>
            <w:r w:rsidRPr="003120B4">
              <w:rPr>
                <w:rFonts w:cs="Times New Roman"/>
                <w:color w:val="000000" w:themeColor="text1"/>
              </w:rPr>
              <w:t>Utah </w:t>
            </w:r>
          </w:p>
        </w:tc>
        <w:tc>
          <w:tcPr>
            <w:tcW w:w="36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096A34" w14:textId="20B72904" w:rsidR="00A6779B" w:rsidRPr="003120B4" w:rsidRDefault="00A6779B" w:rsidP="00EB3854">
            <w:pPr>
              <w:spacing w:line="0" w:lineRule="atLeast"/>
              <w:rPr>
                <w:rFonts w:cs="Times New Roman"/>
                <w:color w:val="000000" w:themeColor="text1"/>
              </w:rPr>
            </w:pPr>
            <w:r w:rsidRPr="003120B4">
              <w:rPr>
                <w:rFonts w:cs="Times New Roman"/>
                <w:color w:val="000000" w:themeColor="text1"/>
              </w:rPr>
              <w:t>16,0</w:t>
            </w:r>
            <w:r w:rsidR="003120B4" w:rsidRPr="003120B4">
              <w:rPr>
                <w:rFonts w:cs="Times New Roman"/>
                <w:color w:val="000000" w:themeColor="text1"/>
              </w:rPr>
              <w:t>23</w:t>
            </w:r>
          </w:p>
        </w:tc>
      </w:tr>
      <w:tr w:rsidR="000C0737" w:rsidRPr="000C0737" w14:paraId="4F3D83B0" w14:textId="1599165A" w:rsidTr="001B402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5DA2A7" w14:textId="3F6663E9" w:rsidR="00A6779B" w:rsidRPr="003120B4" w:rsidRDefault="00A6779B" w:rsidP="00EB3854">
            <w:pPr>
              <w:spacing w:line="0" w:lineRule="atLeast"/>
              <w:rPr>
                <w:rFonts w:cs="Times New Roman"/>
                <w:color w:val="000000" w:themeColor="text1"/>
              </w:rPr>
            </w:pPr>
            <w:r w:rsidRPr="003120B4">
              <w:rPr>
                <w:rFonts w:cs="Times New Roman"/>
                <w:color w:val="000000" w:themeColor="text1"/>
              </w:rPr>
              <w:t>38</w:t>
            </w:r>
          </w:p>
        </w:tc>
        <w:tc>
          <w:tcPr>
            <w:tcW w:w="28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35CBD0" w14:textId="5613B15E" w:rsidR="00A6779B" w:rsidRPr="003120B4" w:rsidRDefault="00A6779B" w:rsidP="00EB3854">
            <w:pPr>
              <w:spacing w:line="0" w:lineRule="atLeast"/>
              <w:rPr>
                <w:rFonts w:cs="Times New Roman"/>
                <w:color w:val="000000" w:themeColor="text1"/>
              </w:rPr>
            </w:pPr>
            <w:r w:rsidRPr="003120B4">
              <w:rPr>
                <w:rFonts w:cs="Times New Roman"/>
                <w:color w:val="000000" w:themeColor="text1"/>
              </w:rPr>
              <w:t>Wyoming </w:t>
            </w:r>
          </w:p>
        </w:tc>
        <w:tc>
          <w:tcPr>
            <w:tcW w:w="36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D8E106" w14:textId="0E28E75C" w:rsidR="00A6779B" w:rsidRPr="003120B4" w:rsidRDefault="00A6779B" w:rsidP="00EB3854">
            <w:pPr>
              <w:spacing w:line="0" w:lineRule="atLeast"/>
              <w:rPr>
                <w:rFonts w:cs="Times New Roman"/>
                <w:color w:val="000000" w:themeColor="text1"/>
              </w:rPr>
            </w:pPr>
            <w:r w:rsidRPr="003120B4">
              <w:rPr>
                <w:rFonts w:cs="Times New Roman"/>
                <w:color w:val="000000" w:themeColor="text1"/>
              </w:rPr>
              <w:t>15,7</w:t>
            </w:r>
            <w:r w:rsidR="003120B4" w:rsidRPr="003120B4">
              <w:rPr>
                <w:rFonts w:cs="Times New Roman"/>
                <w:color w:val="000000" w:themeColor="text1"/>
              </w:rPr>
              <w:t>92</w:t>
            </w:r>
          </w:p>
        </w:tc>
      </w:tr>
      <w:tr w:rsidR="000C0737" w:rsidRPr="000C0737" w14:paraId="77DF429E" w14:textId="3DDBE07D" w:rsidTr="001B402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F1CEFB" w14:textId="231F75FF" w:rsidR="00A6779B" w:rsidRPr="008501DD" w:rsidRDefault="00A6779B" w:rsidP="00EB3854">
            <w:pPr>
              <w:spacing w:line="0" w:lineRule="atLeast"/>
              <w:rPr>
                <w:rFonts w:cs="Times New Roman"/>
                <w:color w:val="000000" w:themeColor="text1"/>
              </w:rPr>
            </w:pPr>
            <w:r w:rsidRPr="008501DD">
              <w:rPr>
                <w:rFonts w:cs="Times New Roman"/>
                <w:color w:val="000000" w:themeColor="text1"/>
              </w:rPr>
              <w:t>39</w:t>
            </w:r>
          </w:p>
        </w:tc>
        <w:tc>
          <w:tcPr>
            <w:tcW w:w="28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9E3712" w14:textId="08FE79A7" w:rsidR="00A6779B" w:rsidRPr="008501DD" w:rsidRDefault="00A6779B" w:rsidP="00EB3854">
            <w:pPr>
              <w:spacing w:line="0" w:lineRule="atLeast"/>
              <w:rPr>
                <w:rFonts w:cs="Times New Roman"/>
                <w:color w:val="000000" w:themeColor="text1"/>
              </w:rPr>
            </w:pPr>
            <w:r w:rsidRPr="008501DD">
              <w:rPr>
                <w:rFonts w:cs="Times New Roman"/>
                <w:color w:val="000000" w:themeColor="text1"/>
              </w:rPr>
              <w:t>Maryland </w:t>
            </w:r>
          </w:p>
        </w:tc>
        <w:tc>
          <w:tcPr>
            <w:tcW w:w="36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B376BE" w14:textId="51D1B2B7" w:rsidR="00A6779B" w:rsidRPr="008501DD" w:rsidRDefault="00A6779B" w:rsidP="00EB3854">
            <w:pPr>
              <w:spacing w:line="0" w:lineRule="atLeast"/>
              <w:rPr>
                <w:rFonts w:cs="Times New Roman"/>
                <w:color w:val="000000" w:themeColor="text1"/>
              </w:rPr>
            </w:pPr>
            <w:r w:rsidRPr="008501DD">
              <w:rPr>
                <w:rFonts w:cs="Times New Roman"/>
                <w:color w:val="000000" w:themeColor="text1"/>
              </w:rPr>
              <w:t>14,92</w:t>
            </w:r>
            <w:r w:rsidR="008501DD" w:rsidRPr="008501DD">
              <w:rPr>
                <w:rFonts w:cs="Times New Roman"/>
                <w:color w:val="000000" w:themeColor="text1"/>
              </w:rPr>
              <w:t>8</w:t>
            </w:r>
          </w:p>
        </w:tc>
      </w:tr>
      <w:tr w:rsidR="000C0737" w:rsidRPr="000C0737" w14:paraId="1D81EA78" w14:textId="2C430354" w:rsidTr="001B402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0BA14E" w14:textId="47AA4E6F" w:rsidR="00A6779B" w:rsidRPr="007B6F87" w:rsidRDefault="00A6779B" w:rsidP="00EB3854">
            <w:pPr>
              <w:spacing w:line="0" w:lineRule="atLeast"/>
              <w:rPr>
                <w:rFonts w:cs="Times New Roman"/>
                <w:color w:val="000000" w:themeColor="text1"/>
              </w:rPr>
            </w:pPr>
            <w:r w:rsidRPr="007B6F87">
              <w:rPr>
                <w:rFonts w:cs="Times New Roman"/>
                <w:color w:val="000000" w:themeColor="text1"/>
              </w:rPr>
              <w:t>40</w:t>
            </w:r>
          </w:p>
        </w:tc>
        <w:tc>
          <w:tcPr>
            <w:tcW w:w="28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381B8F" w14:textId="6B8FC280" w:rsidR="00A6779B" w:rsidRPr="007B6F87" w:rsidRDefault="00A6779B" w:rsidP="00EB3854">
            <w:pPr>
              <w:spacing w:line="0" w:lineRule="atLeast"/>
              <w:rPr>
                <w:rFonts w:cs="Times New Roman"/>
                <w:color w:val="000000" w:themeColor="text1"/>
              </w:rPr>
            </w:pPr>
            <w:r w:rsidRPr="007B6F87">
              <w:rPr>
                <w:rFonts w:cs="Times New Roman"/>
                <w:color w:val="000000" w:themeColor="text1"/>
              </w:rPr>
              <w:t>Nevada </w:t>
            </w:r>
          </w:p>
        </w:tc>
        <w:tc>
          <w:tcPr>
            <w:tcW w:w="36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85F7D8" w14:textId="762E7D16" w:rsidR="00A6779B" w:rsidRPr="007B6F87" w:rsidRDefault="00A6779B" w:rsidP="00EB3854">
            <w:pPr>
              <w:spacing w:line="0" w:lineRule="atLeast"/>
              <w:rPr>
                <w:rFonts w:cs="Times New Roman"/>
                <w:color w:val="000000" w:themeColor="text1"/>
              </w:rPr>
            </w:pPr>
            <w:r w:rsidRPr="007B6F87">
              <w:rPr>
                <w:rFonts w:cs="Times New Roman"/>
                <w:color w:val="000000" w:themeColor="text1"/>
              </w:rPr>
              <w:t>13,50</w:t>
            </w:r>
            <w:r w:rsidR="007B6F87" w:rsidRPr="007B6F87">
              <w:rPr>
                <w:rFonts w:cs="Times New Roman"/>
                <w:color w:val="000000" w:themeColor="text1"/>
              </w:rPr>
              <w:t>9</w:t>
            </w:r>
          </w:p>
        </w:tc>
      </w:tr>
      <w:tr w:rsidR="000C0737" w:rsidRPr="000C0737" w14:paraId="6B8D75A6" w14:textId="2DFB0031" w:rsidTr="001B402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0CBEA2" w14:textId="0FC31EC8" w:rsidR="00A6779B" w:rsidRPr="0043052F" w:rsidRDefault="00A6779B" w:rsidP="00EB3854">
            <w:pPr>
              <w:spacing w:line="0" w:lineRule="atLeast"/>
              <w:rPr>
                <w:rFonts w:cs="Times New Roman"/>
                <w:color w:val="000000" w:themeColor="text1"/>
              </w:rPr>
            </w:pPr>
            <w:r w:rsidRPr="0043052F">
              <w:rPr>
                <w:rFonts w:cs="Times New Roman"/>
                <w:color w:val="000000" w:themeColor="text1"/>
              </w:rPr>
              <w:t>41</w:t>
            </w:r>
          </w:p>
        </w:tc>
        <w:tc>
          <w:tcPr>
            <w:tcW w:w="28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FA19CE" w14:textId="4B808BEA" w:rsidR="00A6779B" w:rsidRPr="0043052F" w:rsidRDefault="00A6779B" w:rsidP="00EB3854">
            <w:pPr>
              <w:spacing w:line="0" w:lineRule="atLeast"/>
              <w:rPr>
                <w:rFonts w:cs="Times New Roman"/>
                <w:color w:val="000000" w:themeColor="text1"/>
              </w:rPr>
            </w:pPr>
            <w:r w:rsidRPr="0043052F">
              <w:rPr>
                <w:rFonts w:cs="Times New Roman"/>
                <w:color w:val="000000" w:themeColor="text1"/>
              </w:rPr>
              <w:t>Idaho</w:t>
            </w:r>
          </w:p>
        </w:tc>
        <w:tc>
          <w:tcPr>
            <w:tcW w:w="36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BCBC38" w14:textId="7834EB84" w:rsidR="00A6779B" w:rsidRPr="0043052F" w:rsidRDefault="00A6779B" w:rsidP="00EB3854">
            <w:pPr>
              <w:spacing w:line="0" w:lineRule="atLeast"/>
              <w:rPr>
                <w:rFonts w:cs="Times New Roman"/>
                <w:color w:val="000000" w:themeColor="text1"/>
              </w:rPr>
            </w:pPr>
            <w:r w:rsidRPr="0043052F">
              <w:rPr>
                <w:rFonts w:cs="Times New Roman"/>
                <w:color w:val="000000" w:themeColor="text1"/>
              </w:rPr>
              <w:t>12,</w:t>
            </w:r>
            <w:r w:rsidR="0043052F" w:rsidRPr="0043052F">
              <w:rPr>
                <w:rFonts w:cs="Times New Roman"/>
                <w:color w:val="000000" w:themeColor="text1"/>
              </w:rPr>
              <w:t>272</w:t>
            </w:r>
          </w:p>
        </w:tc>
      </w:tr>
      <w:tr w:rsidR="000C0737" w:rsidRPr="000C0737" w14:paraId="0EB484F8" w14:textId="598C557B" w:rsidTr="001B402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E7622F" w14:textId="7A340EA4" w:rsidR="00A6779B" w:rsidRPr="0043052F" w:rsidRDefault="00A6779B" w:rsidP="00EB3854">
            <w:pPr>
              <w:spacing w:line="0" w:lineRule="atLeast"/>
              <w:rPr>
                <w:rFonts w:cs="Times New Roman"/>
                <w:color w:val="000000" w:themeColor="text1"/>
              </w:rPr>
            </w:pPr>
            <w:r w:rsidRPr="0043052F">
              <w:rPr>
                <w:rFonts w:cs="Times New Roman"/>
                <w:color w:val="000000" w:themeColor="text1"/>
              </w:rPr>
              <w:t>42</w:t>
            </w:r>
          </w:p>
        </w:tc>
        <w:tc>
          <w:tcPr>
            <w:tcW w:w="28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AE68BC" w14:textId="3A22A56F" w:rsidR="00A6779B" w:rsidRPr="0043052F" w:rsidRDefault="00A6779B" w:rsidP="00EB3854">
            <w:pPr>
              <w:spacing w:line="0" w:lineRule="atLeast"/>
              <w:rPr>
                <w:rFonts w:cs="Times New Roman"/>
                <w:color w:val="000000" w:themeColor="text1"/>
              </w:rPr>
            </w:pPr>
            <w:r w:rsidRPr="0043052F">
              <w:rPr>
                <w:rFonts w:cs="Times New Roman"/>
                <w:color w:val="000000" w:themeColor="text1"/>
              </w:rPr>
              <w:t>Delaware</w:t>
            </w:r>
          </w:p>
        </w:tc>
        <w:tc>
          <w:tcPr>
            <w:tcW w:w="36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F4CEF7" w14:textId="18909E79" w:rsidR="00A6779B" w:rsidRPr="0043052F" w:rsidRDefault="00A6779B" w:rsidP="00EB3854">
            <w:pPr>
              <w:spacing w:line="0" w:lineRule="atLeast"/>
              <w:rPr>
                <w:rFonts w:cs="Times New Roman"/>
                <w:color w:val="000000" w:themeColor="text1"/>
              </w:rPr>
            </w:pPr>
            <w:r w:rsidRPr="0043052F">
              <w:rPr>
                <w:rFonts w:cs="Times New Roman"/>
                <w:color w:val="000000" w:themeColor="text1"/>
              </w:rPr>
              <w:t>11,9</w:t>
            </w:r>
            <w:r w:rsidR="0043052F" w:rsidRPr="0043052F">
              <w:rPr>
                <w:rFonts w:cs="Times New Roman"/>
                <w:color w:val="000000" w:themeColor="text1"/>
              </w:rPr>
              <w:t>98</w:t>
            </w:r>
          </w:p>
        </w:tc>
      </w:tr>
      <w:tr w:rsidR="000C0737" w:rsidRPr="000C0737" w14:paraId="268F5F61" w14:textId="72FD7EBB" w:rsidTr="001B402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5DCA27" w14:textId="2AAB651E" w:rsidR="00A6779B" w:rsidRPr="0043052F" w:rsidRDefault="00A6779B" w:rsidP="00EB3854">
            <w:pPr>
              <w:spacing w:line="0" w:lineRule="atLeast"/>
              <w:rPr>
                <w:rFonts w:cs="Times New Roman"/>
                <w:color w:val="000000" w:themeColor="text1"/>
              </w:rPr>
            </w:pPr>
            <w:r w:rsidRPr="0043052F">
              <w:rPr>
                <w:rFonts w:cs="Times New Roman"/>
                <w:color w:val="000000" w:themeColor="text1"/>
              </w:rPr>
              <w:t>43</w:t>
            </w:r>
          </w:p>
        </w:tc>
        <w:tc>
          <w:tcPr>
            <w:tcW w:w="28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210C84" w14:textId="0C530AA4" w:rsidR="00A6779B" w:rsidRPr="0043052F" w:rsidRDefault="00A6779B" w:rsidP="00EB3854">
            <w:pPr>
              <w:spacing w:line="0" w:lineRule="atLeast"/>
              <w:rPr>
                <w:rFonts w:cs="Times New Roman"/>
                <w:color w:val="000000" w:themeColor="text1"/>
              </w:rPr>
            </w:pPr>
            <w:r w:rsidRPr="0043052F">
              <w:rPr>
                <w:rFonts w:cs="Times New Roman"/>
                <w:color w:val="000000" w:themeColor="text1"/>
              </w:rPr>
              <w:t>Alaska </w:t>
            </w:r>
          </w:p>
        </w:tc>
        <w:tc>
          <w:tcPr>
            <w:tcW w:w="36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E9EF55" w14:textId="1685DFFC" w:rsidR="00A6779B" w:rsidRPr="0043052F" w:rsidRDefault="00A6779B" w:rsidP="00EB3854">
            <w:pPr>
              <w:spacing w:line="0" w:lineRule="atLeast"/>
              <w:rPr>
                <w:rFonts w:cs="Times New Roman"/>
                <w:color w:val="000000" w:themeColor="text1"/>
              </w:rPr>
            </w:pPr>
            <w:r w:rsidRPr="0043052F">
              <w:rPr>
                <w:rFonts w:cs="Times New Roman"/>
                <w:color w:val="000000" w:themeColor="text1"/>
              </w:rPr>
              <w:t>11,7</w:t>
            </w:r>
            <w:r w:rsidR="0043052F" w:rsidRPr="0043052F">
              <w:rPr>
                <w:rFonts w:cs="Times New Roman"/>
                <w:color w:val="000000" w:themeColor="text1"/>
              </w:rPr>
              <w:t>54</w:t>
            </w:r>
          </w:p>
        </w:tc>
      </w:tr>
      <w:tr w:rsidR="000C0737" w:rsidRPr="000C0737" w14:paraId="0F3E8D00" w14:textId="0083B11F" w:rsidTr="001B402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4ADB5C" w14:textId="7187B1F4" w:rsidR="00A6779B" w:rsidRPr="0043052F" w:rsidRDefault="00A6779B" w:rsidP="00EB3854">
            <w:pPr>
              <w:spacing w:line="0" w:lineRule="atLeast"/>
              <w:rPr>
                <w:rFonts w:cs="Times New Roman"/>
                <w:color w:val="000000" w:themeColor="text1"/>
              </w:rPr>
            </w:pPr>
            <w:r w:rsidRPr="0043052F">
              <w:rPr>
                <w:rFonts w:cs="Times New Roman"/>
                <w:color w:val="000000" w:themeColor="text1"/>
              </w:rPr>
              <w:t>44</w:t>
            </w:r>
          </w:p>
        </w:tc>
        <w:tc>
          <w:tcPr>
            <w:tcW w:w="28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CE516F" w14:textId="7DC2D6B9" w:rsidR="00A6779B" w:rsidRPr="0043052F" w:rsidRDefault="00A6779B" w:rsidP="00EB3854">
            <w:pPr>
              <w:spacing w:line="0" w:lineRule="atLeast"/>
              <w:rPr>
                <w:rFonts w:cs="Times New Roman"/>
                <w:color w:val="000000" w:themeColor="text1"/>
              </w:rPr>
            </w:pPr>
            <w:r w:rsidRPr="0043052F">
              <w:rPr>
                <w:rFonts w:cs="Times New Roman"/>
                <w:color w:val="000000" w:themeColor="text1"/>
              </w:rPr>
              <w:t>Connecticut </w:t>
            </w:r>
          </w:p>
        </w:tc>
        <w:tc>
          <w:tcPr>
            <w:tcW w:w="36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16D037" w14:textId="4065F654" w:rsidR="00A6779B" w:rsidRPr="0043052F" w:rsidRDefault="00A6779B" w:rsidP="00EB3854">
            <w:pPr>
              <w:spacing w:line="0" w:lineRule="atLeast"/>
              <w:rPr>
                <w:rFonts w:cs="Times New Roman"/>
                <w:color w:val="000000" w:themeColor="text1"/>
              </w:rPr>
            </w:pPr>
            <w:r w:rsidRPr="0043052F">
              <w:rPr>
                <w:rFonts w:cs="Times New Roman"/>
                <w:color w:val="000000" w:themeColor="text1"/>
              </w:rPr>
              <w:t>9,8</w:t>
            </w:r>
            <w:r w:rsidR="0043052F" w:rsidRPr="0043052F">
              <w:rPr>
                <w:rFonts w:cs="Times New Roman"/>
                <w:color w:val="000000" w:themeColor="text1"/>
              </w:rPr>
              <w:t>27</w:t>
            </w:r>
          </w:p>
        </w:tc>
      </w:tr>
      <w:tr w:rsidR="000C0737" w:rsidRPr="000C0737" w14:paraId="165680EB" w14:textId="33CFC9DF" w:rsidTr="001B402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B3E342" w14:textId="41A3E7EE" w:rsidR="00A6779B" w:rsidRPr="008501DD" w:rsidRDefault="00A6779B" w:rsidP="00EB3854">
            <w:pPr>
              <w:spacing w:line="0" w:lineRule="atLeast"/>
              <w:rPr>
                <w:rFonts w:cs="Times New Roman"/>
                <w:color w:val="000000" w:themeColor="text1"/>
              </w:rPr>
            </w:pPr>
            <w:r w:rsidRPr="008501DD">
              <w:rPr>
                <w:rFonts w:cs="Times New Roman"/>
                <w:color w:val="000000" w:themeColor="text1"/>
              </w:rPr>
              <w:t>45</w:t>
            </w:r>
          </w:p>
        </w:tc>
        <w:tc>
          <w:tcPr>
            <w:tcW w:w="28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2245E7" w14:textId="48056D6D" w:rsidR="00A6779B" w:rsidRPr="008501DD" w:rsidRDefault="00A6779B" w:rsidP="00EB3854">
            <w:pPr>
              <w:spacing w:line="0" w:lineRule="atLeast"/>
              <w:rPr>
                <w:rFonts w:cs="Times New Roman"/>
                <w:color w:val="000000" w:themeColor="text1"/>
              </w:rPr>
            </w:pPr>
            <w:r w:rsidRPr="008501DD">
              <w:rPr>
                <w:rFonts w:cs="Times New Roman"/>
                <w:color w:val="000000" w:themeColor="text1"/>
              </w:rPr>
              <w:t>Massachusetts </w:t>
            </w:r>
          </w:p>
        </w:tc>
        <w:tc>
          <w:tcPr>
            <w:tcW w:w="36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E06A30" w14:textId="19B5AD51" w:rsidR="00A6779B" w:rsidRPr="008501DD" w:rsidRDefault="00A6779B" w:rsidP="00EB3854">
            <w:pPr>
              <w:spacing w:line="0" w:lineRule="atLeast"/>
              <w:rPr>
                <w:rFonts w:cs="Times New Roman"/>
                <w:color w:val="000000" w:themeColor="text1"/>
              </w:rPr>
            </w:pPr>
            <w:r w:rsidRPr="008501DD">
              <w:rPr>
                <w:rFonts w:cs="Times New Roman"/>
                <w:color w:val="000000" w:themeColor="text1"/>
              </w:rPr>
              <w:t>9,5</w:t>
            </w:r>
            <w:r w:rsidR="008501DD" w:rsidRPr="008501DD">
              <w:rPr>
                <w:rFonts w:cs="Times New Roman"/>
                <w:color w:val="000000" w:themeColor="text1"/>
              </w:rPr>
              <w:t>56</w:t>
            </w:r>
          </w:p>
        </w:tc>
      </w:tr>
      <w:tr w:rsidR="000C0737" w:rsidRPr="000C0737" w14:paraId="63D6D625" w14:textId="7439731B" w:rsidTr="001B402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A45959" w14:textId="2BD77211" w:rsidR="00A6779B" w:rsidRPr="007B6F87" w:rsidRDefault="00A6779B" w:rsidP="00EB3854">
            <w:pPr>
              <w:spacing w:line="0" w:lineRule="atLeast"/>
              <w:rPr>
                <w:rFonts w:cs="Times New Roman"/>
                <w:color w:val="000000" w:themeColor="text1"/>
              </w:rPr>
            </w:pPr>
            <w:r w:rsidRPr="007B6F87">
              <w:rPr>
                <w:rFonts w:cs="Times New Roman"/>
                <w:color w:val="000000" w:themeColor="text1"/>
              </w:rPr>
              <w:t>46</w:t>
            </w:r>
          </w:p>
        </w:tc>
        <w:tc>
          <w:tcPr>
            <w:tcW w:w="28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0474E9" w14:textId="033FBB0A" w:rsidR="00A6779B" w:rsidRPr="007B6F87" w:rsidRDefault="00A6779B" w:rsidP="00EB3854">
            <w:pPr>
              <w:spacing w:line="0" w:lineRule="atLeast"/>
              <w:rPr>
                <w:rFonts w:cs="Times New Roman"/>
                <w:color w:val="000000" w:themeColor="text1"/>
              </w:rPr>
            </w:pPr>
            <w:r w:rsidRPr="007B6F87">
              <w:rPr>
                <w:rFonts w:cs="Times New Roman"/>
                <w:color w:val="000000" w:themeColor="text1"/>
              </w:rPr>
              <w:t>New Jersey </w:t>
            </w:r>
          </w:p>
        </w:tc>
        <w:tc>
          <w:tcPr>
            <w:tcW w:w="36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05F6B9" w14:textId="62AF9A07" w:rsidR="00A6779B" w:rsidRPr="007B6F87" w:rsidRDefault="00A6779B" w:rsidP="00EB3854">
            <w:pPr>
              <w:spacing w:line="0" w:lineRule="atLeast"/>
              <w:rPr>
                <w:rFonts w:cs="Times New Roman"/>
                <w:color w:val="000000" w:themeColor="text1"/>
              </w:rPr>
            </w:pPr>
            <w:r w:rsidRPr="007B6F87">
              <w:rPr>
                <w:rFonts w:cs="Times New Roman"/>
                <w:color w:val="000000" w:themeColor="text1"/>
              </w:rPr>
              <w:t>8,5</w:t>
            </w:r>
            <w:r w:rsidR="007B6F87" w:rsidRPr="007B6F87">
              <w:rPr>
                <w:rFonts w:cs="Times New Roman"/>
                <w:color w:val="000000" w:themeColor="text1"/>
              </w:rPr>
              <w:t>51</w:t>
            </w:r>
          </w:p>
        </w:tc>
      </w:tr>
      <w:tr w:rsidR="000C0737" w:rsidRPr="000C0737" w14:paraId="19BCE807" w14:textId="707626EB" w:rsidTr="001B402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E23976" w14:textId="297A02A2" w:rsidR="00A6779B" w:rsidRPr="007B6F87" w:rsidRDefault="00A6779B" w:rsidP="00EB3854">
            <w:pPr>
              <w:spacing w:line="0" w:lineRule="atLeast"/>
              <w:rPr>
                <w:rFonts w:cs="Times New Roman"/>
                <w:color w:val="000000" w:themeColor="text1"/>
              </w:rPr>
            </w:pPr>
            <w:r w:rsidRPr="007B6F87">
              <w:rPr>
                <w:rFonts w:cs="Times New Roman"/>
                <w:color w:val="000000" w:themeColor="text1"/>
              </w:rPr>
              <w:t>47</w:t>
            </w:r>
          </w:p>
        </w:tc>
        <w:tc>
          <w:tcPr>
            <w:tcW w:w="28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C32C8C" w14:textId="5FD6BA0A" w:rsidR="00A6779B" w:rsidRPr="007B6F87" w:rsidRDefault="00A6779B" w:rsidP="00EB3854">
            <w:pPr>
              <w:spacing w:line="0" w:lineRule="atLeast"/>
              <w:rPr>
                <w:rFonts w:cs="Times New Roman"/>
                <w:color w:val="000000" w:themeColor="text1"/>
              </w:rPr>
            </w:pPr>
            <w:r w:rsidRPr="007B6F87">
              <w:rPr>
                <w:rFonts w:cs="Times New Roman"/>
                <w:color w:val="000000" w:themeColor="text1"/>
              </w:rPr>
              <w:t>New Hampshire </w:t>
            </w:r>
          </w:p>
        </w:tc>
        <w:tc>
          <w:tcPr>
            <w:tcW w:w="36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90D80A" w14:textId="27339D74" w:rsidR="00A6779B" w:rsidRPr="007B6F87" w:rsidRDefault="00A6779B" w:rsidP="00EB3854">
            <w:pPr>
              <w:spacing w:line="0" w:lineRule="atLeast"/>
              <w:rPr>
                <w:rFonts w:cs="Times New Roman"/>
                <w:color w:val="000000" w:themeColor="text1"/>
              </w:rPr>
            </w:pPr>
            <w:r w:rsidRPr="007B6F87">
              <w:rPr>
                <w:rFonts w:cs="Times New Roman"/>
                <w:color w:val="000000" w:themeColor="text1"/>
              </w:rPr>
              <w:t>8,4</w:t>
            </w:r>
            <w:r w:rsidR="007B6F87" w:rsidRPr="007B6F87">
              <w:rPr>
                <w:rFonts w:cs="Times New Roman"/>
                <w:color w:val="000000" w:themeColor="text1"/>
              </w:rPr>
              <w:t>53</w:t>
            </w:r>
          </w:p>
        </w:tc>
      </w:tr>
      <w:tr w:rsidR="000C0737" w:rsidRPr="000C0737" w14:paraId="2E5D9AE7" w14:textId="00692517" w:rsidTr="001B402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3C602B" w14:textId="1A25A6F2" w:rsidR="00A6779B" w:rsidRPr="003120B4" w:rsidRDefault="00A6779B" w:rsidP="00EB3854">
            <w:pPr>
              <w:spacing w:line="0" w:lineRule="atLeast"/>
              <w:rPr>
                <w:rFonts w:cs="Times New Roman"/>
                <w:color w:val="000000" w:themeColor="text1"/>
              </w:rPr>
            </w:pPr>
            <w:r w:rsidRPr="003120B4">
              <w:rPr>
                <w:rFonts w:cs="Times New Roman"/>
                <w:color w:val="000000" w:themeColor="text1"/>
              </w:rPr>
              <w:t>48</w:t>
            </w:r>
          </w:p>
        </w:tc>
        <w:tc>
          <w:tcPr>
            <w:tcW w:w="28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421129" w14:textId="34CB3AE6" w:rsidR="00A6779B" w:rsidRPr="003120B4" w:rsidRDefault="00A6779B" w:rsidP="00EB3854">
            <w:pPr>
              <w:spacing w:line="0" w:lineRule="atLeast"/>
              <w:rPr>
                <w:rFonts w:cs="Times New Roman"/>
                <w:color w:val="000000" w:themeColor="text1"/>
              </w:rPr>
            </w:pPr>
            <w:r w:rsidRPr="003120B4">
              <w:rPr>
                <w:rFonts w:cs="Times New Roman"/>
                <w:color w:val="000000" w:themeColor="text1"/>
              </w:rPr>
              <w:t>Vermont </w:t>
            </w:r>
          </w:p>
        </w:tc>
        <w:tc>
          <w:tcPr>
            <w:tcW w:w="36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992CEF" w14:textId="31824757" w:rsidR="00A6779B" w:rsidRPr="003120B4" w:rsidRDefault="00A6779B" w:rsidP="00EB3854">
            <w:pPr>
              <w:spacing w:line="0" w:lineRule="atLeast"/>
              <w:rPr>
                <w:rFonts w:cs="Times New Roman"/>
                <w:color w:val="000000" w:themeColor="text1"/>
              </w:rPr>
            </w:pPr>
            <w:r w:rsidRPr="003120B4">
              <w:rPr>
                <w:rFonts w:cs="Times New Roman"/>
                <w:color w:val="000000" w:themeColor="text1"/>
              </w:rPr>
              <w:t>5,998</w:t>
            </w:r>
          </w:p>
        </w:tc>
      </w:tr>
      <w:tr w:rsidR="000C0737" w:rsidRPr="000C0737" w14:paraId="03ACC5BF" w14:textId="7C207D5E" w:rsidTr="001B402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6856CA" w14:textId="77777777" w:rsidR="00A6779B" w:rsidRPr="007B6F87" w:rsidRDefault="00A6779B" w:rsidP="00EB3854">
            <w:pPr>
              <w:spacing w:line="0" w:lineRule="atLeast"/>
              <w:rPr>
                <w:rFonts w:cs="Times New Roman"/>
                <w:color w:val="000000" w:themeColor="text1"/>
              </w:rPr>
            </w:pPr>
            <w:r w:rsidRPr="007B6F87">
              <w:rPr>
                <w:rFonts w:cs="Times New Roman"/>
                <w:color w:val="000000" w:themeColor="text1"/>
              </w:rPr>
              <w:t>49</w:t>
            </w:r>
          </w:p>
        </w:tc>
        <w:tc>
          <w:tcPr>
            <w:tcW w:w="28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D645D9" w14:textId="77777777" w:rsidR="00A6779B" w:rsidRPr="007B6F87" w:rsidRDefault="00A6779B" w:rsidP="00EB3854">
            <w:pPr>
              <w:spacing w:line="0" w:lineRule="atLeast"/>
              <w:rPr>
                <w:rFonts w:cs="Times New Roman"/>
                <w:color w:val="000000" w:themeColor="text1"/>
              </w:rPr>
            </w:pPr>
            <w:r w:rsidRPr="007B6F87">
              <w:rPr>
                <w:rFonts w:cs="Times New Roman"/>
                <w:color w:val="000000" w:themeColor="text1"/>
              </w:rPr>
              <w:t>Rhode Island </w:t>
            </w:r>
          </w:p>
        </w:tc>
        <w:tc>
          <w:tcPr>
            <w:tcW w:w="36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424DBA" w14:textId="6F5E7B75" w:rsidR="00A6779B" w:rsidRPr="007B6F87" w:rsidRDefault="007B6F87" w:rsidP="00EB3854">
            <w:pPr>
              <w:spacing w:line="0" w:lineRule="atLeast"/>
              <w:rPr>
                <w:rFonts w:cs="Times New Roman"/>
                <w:color w:val="000000" w:themeColor="text1"/>
              </w:rPr>
            </w:pPr>
            <w:r w:rsidRPr="007B6F87">
              <w:rPr>
                <w:rFonts w:cs="Times New Roman"/>
                <w:color w:val="000000" w:themeColor="text1"/>
              </w:rPr>
              <w:t>2,870</w:t>
            </w:r>
          </w:p>
        </w:tc>
      </w:tr>
      <w:tr w:rsidR="000C0737" w:rsidRPr="000C0737" w14:paraId="23D342A0" w14:textId="2CEC7DDC" w:rsidTr="001B402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2AD674" w14:textId="77777777" w:rsidR="00A6779B" w:rsidRPr="0043052F" w:rsidRDefault="00A6779B" w:rsidP="00EB3854">
            <w:pPr>
              <w:spacing w:line="0" w:lineRule="atLeast"/>
              <w:rPr>
                <w:rFonts w:cs="Times New Roman"/>
                <w:color w:val="000000" w:themeColor="text1"/>
              </w:rPr>
            </w:pPr>
            <w:r w:rsidRPr="0043052F">
              <w:rPr>
                <w:rFonts w:cs="Times New Roman"/>
                <w:color w:val="000000" w:themeColor="text1"/>
              </w:rPr>
              <w:t>50</w:t>
            </w:r>
          </w:p>
        </w:tc>
        <w:tc>
          <w:tcPr>
            <w:tcW w:w="28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71DE1C" w14:textId="77777777" w:rsidR="00A6779B" w:rsidRPr="0043052F" w:rsidRDefault="00A6779B" w:rsidP="00EB3854">
            <w:pPr>
              <w:spacing w:line="0" w:lineRule="atLeast"/>
              <w:rPr>
                <w:rFonts w:cs="Times New Roman"/>
                <w:color w:val="000000" w:themeColor="text1"/>
              </w:rPr>
            </w:pPr>
            <w:r w:rsidRPr="0043052F">
              <w:rPr>
                <w:rFonts w:cs="Times New Roman"/>
                <w:color w:val="000000" w:themeColor="text1"/>
              </w:rPr>
              <w:t>Hawaii</w:t>
            </w:r>
          </w:p>
        </w:tc>
        <w:tc>
          <w:tcPr>
            <w:tcW w:w="36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6293F8" w14:textId="13A636E2" w:rsidR="00A6779B" w:rsidRPr="0043052F" w:rsidRDefault="00A6779B" w:rsidP="00EB3854">
            <w:pPr>
              <w:spacing w:line="0" w:lineRule="atLeast"/>
              <w:rPr>
                <w:rFonts w:cs="Times New Roman"/>
                <w:color w:val="000000" w:themeColor="text1"/>
              </w:rPr>
            </w:pPr>
            <w:r w:rsidRPr="0043052F">
              <w:rPr>
                <w:rFonts w:cs="Times New Roman"/>
                <w:color w:val="000000" w:themeColor="text1"/>
              </w:rPr>
              <w:t>2,47</w:t>
            </w:r>
            <w:r w:rsidR="0043052F" w:rsidRPr="0043052F">
              <w:rPr>
                <w:rFonts w:cs="Times New Roman"/>
                <w:color w:val="000000" w:themeColor="text1"/>
              </w:rPr>
              <w:t>7</w:t>
            </w:r>
          </w:p>
        </w:tc>
      </w:tr>
      <w:tr w:rsidR="000C0737" w:rsidRPr="000C0737" w14:paraId="3F53082C" w14:textId="65D25EC8" w:rsidTr="001B402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AFAA12" w14:textId="77777777" w:rsidR="00A6779B" w:rsidRPr="000C0737" w:rsidRDefault="00A6779B" w:rsidP="00EB3854">
            <w:pPr>
              <w:rPr>
                <w:rFonts w:eastAsia="Times New Roman" w:cs="Times New Roman"/>
                <w:color w:val="FF0000"/>
              </w:rPr>
            </w:pPr>
          </w:p>
        </w:tc>
        <w:tc>
          <w:tcPr>
            <w:tcW w:w="28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1C6C5A" w14:textId="77777777" w:rsidR="00A6779B" w:rsidRPr="003120B4" w:rsidRDefault="00A6779B" w:rsidP="00EB3854">
            <w:pPr>
              <w:spacing w:line="0" w:lineRule="atLeast"/>
              <w:rPr>
                <w:rFonts w:cs="Times New Roman"/>
                <w:color w:val="000000" w:themeColor="text1"/>
              </w:rPr>
            </w:pPr>
            <w:r w:rsidRPr="003120B4">
              <w:rPr>
                <w:rFonts w:cs="Times New Roman"/>
                <w:color w:val="000000" w:themeColor="text1"/>
              </w:rPr>
              <w:t>U.S. Total</w:t>
            </w:r>
          </w:p>
        </w:tc>
        <w:tc>
          <w:tcPr>
            <w:tcW w:w="36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757D42" w14:textId="495E9FFB" w:rsidR="00A6779B" w:rsidRPr="003120B4" w:rsidRDefault="003120B4" w:rsidP="00EB3854">
            <w:pPr>
              <w:spacing w:line="0" w:lineRule="atLeast"/>
              <w:rPr>
                <w:rFonts w:cs="Times New Roman"/>
                <w:color w:val="000000" w:themeColor="text1"/>
              </w:rPr>
            </w:pPr>
            <w:r w:rsidRPr="003120B4">
              <w:rPr>
                <w:rFonts w:cs="Times New Roman"/>
                <w:color w:val="000000" w:themeColor="text1"/>
              </w:rPr>
              <w:t>1,887,581</w:t>
            </w:r>
          </w:p>
        </w:tc>
      </w:tr>
      <w:tr w:rsidR="000C0737" w:rsidRPr="000C0737" w14:paraId="0B7D0069" w14:textId="3B09B3AD" w:rsidTr="001B402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6D467D" w14:textId="77777777" w:rsidR="00A6779B" w:rsidRPr="006E65CE" w:rsidRDefault="00A6779B" w:rsidP="00EB3854">
            <w:pPr>
              <w:rPr>
                <w:rFonts w:eastAsia="Times New Roman" w:cs="Times New Roman"/>
                <w:color w:val="FF0000"/>
              </w:rPr>
            </w:pPr>
          </w:p>
        </w:tc>
        <w:tc>
          <w:tcPr>
            <w:tcW w:w="28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3626B1" w14:textId="77777777" w:rsidR="00A6779B" w:rsidRPr="006E65CE" w:rsidRDefault="00A6779B" w:rsidP="00EB3854">
            <w:pPr>
              <w:spacing w:line="0" w:lineRule="atLeast"/>
              <w:rPr>
                <w:rFonts w:cs="Times New Roman"/>
                <w:color w:val="000000" w:themeColor="text1"/>
              </w:rPr>
            </w:pPr>
            <w:r w:rsidRPr="006E65CE">
              <w:rPr>
                <w:rFonts w:cs="Times New Roman"/>
                <w:color w:val="000000" w:themeColor="text1"/>
              </w:rPr>
              <w:t>Average </w:t>
            </w:r>
          </w:p>
        </w:tc>
        <w:tc>
          <w:tcPr>
            <w:tcW w:w="36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7722C1" w14:textId="2D9EF50C" w:rsidR="00A6779B" w:rsidRPr="006E65CE" w:rsidRDefault="00986B0B" w:rsidP="00EB3854">
            <w:pPr>
              <w:spacing w:line="0" w:lineRule="atLeast"/>
              <w:rPr>
                <w:rFonts w:cs="Times New Roman"/>
                <w:color w:val="000000" w:themeColor="text1"/>
              </w:rPr>
            </w:pPr>
            <w:r w:rsidRPr="006E65CE">
              <w:rPr>
                <w:rFonts w:cs="Times New Roman"/>
                <w:color w:val="000000" w:themeColor="text1"/>
              </w:rPr>
              <w:t>37,752</w:t>
            </w:r>
          </w:p>
        </w:tc>
      </w:tr>
    </w:tbl>
    <w:p w14:paraId="08950814" w14:textId="6506FAA9" w:rsidR="00662D20" w:rsidRPr="00843F55" w:rsidRDefault="00662D20" w:rsidP="00662D20">
      <w:pPr>
        <w:rPr>
          <w:rFonts w:eastAsia="Times New Roman" w:cs="Times New Roman"/>
        </w:rPr>
      </w:pPr>
    </w:p>
    <w:p w14:paraId="3639FF80" w14:textId="77777777" w:rsidR="003E70A8" w:rsidRDefault="003E70A8" w:rsidP="000F35A9">
      <w:pPr>
        <w:rPr>
          <w:rFonts w:eastAsia="Times New Roman" w:cs="Times New Roman"/>
        </w:rPr>
      </w:pPr>
    </w:p>
    <w:p w14:paraId="15D82240" w14:textId="4333C309" w:rsidR="000F35A9" w:rsidRPr="00843F55" w:rsidRDefault="003E70A8" w:rsidP="000F35A9">
      <w:pPr>
        <w:rPr>
          <w:rFonts w:cs="Times New Roman"/>
          <w:color w:val="000000" w:themeColor="text1"/>
        </w:rPr>
      </w:pPr>
      <w:r>
        <w:rPr>
          <w:rFonts w:eastAsia="Times New Roman" w:cs="Times New Roman"/>
        </w:rPr>
        <w:t xml:space="preserve">As a result of overall </w:t>
      </w:r>
      <w:r w:rsidR="006E65CE">
        <w:rPr>
          <w:rFonts w:eastAsia="Times New Roman" w:cs="Times New Roman"/>
        </w:rPr>
        <w:t xml:space="preserve">population </w:t>
      </w:r>
      <w:r>
        <w:rPr>
          <w:rFonts w:eastAsia="Times New Roman" w:cs="Times New Roman"/>
        </w:rPr>
        <w:t xml:space="preserve">density </w:t>
      </w:r>
      <w:r w:rsidR="006E65CE">
        <w:rPr>
          <w:rFonts w:eastAsia="Times New Roman" w:cs="Times New Roman"/>
        </w:rPr>
        <w:t>and the geographic area of the state</w:t>
      </w:r>
      <w:r>
        <w:rPr>
          <w:rFonts w:eastAsia="Times New Roman" w:cs="Times New Roman"/>
        </w:rPr>
        <w:t>, some states have wider highways than other</w:t>
      </w:r>
      <w:r w:rsidR="006E65CE">
        <w:rPr>
          <w:rFonts w:eastAsia="Times New Roman" w:cs="Times New Roman"/>
        </w:rPr>
        <w:t>s</w:t>
      </w:r>
      <w:r>
        <w:rPr>
          <w:rFonts w:eastAsia="Times New Roman" w:cs="Times New Roman"/>
        </w:rPr>
        <w:t xml:space="preserve">. To treat all states equally we use </w:t>
      </w:r>
      <w:r w:rsidR="009D3E6F">
        <w:rPr>
          <w:rFonts w:eastAsia="Times New Roman" w:cs="Times New Roman"/>
        </w:rPr>
        <w:t>lane-miles as opposed to center-line miles in our calculation</w:t>
      </w:r>
      <w:r w:rsidR="006E65CE">
        <w:rPr>
          <w:rFonts w:eastAsia="Times New Roman" w:cs="Times New Roman"/>
        </w:rPr>
        <w:t xml:space="preserve">s. (A highway that is six miles from end to end with </w:t>
      </w:r>
      <w:r w:rsidR="006E65CE">
        <w:rPr>
          <w:rFonts w:eastAsia="Times New Roman" w:cs="Times New Roman"/>
        </w:rPr>
        <w:lastRenderedPageBreak/>
        <w:t xml:space="preserve">four lanes wide is six centerline miles and 24 lane miles). </w:t>
      </w:r>
      <w:r w:rsidR="009D3E6F">
        <w:rPr>
          <w:rFonts w:eastAsia="Times New Roman" w:cs="Times New Roman"/>
        </w:rPr>
        <w:t xml:space="preserve"> </w:t>
      </w:r>
      <w:r w:rsidR="000F35A9" w:rsidRPr="00843F55">
        <w:rPr>
          <w:rFonts w:eastAsia="Times New Roman" w:cs="Times New Roman"/>
        </w:rPr>
        <w:t>Nationwide in 20</w:t>
      </w:r>
      <w:r w:rsidR="00986B0B">
        <w:rPr>
          <w:rFonts w:eastAsia="Times New Roman" w:cs="Times New Roman"/>
        </w:rPr>
        <w:t>20</w:t>
      </w:r>
      <w:r w:rsidR="000F35A9" w:rsidRPr="00843F55">
        <w:rPr>
          <w:rFonts w:eastAsia="Times New Roman" w:cs="Times New Roman"/>
        </w:rPr>
        <w:t xml:space="preserve">, there were </w:t>
      </w:r>
      <w:r w:rsidR="0070443E" w:rsidRPr="00843F55">
        <w:rPr>
          <w:rFonts w:eastAsia="Times New Roman" w:cs="Times New Roman"/>
        </w:rPr>
        <w:t>1,88</w:t>
      </w:r>
      <w:r w:rsidR="00986B0B">
        <w:rPr>
          <w:rFonts w:eastAsia="Times New Roman" w:cs="Times New Roman"/>
        </w:rPr>
        <w:t>7</w:t>
      </w:r>
      <w:r w:rsidR="0070443E" w:rsidRPr="00843F55">
        <w:rPr>
          <w:rFonts w:eastAsia="Times New Roman" w:cs="Times New Roman"/>
        </w:rPr>
        <w:t>,58</w:t>
      </w:r>
      <w:r w:rsidR="00986B0B">
        <w:rPr>
          <w:rFonts w:eastAsia="Times New Roman" w:cs="Times New Roman"/>
        </w:rPr>
        <w:t>1</w:t>
      </w:r>
      <w:r w:rsidR="0070443E" w:rsidRPr="00843F55">
        <w:rPr>
          <w:rFonts w:eastAsia="Times New Roman" w:cs="Times New Roman"/>
        </w:rPr>
        <w:t xml:space="preserve"> lane</w:t>
      </w:r>
      <w:r w:rsidR="0070443E">
        <w:rPr>
          <w:rFonts w:eastAsia="Times New Roman" w:cs="Times New Roman"/>
        </w:rPr>
        <w:t>-</w:t>
      </w:r>
      <w:r w:rsidR="0070443E" w:rsidRPr="00843F55">
        <w:rPr>
          <w:rFonts w:eastAsia="Times New Roman" w:cs="Times New Roman"/>
        </w:rPr>
        <w:t>miles under state control</w:t>
      </w:r>
      <w:r w:rsidR="0070443E" w:rsidRPr="00843F55">
        <w:rPr>
          <w:rFonts w:cs="Times New Roman"/>
          <w:color w:val="000000" w:themeColor="text1"/>
        </w:rPr>
        <w:t xml:space="preserve"> </w:t>
      </w:r>
      <w:r w:rsidR="000F35A9" w:rsidRPr="00843F55">
        <w:rPr>
          <w:rFonts w:cs="Times New Roman"/>
          <w:color w:val="000000" w:themeColor="text1"/>
        </w:rPr>
        <w:t>(Table 6, State-Controlled Highway Mileage by System Width). The widest systems are Florida (3.7</w:t>
      </w:r>
      <w:r w:rsidR="0084335B">
        <w:rPr>
          <w:rFonts w:cs="Times New Roman"/>
          <w:color w:val="000000" w:themeColor="text1"/>
        </w:rPr>
        <w:t>1</w:t>
      </w:r>
      <w:r w:rsidR="000F35A9" w:rsidRPr="00843F55">
        <w:rPr>
          <w:rFonts w:cs="Times New Roman"/>
          <w:color w:val="000000" w:themeColor="text1"/>
        </w:rPr>
        <w:t xml:space="preserve"> average lanes) and New Jersey (3.67 average lanes). The narrowest systems are West Virginia (2.06 lanes) and Alaska (2.0</w:t>
      </w:r>
      <w:r w:rsidR="0084335B">
        <w:rPr>
          <w:rFonts w:cs="Times New Roman"/>
          <w:color w:val="000000" w:themeColor="text1"/>
        </w:rPr>
        <w:t>9</w:t>
      </w:r>
      <w:r w:rsidR="000F35A9" w:rsidRPr="00843F55">
        <w:rPr>
          <w:rFonts w:cs="Times New Roman"/>
          <w:color w:val="000000" w:themeColor="text1"/>
        </w:rPr>
        <w:t xml:space="preserve"> lanes)</w:t>
      </w:r>
    </w:p>
    <w:p w14:paraId="78CD28AC" w14:textId="77777777" w:rsidR="000F35A9" w:rsidRPr="00843F55" w:rsidRDefault="000F35A9" w:rsidP="00662D20">
      <w:pPr>
        <w:rPr>
          <w:rFonts w:eastAsia="Times New Roman" w:cs="Times New Roman"/>
        </w:rPr>
      </w:pPr>
    </w:p>
    <w:p w14:paraId="22A2BBC0" w14:textId="7BBF5021" w:rsidR="001B4027" w:rsidRPr="00843F55" w:rsidRDefault="001B4027" w:rsidP="001B4027">
      <w:pPr>
        <w:rPr>
          <w:rFonts w:cs="Times New Roman"/>
        </w:rPr>
      </w:pPr>
      <w:r w:rsidRPr="00843F55">
        <w:rPr>
          <w:rFonts w:cs="Times New Roman"/>
        </w:rPr>
        <w:t>Table 6: State-Controlled Highway Mileage by System Width</w:t>
      </w:r>
      <w:r w:rsidR="008E4500">
        <w:rPr>
          <w:rFonts w:cs="Times New Roman"/>
        </w:rPr>
        <w:t>, 20</w:t>
      </w:r>
      <w:r w:rsidR="009D3E6F">
        <w:rPr>
          <w:rFonts w:cs="Times New Roman"/>
        </w:rPr>
        <w:t>20</w:t>
      </w:r>
    </w:p>
    <w:tbl>
      <w:tblPr>
        <w:tblW w:w="9198" w:type="dxa"/>
        <w:tblLayout w:type="fixed"/>
        <w:tblCellMar>
          <w:top w:w="15" w:type="dxa"/>
          <w:left w:w="15" w:type="dxa"/>
          <w:bottom w:w="15" w:type="dxa"/>
          <w:right w:w="15" w:type="dxa"/>
        </w:tblCellMar>
        <w:tblLook w:val="04A0" w:firstRow="1" w:lastRow="0" w:firstColumn="1" w:lastColumn="0" w:noHBand="0" w:noVBand="1"/>
      </w:tblPr>
      <w:tblGrid>
        <w:gridCol w:w="1314"/>
        <w:gridCol w:w="1993"/>
        <w:gridCol w:w="1751"/>
        <w:gridCol w:w="2070"/>
        <w:gridCol w:w="2070"/>
      </w:tblGrid>
      <w:tr w:rsidR="001C6085" w:rsidRPr="00843F55" w14:paraId="65E9259D" w14:textId="77777777" w:rsidTr="001C6085">
        <w:tc>
          <w:tcPr>
            <w:tcW w:w="13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098A04" w14:textId="52FD434E" w:rsidR="001C6085" w:rsidRPr="00BF2301" w:rsidRDefault="001C6085" w:rsidP="00674CC6">
            <w:pPr>
              <w:spacing w:line="0" w:lineRule="atLeast"/>
              <w:rPr>
                <w:rFonts w:cs="Times New Roman"/>
                <w:color w:val="000000" w:themeColor="text1"/>
              </w:rPr>
            </w:pPr>
            <w:r w:rsidRPr="00BF2301">
              <w:rPr>
                <w:rFonts w:cs="Times New Roman"/>
                <w:color w:val="000000" w:themeColor="text1"/>
              </w:rPr>
              <w:t>20</w:t>
            </w:r>
            <w:r w:rsidR="009D3E6F" w:rsidRPr="00BF2301">
              <w:rPr>
                <w:rFonts w:cs="Times New Roman"/>
                <w:color w:val="000000" w:themeColor="text1"/>
              </w:rPr>
              <w:t>20</w:t>
            </w:r>
            <w:r w:rsidRPr="00BF2301">
              <w:rPr>
                <w:rFonts w:cs="Times New Roman"/>
                <w:color w:val="000000" w:themeColor="text1"/>
              </w:rPr>
              <w:t xml:space="preserve"> Size </w:t>
            </w:r>
          </w:p>
        </w:tc>
        <w:tc>
          <w:tcPr>
            <w:tcW w:w="1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00B06C" w14:textId="4A6AF046" w:rsidR="001C6085" w:rsidRPr="00BF2301" w:rsidRDefault="001C6085" w:rsidP="00CE0E5E">
            <w:pPr>
              <w:spacing w:line="0" w:lineRule="atLeast"/>
              <w:jc w:val="center"/>
              <w:rPr>
                <w:rFonts w:cs="Times New Roman"/>
                <w:color w:val="000000" w:themeColor="text1"/>
              </w:rPr>
            </w:pPr>
            <w:r w:rsidRPr="00BF2301">
              <w:rPr>
                <w:rFonts w:cs="Times New Roman"/>
                <w:color w:val="000000" w:themeColor="text1"/>
              </w:rPr>
              <w:t>State</w:t>
            </w:r>
          </w:p>
        </w:tc>
        <w:tc>
          <w:tcPr>
            <w:tcW w:w="1751" w:type="dxa"/>
            <w:tcBorders>
              <w:top w:val="single" w:sz="4" w:space="0" w:color="000000"/>
              <w:left w:val="single" w:sz="4" w:space="0" w:color="000000"/>
              <w:bottom w:val="single" w:sz="4" w:space="0" w:color="000000"/>
              <w:right w:val="single" w:sz="4" w:space="0" w:color="000000"/>
            </w:tcBorders>
          </w:tcPr>
          <w:p w14:paraId="220C76D2" w14:textId="59186574" w:rsidR="001C6085" w:rsidRPr="00BF2301" w:rsidRDefault="001C6085" w:rsidP="008E4500">
            <w:pPr>
              <w:spacing w:line="0" w:lineRule="atLeast"/>
              <w:rPr>
                <w:rFonts w:cs="Times New Roman"/>
                <w:color w:val="000000" w:themeColor="text1"/>
              </w:rPr>
            </w:pPr>
            <w:r w:rsidRPr="00BF2301">
              <w:rPr>
                <w:rFonts w:cs="Times New Roman"/>
                <w:color w:val="000000" w:themeColor="text1"/>
              </w:rPr>
              <w:t>Ratio</w:t>
            </w:r>
          </w:p>
        </w:tc>
        <w:tc>
          <w:tcPr>
            <w:tcW w:w="2070" w:type="dxa"/>
            <w:tcBorders>
              <w:top w:val="single" w:sz="4" w:space="0" w:color="000000"/>
              <w:left w:val="single" w:sz="4" w:space="0" w:color="000000"/>
              <w:bottom w:val="single" w:sz="4" w:space="0" w:color="000000"/>
              <w:right w:val="single" w:sz="4" w:space="0" w:color="000000"/>
            </w:tcBorders>
          </w:tcPr>
          <w:p w14:paraId="484D61C2" w14:textId="65862643" w:rsidR="001C6085" w:rsidRPr="00830C47" w:rsidRDefault="001C6085" w:rsidP="008E4500">
            <w:pPr>
              <w:spacing w:line="0" w:lineRule="atLeast"/>
              <w:rPr>
                <w:rFonts w:cs="Times New Roman"/>
                <w:color w:val="000000" w:themeColor="text1"/>
              </w:rPr>
            </w:pPr>
            <w:r w:rsidRPr="00830C47">
              <w:rPr>
                <w:rFonts w:cs="Times New Roman"/>
                <w:color w:val="000000" w:themeColor="text1"/>
              </w:rPr>
              <w:t>Lane-Miles</w:t>
            </w:r>
          </w:p>
        </w:tc>
        <w:tc>
          <w:tcPr>
            <w:tcW w:w="20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7CC11B" w14:textId="263487E0" w:rsidR="001C6085" w:rsidRPr="00830C47" w:rsidRDefault="001C6085" w:rsidP="008E4500">
            <w:pPr>
              <w:spacing w:line="0" w:lineRule="atLeast"/>
              <w:rPr>
                <w:rFonts w:cs="Times New Roman"/>
                <w:color w:val="000000" w:themeColor="text1"/>
              </w:rPr>
            </w:pPr>
            <w:r w:rsidRPr="00830C47">
              <w:rPr>
                <w:rFonts w:cs="Times New Roman"/>
                <w:color w:val="000000" w:themeColor="text1"/>
              </w:rPr>
              <w:t>Centerline Mileage</w:t>
            </w:r>
          </w:p>
        </w:tc>
      </w:tr>
      <w:tr w:rsidR="001C6085" w:rsidRPr="00843F55" w14:paraId="71C7F6D5" w14:textId="77777777" w:rsidTr="001C6085">
        <w:tc>
          <w:tcPr>
            <w:tcW w:w="13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AEE7C4" w14:textId="615E5DE4" w:rsidR="001C6085" w:rsidRPr="00BF2301" w:rsidRDefault="001C6085" w:rsidP="001B4027">
            <w:pPr>
              <w:spacing w:line="0" w:lineRule="atLeast"/>
              <w:rPr>
                <w:rFonts w:cs="Times New Roman"/>
                <w:color w:val="000000" w:themeColor="text1"/>
              </w:rPr>
            </w:pPr>
            <w:r w:rsidRPr="00BF2301">
              <w:rPr>
                <w:rFonts w:cs="Times New Roman"/>
                <w:color w:val="000000" w:themeColor="text1"/>
              </w:rPr>
              <w:t>1</w:t>
            </w:r>
          </w:p>
        </w:tc>
        <w:tc>
          <w:tcPr>
            <w:tcW w:w="1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FE0F5C" w14:textId="62FE5D46" w:rsidR="001C6085" w:rsidRPr="00BF2301" w:rsidRDefault="001C6085" w:rsidP="001B4027">
            <w:pPr>
              <w:spacing w:line="0" w:lineRule="atLeast"/>
              <w:rPr>
                <w:rFonts w:cs="Times New Roman"/>
                <w:color w:val="000000" w:themeColor="text1"/>
              </w:rPr>
            </w:pPr>
            <w:r w:rsidRPr="00BF2301">
              <w:rPr>
                <w:rFonts w:cs="Times New Roman"/>
                <w:color w:val="000000" w:themeColor="text1"/>
              </w:rPr>
              <w:t>Florida </w:t>
            </w:r>
          </w:p>
        </w:tc>
        <w:tc>
          <w:tcPr>
            <w:tcW w:w="1751" w:type="dxa"/>
            <w:tcBorders>
              <w:top w:val="single" w:sz="4" w:space="0" w:color="000000"/>
              <w:left w:val="single" w:sz="4" w:space="0" w:color="000000"/>
              <w:bottom w:val="single" w:sz="4" w:space="0" w:color="000000"/>
              <w:right w:val="single" w:sz="4" w:space="0" w:color="000000"/>
            </w:tcBorders>
          </w:tcPr>
          <w:p w14:paraId="02A3A8B0" w14:textId="75DC5267" w:rsidR="001C6085" w:rsidRPr="00BF2301" w:rsidRDefault="001C6085" w:rsidP="008E4500">
            <w:pPr>
              <w:spacing w:line="0" w:lineRule="atLeast"/>
              <w:rPr>
                <w:rFonts w:cs="Times New Roman"/>
                <w:color w:val="000000" w:themeColor="text1"/>
              </w:rPr>
            </w:pPr>
            <w:r w:rsidRPr="00BF2301">
              <w:rPr>
                <w:rFonts w:cs="Times New Roman"/>
                <w:color w:val="000000" w:themeColor="text1"/>
              </w:rPr>
              <w:t>3.7</w:t>
            </w:r>
            <w:r w:rsidR="00B07DC6" w:rsidRPr="00BF2301">
              <w:rPr>
                <w:rFonts w:cs="Times New Roman"/>
                <w:color w:val="000000" w:themeColor="text1"/>
              </w:rPr>
              <w:t>1</w:t>
            </w:r>
          </w:p>
        </w:tc>
        <w:tc>
          <w:tcPr>
            <w:tcW w:w="2070" w:type="dxa"/>
            <w:tcBorders>
              <w:top w:val="single" w:sz="4" w:space="0" w:color="000000"/>
              <w:left w:val="single" w:sz="4" w:space="0" w:color="000000"/>
              <w:bottom w:val="single" w:sz="4" w:space="0" w:color="000000"/>
              <w:right w:val="single" w:sz="4" w:space="0" w:color="000000"/>
            </w:tcBorders>
          </w:tcPr>
          <w:p w14:paraId="77DF0CE7" w14:textId="79012AD1" w:rsidR="001C6085" w:rsidRPr="00475AD0" w:rsidRDefault="001C6085" w:rsidP="008E4500">
            <w:pPr>
              <w:spacing w:line="0" w:lineRule="atLeast"/>
              <w:rPr>
                <w:rFonts w:cs="Times New Roman"/>
                <w:color w:val="00B050"/>
              </w:rPr>
            </w:pPr>
            <w:r w:rsidRPr="00475AD0">
              <w:rPr>
                <w:rFonts w:cs="Times New Roman"/>
                <w:color w:val="000000" w:themeColor="text1"/>
              </w:rPr>
              <w:t>4</w:t>
            </w:r>
            <w:r w:rsidR="00475AD0" w:rsidRPr="00475AD0">
              <w:rPr>
                <w:rFonts w:cs="Times New Roman"/>
                <w:color w:val="000000" w:themeColor="text1"/>
              </w:rPr>
              <w:t>5,013</w:t>
            </w:r>
          </w:p>
        </w:tc>
        <w:tc>
          <w:tcPr>
            <w:tcW w:w="20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A02F5D" w14:textId="0F1ADEB1" w:rsidR="001C6085" w:rsidRPr="00475AD0" w:rsidRDefault="001C6085" w:rsidP="008E4500">
            <w:pPr>
              <w:spacing w:line="0" w:lineRule="atLeast"/>
              <w:rPr>
                <w:rFonts w:cs="Times New Roman"/>
                <w:color w:val="FF0000"/>
              </w:rPr>
            </w:pPr>
            <w:r w:rsidRPr="00830C47">
              <w:rPr>
                <w:rFonts w:cs="Times New Roman"/>
                <w:color w:val="000000" w:themeColor="text1"/>
              </w:rPr>
              <w:t>12,13</w:t>
            </w:r>
            <w:r w:rsidR="00830C47" w:rsidRPr="00830C47">
              <w:rPr>
                <w:rFonts w:cs="Times New Roman"/>
                <w:color w:val="000000" w:themeColor="text1"/>
              </w:rPr>
              <w:t>6</w:t>
            </w:r>
          </w:p>
        </w:tc>
      </w:tr>
      <w:tr w:rsidR="001C6085" w:rsidRPr="00843F55" w14:paraId="65E26210" w14:textId="77777777" w:rsidTr="001C6085">
        <w:tc>
          <w:tcPr>
            <w:tcW w:w="13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13DBAD" w14:textId="41AA2A0D" w:rsidR="001C6085" w:rsidRPr="00BF2301" w:rsidRDefault="001C6085" w:rsidP="001B4027">
            <w:pPr>
              <w:spacing w:line="0" w:lineRule="atLeast"/>
              <w:rPr>
                <w:rFonts w:cs="Times New Roman"/>
                <w:color w:val="000000" w:themeColor="text1"/>
              </w:rPr>
            </w:pPr>
            <w:r w:rsidRPr="00BF2301">
              <w:rPr>
                <w:rFonts w:cs="Times New Roman"/>
                <w:color w:val="000000" w:themeColor="text1"/>
              </w:rPr>
              <w:t>2</w:t>
            </w:r>
          </w:p>
        </w:tc>
        <w:tc>
          <w:tcPr>
            <w:tcW w:w="1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DF42E2" w14:textId="4D879AE0" w:rsidR="001C6085" w:rsidRPr="00BF2301" w:rsidRDefault="001C6085" w:rsidP="001B4027">
            <w:pPr>
              <w:spacing w:line="0" w:lineRule="atLeast"/>
              <w:rPr>
                <w:rFonts w:cs="Times New Roman"/>
                <w:color w:val="000000" w:themeColor="text1"/>
              </w:rPr>
            </w:pPr>
            <w:r w:rsidRPr="00BF2301">
              <w:rPr>
                <w:rFonts w:cs="Times New Roman"/>
                <w:color w:val="000000" w:themeColor="text1"/>
              </w:rPr>
              <w:t>New Jersey </w:t>
            </w:r>
          </w:p>
        </w:tc>
        <w:tc>
          <w:tcPr>
            <w:tcW w:w="1751" w:type="dxa"/>
            <w:tcBorders>
              <w:top w:val="single" w:sz="4" w:space="0" w:color="000000"/>
              <w:left w:val="single" w:sz="4" w:space="0" w:color="000000"/>
              <w:bottom w:val="single" w:sz="4" w:space="0" w:color="000000"/>
              <w:right w:val="single" w:sz="4" w:space="0" w:color="000000"/>
            </w:tcBorders>
          </w:tcPr>
          <w:p w14:paraId="02D5811E" w14:textId="72CAFF2B" w:rsidR="001C6085" w:rsidRPr="00BF2301" w:rsidRDefault="001C6085" w:rsidP="008E4500">
            <w:pPr>
              <w:spacing w:line="0" w:lineRule="atLeast"/>
              <w:rPr>
                <w:rFonts w:cs="Times New Roman"/>
                <w:color w:val="000000" w:themeColor="text1"/>
              </w:rPr>
            </w:pPr>
            <w:r w:rsidRPr="00BF2301">
              <w:rPr>
                <w:rFonts w:cs="Times New Roman"/>
                <w:color w:val="000000" w:themeColor="text1"/>
              </w:rPr>
              <w:t>3.67</w:t>
            </w:r>
          </w:p>
        </w:tc>
        <w:tc>
          <w:tcPr>
            <w:tcW w:w="2070" w:type="dxa"/>
            <w:tcBorders>
              <w:top w:val="single" w:sz="4" w:space="0" w:color="000000"/>
              <w:left w:val="single" w:sz="4" w:space="0" w:color="000000"/>
              <w:bottom w:val="single" w:sz="4" w:space="0" w:color="000000"/>
              <w:right w:val="single" w:sz="4" w:space="0" w:color="000000"/>
            </w:tcBorders>
          </w:tcPr>
          <w:p w14:paraId="4AFC46F0" w14:textId="23AE41EB" w:rsidR="001C6085" w:rsidRPr="00475AD0" w:rsidRDefault="001C6085" w:rsidP="008E4500">
            <w:pPr>
              <w:spacing w:line="0" w:lineRule="atLeast"/>
              <w:rPr>
                <w:rFonts w:cs="Times New Roman"/>
                <w:color w:val="FF0000"/>
              </w:rPr>
            </w:pPr>
            <w:r w:rsidRPr="00475AD0">
              <w:rPr>
                <w:rFonts w:cs="Times New Roman"/>
                <w:color w:val="000000" w:themeColor="text1"/>
              </w:rPr>
              <w:t>8,5</w:t>
            </w:r>
            <w:r w:rsidR="00475AD0" w:rsidRPr="00475AD0">
              <w:rPr>
                <w:rFonts w:cs="Times New Roman"/>
                <w:color w:val="000000" w:themeColor="text1"/>
              </w:rPr>
              <w:t>51</w:t>
            </w:r>
          </w:p>
        </w:tc>
        <w:tc>
          <w:tcPr>
            <w:tcW w:w="20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159312" w14:textId="1C261DE2" w:rsidR="001C6085" w:rsidRPr="00475AD0" w:rsidRDefault="001C6085" w:rsidP="008E4500">
            <w:pPr>
              <w:spacing w:line="0" w:lineRule="atLeast"/>
              <w:rPr>
                <w:rFonts w:cs="Times New Roman"/>
                <w:color w:val="FF0000"/>
              </w:rPr>
            </w:pPr>
            <w:r w:rsidRPr="00830C47">
              <w:rPr>
                <w:rFonts w:cs="Times New Roman"/>
                <w:color w:val="000000" w:themeColor="text1"/>
              </w:rPr>
              <w:t>2,3</w:t>
            </w:r>
            <w:r w:rsidR="00830C47" w:rsidRPr="00830C47">
              <w:rPr>
                <w:rFonts w:cs="Times New Roman"/>
                <w:color w:val="000000" w:themeColor="text1"/>
              </w:rPr>
              <w:t>29</w:t>
            </w:r>
          </w:p>
        </w:tc>
      </w:tr>
      <w:tr w:rsidR="001C6085" w:rsidRPr="00843F55" w14:paraId="64971E46" w14:textId="77777777" w:rsidTr="001C6085">
        <w:tc>
          <w:tcPr>
            <w:tcW w:w="13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AB18B8" w14:textId="30BD26BE" w:rsidR="001C6085" w:rsidRPr="00BF2301" w:rsidRDefault="001C6085" w:rsidP="001B4027">
            <w:pPr>
              <w:spacing w:line="0" w:lineRule="atLeast"/>
              <w:rPr>
                <w:rFonts w:cs="Times New Roman"/>
                <w:color w:val="000000" w:themeColor="text1"/>
              </w:rPr>
            </w:pPr>
            <w:r w:rsidRPr="00BF2301">
              <w:rPr>
                <w:rFonts w:cs="Times New Roman"/>
                <w:color w:val="000000" w:themeColor="text1"/>
              </w:rPr>
              <w:t>3</w:t>
            </w:r>
          </w:p>
        </w:tc>
        <w:tc>
          <w:tcPr>
            <w:tcW w:w="1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E04E0B" w14:textId="5B145C7B" w:rsidR="001C6085" w:rsidRPr="00BF2301" w:rsidRDefault="001C6085" w:rsidP="001B4027">
            <w:pPr>
              <w:spacing w:line="0" w:lineRule="atLeast"/>
              <w:rPr>
                <w:rFonts w:cs="Times New Roman"/>
                <w:color w:val="000000" w:themeColor="text1"/>
              </w:rPr>
            </w:pPr>
            <w:r w:rsidRPr="00BF2301">
              <w:rPr>
                <w:rFonts w:cs="Times New Roman"/>
                <w:color w:val="000000" w:themeColor="text1"/>
              </w:rPr>
              <w:t>California </w:t>
            </w:r>
          </w:p>
        </w:tc>
        <w:tc>
          <w:tcPr>
            <w:tcW w:w="1751" w:type="dxa"/>
            <w:tcBorders>
              <w:top w:val="single" w:sz="4" w:space="0" w:color="000000"/>
              <w:left w:val="single" w:sz="4" w:space="0" w:color="000000"/>
              <w:bottom w:val="single" w:sz="4" w:space="0" w:color="000000"/>
              <w:right w:val="single" w:sz="4" w:space="0" w:color="000000"/>
            </w:tcBorders>
          </w:tcPr>
          <w:p w14:paraId="15E51038" w14:textId="70ABF979" w:rsidR="001C6085" w:rsidRPr="00BF2301" w:rsidRDefault="001C6085" w:rsidP="008E4500">
            <w:pPr>
              <w:spacing w:line="0" w:lineRule="atLeast"/>
              <w:rPr>
                <w:rFonts w:cs="Times New Roman"/>
                <w:color w:val="000000" w:themeColor="text1"/>
              </w:rPr>
            </w:pPr>
            <w:r w:rsidRPr="00BF2301">
              <w:rPr>
                <w:rFonts w:cs="Times New Roman"/>
                <w:color w:val="000000" w:themeColor="text1"/>
              </w:rPr>
              <w:t>3.46</w:t>
            </w:r>
          </w:p>
        </w:tc>
        <w:tc>
          <w:tcPr>
            <w:tcW w:w="2070" w:type="dxa"/>
            <w:tcBorders>
              <w:top w:val="single" w:sz="4" w:space="0" w:color="000000"/>
              <w:left w:val="single" w:sz="4" w:space="0" w:color="000000"/>
              <w:bottom w:val="single" w:sz="4" w:space="0" w:color="000000"/>
              <w:right w:val="single" w:sz="4" w:space="0" w:color="000000"/>
            </w:tcBorders>
          </w:tcPr>
          <w:p w14:paraId="1728C358" w14:textId="50C8194A" w:rsidR="001C6085" w:rsidRPr="00475AD0" w:rsidRDefault="001C6085" w:rsidP="008E4500">
            <w:pPr>
              <w:spacing w:line="0" w:lineRule="atLeast"/>
              <w:rPr>
                <w:rFonts w:cs="Times New Roman"/>
                <w:color w:val="FF0000"/>
              </w:rPr>
            </w:pPr>
            <w:r w:rsidRPr="00475AD0">
              <w:rPr>
                <w:rFonts w:cs="Times New Roman"/>
                <w:color w:val="000000" w:themeColor="text1"/>
              </w:rPr>
              <w:t>52,</w:t>
            </w:r>
            <w:r w:rsidR="00475AD0" w:rsidRPr="00475AD0">
              <w:rPr>
                <w:rFonts w:cs="Times New Roman"/>
                <w:color w:val="000000" w:themeColor="text1"/>
              </w:rPr>
              <w:t>004</w:t>
            </w:r>
          </w:p>
        </w:tc>
        <w:tc>
          <w:tcPr>
            <w:tcW w:w="20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1ED7EE" w14:textId="20C0FA03" w:rsidR="001C6085" w:rsidRPr="00475AD0" w:rsidRDefault="001C6085" w:rsidP="008E4500">
            <w:pPr>
              <w:spacing w:line="0" w:lineRule="atLeast"/>
              <w:rPr>
                <w:rFonts w:cs="Times New Roman"/>
                <w:color w:val="FF0000"/>
              </w:rPr>
            </w:pPr>
            <w:r w:rsidRPr="00830C47">
              <w:rPr>
                <w:rFonts w:cs="Times New Roman"/>
                <w:color w:val="000000" w:themeColor="text1"/>
              </w:rPr>
              <w:t>15,0</w:t>
            </w:r>
            <w:r w:rsidR="00830C47" w:rsidRPr="00830C47">
              <w:rPr>
                <w:rFonts w:cs="Times New Roman"/>
                <w:color w:val="000000" w:themeColor="text1"/>
              </w:rPr>
              <w:t>22</w:t>
            </w:r>
          </w:p>
        </w:tc>
      </w:tr>
      <w:tr w:rsidR="001C6085" w:rsidRPr="00843F55" w14:paraId="78421831" w14:textId="77777777" w:rsidTr="001C6085">
        <w:tc>
          <w:tcPr>
            <w:tcW w:w="13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57BE57" w14:textId="3B323C69" w:rsidR="001C6085" w:rsidRPr="00BF2301" w:rsidRDefault="001C6085" w:rsidP="001B4027">
            <w:pPr>
              <w:spacing w:line="0" w:lineRule="atLeast"/>
              <w:rPr>
                <w:rFonts w:cs="Times New Roman"/>
                <w:color w:val="000000" w:themeColor="text1"/>
              </w:rPr>
            </w:pPr>
            <w:r w:rsidRPr="00BF2301">
              <w:rPr>
                <w:rFonts w:cs="Times New Roman"/>
                <w:color w:val="000000" w:themeColor="text1"/>
              </w:rPr>
              <w:t>4</w:t>
            </w:r>
          </w:p>
        </w:tc>
        <w:tc>
          <w:tcPr>
            <w:tcW w:w="1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2DFF9F" w14:textId="1D92FF9F" w:rsidR="001C6085" w:rsidRPr="00BF2301" w:rsidRDefault="001C6085" w:rsidP="001B4027">
            <w:pPr>
              <w:spacing w:line="0" w:lineRule="atLeast"/>
              <w:rPr>
                <w:rFonts w:cs="Times New Roman"/>
                <w:color w:val="000000" w:themeColor="text1"/>
              </w:rPr>
            </w:pPr>
            <w:r w:rsidRPr="00BF2301">
              <w:rPr>
                <w:rFonts w:cs="Times New Roman"/>
                <w:color w:val="000000" w:themeColor="text1"/>
              </w:rPr>
              <w:t>Massachusetts </w:t>
            </w:r>
          </w:p>
        </w:tc>
        <w:tc>
          <w:tcPr>
            <w:tcW w:w="1751" w:type="dxa"/>
            <w:tcBorders>
              <w:top w:val="single" w:sz="4" w:space="0" w:color="000000"/>
              <w:left w:val="single" w:sz="4" w:space="0" w:color="000000"/>
              <w:bottom w:val="single" w:sz="4" w:space="0" w:color="000000"/>
              <w:right w:val="single" w:sz="4" w:space="0" w:color="000000"/>
            </w:tcBorders>
          </w:tcPr>
          <w:p w14:paraId="4FAD0330" w14:textId="0B573315" w:rsidR="001C6085" w:rsidRPr="00BF2301" w:rsidRDefault="001C6085" w:rsidP="008E4500">
            <w:pPr>
              <w:spacing w:line="0" w:lineRule="atLeast"/>
              <w:rPr>
                <w:rFonts w:cs="Times New Roman"/>
                <w:color w:val="000000" w:themeColor="text1"/>
              </w:rPr>
            </w:pPr>
            <w:r w:rsidRPr="00BF2301">
              <w:rPr>
                <w:rFonts w:cs="Times New Roman"/>
                <w:color w:val="000000" w:themeColor="text1"/>
              </w:rPr>
              <w:t>3.1</w:t>
            </w:r>
            <w:r w:rsidR="00B07DC6" w:rsidRPr="00BF2301">
              <w:rPr>
                <w:rFonts w:cs="Times New Roman"/>
                <w:color w:val="000000" w:themeColor="text1"/>
              </w:rPr>
              <w:t>9</w:t>
            </w:r>
          </w:p>
        </w:tc>
        <w:tc>
          <w:tcPr>
            <w:tcW w:w="2070" w:type="dxa"/>
            <w:tcBorders>
              <w:top w:val="single" w:sz="4" w:space="0" w:color="000000"/>
              <w:left w:val="single" w:sz="4" w:space="0" w:color="000000"/>
              <w:bottom w:val="single" w:sz="4" w:space="0" w:color="000000"/>
              <w:right w:val="single" w:sz="4" w:space="0" w:color="000000"/>
            </w:tcBorders>
          </w:tcPr>
          <w:p w14:paraId="102F4D94" w14:textId="0D7832BA" w:rsidR="001C6085" w:rsidRPr="00475AD0" w:rsidRDefault="001C6085" w:rsidP="008E4500">
            <w:pPr>
              <w:spacing w:line="0" w:lineRule="atLeast"/>
              <w:rPr>
                <w:rFonts w:cs="Times New Roman"/>
                <w:color w:val="FF0000"/>
              </w:rPr>
            </w:pPr>
            <w:r w:rsidRPr="00475AD0">
              <w:rPr>
                <w:rFonts w:cs="Times New Roman"/>
                <w:color w:val="000000" w:themeColor="text1"/>
              </w:rPr>
              <w:t>9,5</w:t>
            </w:r>
            <w:r w:rsidR="00475AD0" w:rsidRPr="00475AD0">
              <w:rPr>
                <w:rFonts w:cs="Times New Roman"/>
                <w:color w:val="000000" w:themeColor="text1"/>
              </w:rPr>
              <w:t>56</w:t>
            </w:r>
          </w:p>
        </w:tc>
        <w:tc>
          <w:tcPr>
            <w:tcW w:w="20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B465E2" w14:textId="19FA9ADF" w:rsidR="001C6085" w:rsidRPr="00475AD0" w:rsidRDefault="00830C47" w:rsidP="008E4500">
            <w:pPr>
              <w:spacing w:line="0" w:lineRule="atLeast"/>
              <w:rPr>
                <w:rFonts w:cs="Times New Roman"/>
                <w:color w:val="FF0000"/>
              </w:rPr>
            </w:pPr>
            <w:r w:rsidRPr="00830C47">
              <w:rPr>
                <w:rFonts w:cs="Times New Roman"/>
                <w:color w:val="000000" w:themeColor="text1"/>
              </w:rPr>
              <w:t>2,997</w:t>
            </w:r>
          </w:p>
        </w:tc>
      </w:tr>
      <w:tr w:rsidR="001C6085" w:rsidRPr="00843F55" w14:paraId="5F0C5916" w14:textId="77777777" w:rsidTr="001C6085">
        <w:tc>
          <w:tcPr>
            <w:tcW w:w="13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51C507" w14:textId="059F07C4" w:rsidR="001C6085" w:rsidRPr="00BF2301" w:rsidRDefault="001C6085" w:rsidP="001B4027">
            <w:pPr>
              <w:spacing w:line="0" w:lineRule="atLeast"/>
              <w:rPr>
                <w:rFonts w:cs="Times New Roman"/>
                <w:color w:val="000000" w:themeColor="text1"/>
              </w:rPr>
            </w:pPr>
            <w:r w:rsidRPr="00BF2301">
              <w:rPr>
                <w:rFonts w:cs="Times New Roman"/>
                <w:color w:val="000000" w:themeColor="text1"/>
              </w:rPr>
              <w:t>5</w:t>
            </w:r>
          </w:p>
        </w:tc>
        <w:tc>
          <w:tcPr>
            <w:tcW w:w="1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0086E4" w14:textId="73E16C0F" w:rsidR="001C6085" w:rsidRPr="00BF2301" w:rsidRDefault="001C6085" w:rsidP="001B4027">
            <w:pPr>
              <w:spacing w:line="0" w:lineRule="atLeast"/>
              <w:rPr>
                <w:rFonts w:cs="Times New Roman"/>
                <w:color w:val="000000" w:themeColor="text1"/>
              </w:rPr>
            </w:pPr>
            <w:r w:rsidRPr="00BF2301">
              <w:rPr>
                <w:rFonts w:cs="Times New Roman"/>
                <w:color w:val="000000" w:themeColor="text1"/>
              </w:rPr>
              <w:t>Arizona </w:t>
            </w:r>
          </w:p>
        </w:tc>
        <w:tc>
          <w:tcPr>
            <w:tcW w:w="1751" w:type="dxa"/>
            <w:tcBorders>
              <w:top w:val="single" w:sz="4" w:space="0" w:color="000000"/>
              <w:left w:val="single" w:sz="4" w:space="0" w:color="000000"/>
              <w:bottom w:val="single" w:sz="4" w:space="0" w:color="000000"/>
              <w:right w:val="single" w:sz="4" w:space="0" w:color="000000"/>
            </w:tcBorders>
          </w:tcPr>
          <w:p w14:paraId="70F05C65" w14:textId="227C7713" w:rsidR="001C6085" w:rsidRPr="00BF2301" w:rsidRDefault="001C6085" w:rsidP="008E4500">
            <w:pPr>
              <w:spacing w:line="0" w:lineRule="atLeast"/>
              <w:rPr>
                <w:rFonts w:cs="Times New Roman"/>
                <w:color w:val="000000" w:themeColor="text1"/>
              </w:rPr>
            </w:pPr>
            <w:r w:rsidRPr="00BF2301">
              <w:rPr>
                <w:rFonts w:cs="Times New Roman"/>
                <w:color w:val="000000" w:themeColor="text1"/>
              </w:rPr>
              <w:t>2.9</w:t>
            </w:r>
            <w:r w:rsidR="00B07DC6" w:rsidRPr="00BF2301">
              <w:rPr>
                <w:rFonts w:cs="Times New Roman"/>
                <w:color w:val="000000" w:themeColor="text1"/>
              </w:rPr>
              <w:t>3</w:t>
            </w:r>
          </w:p>
        </w:tc>
        <w:tc>
          <w:tcPr>
            <w:tcW w:w="2070" w:type="dxa"/>
            <w:tcBorders>
              <w:top w:val="single" w:sz="4" w:space="0" w:color="000000"/>
              <w:left w:val="single" w:sz="4" w:space="0" w:color="000000"/>
              <w:bottom w:val="single" w:sz="4" w:space="0" w:color="000000"/>
              <w:right w:val="single" w:sz="4" w:space="0" w:color="000000"/>
            </w:tcBorders>
          </w:tcPr>
          <w:p w14:paraId="3A99D1E0" w14:textId="291968B6" w:rsidR="001C6085" w:rsidRPr="00475AD0" w:rsidRDefault="00475AD0" w:rsidP="008E4500">
            <w:pPr>
              <w:spacing w:line="0" w:lineRule="atLeast"/>
              <w:rPr>
                <w:rFonts w:cs="Times New Roman"/>
                <w:color w:val="FF0000"/>
              </w:rPr>
            </w:pPr>
            <w:r w:rsidRPr="00475AD0">
              <w:rPr>
                <w:rFonts w:cs="Times New Roman"/>
                <w:color w:val="000000" w:themeColor="text1"/>
              </w:rPr>
              <w:t>20,046</w:t>
            </w:r>
          </w:p>
        </w:tc>
        <w:tc>
          <w:tcPr>
            <w:tcW w:w="20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43C182" w14:textId="2C4EFD61" w:rsidR="001C6085" w:rsidRPr="00475AD0" w:rsidRDefault="001C6085" w:rsidP="008E4500">
            <w:pPr>
              <w:spacing w:line="0" w:lineRule="atLeast"/>
              <w:rPr>
                <w:rFonts w:cs="Times New Roman"/>
                <w:color w:val="FF0000"/>
              </w:rPr>
            </w:pPr>
            <w:r w:rsidRPr="00830C47">
              <w:rPr>
                <w:rFonts w:cs="Times New Roman"/>
                <w:color w:val="000000" w:themeColor="text1"/>
              </w:rPr>
              <w:t>6,</w:t>
            </w:r>
            <w:r w:rsidR="00830C47" w:rsidRPr="00830C47">
              <w:rPr>
                <w:rFonts w:cs="Times New Roman"/>
                <w:color w:val="000000" w:themeColor="text1"/>
              </w:rPr>
              <w:t>844</w:t>
            </w:r>
          </w:p>
        </w:tc>
      </w:tr>
      <w:tr w:rsidR="001C6085" w:rsidRPr="00843F55" w14:paraId="23D0F3D1" w14:textId="77777777" w:rsidTr="001C6085">
        <w:tc>
          <w:tcPr>
            <w:tcW w:w="13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14A4B7" w14:textId="0AF6FB99" w:rsidR="001C6085" w:rsidRPr="00BF2301" w:rsidRDefault="001C6085" w:rsidP="001B4027">
            <w:pPr>
              <w:spacing w:line="0" w:lineRule="atLeast"/>
              <w:rPr>
                <w:rFonts w:cs="Times New Roman"/>
                <w:color w:val="000000" w:themeColor="text1"/>
              </w:rPr>
            </w:pPr>
            <w:r w:rsidRPr="00BF2301">
              <w:rPr>
                <w:rFonts w:cs="Times New Roman"/>
                <w:color w:val="000000" w:themeColor="text1"/>
              </w:rPr>
              <w:t>6</w:t>
            </w:r>
          </w:p>
        </w:tc>
        <w:tc>
          <w:tcPr>
            <w:tcW w:w="1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FFEA34" w14:textId="2BEF51F4" w:rsidR="001C6085" w:rsidRPr="00BF2301" w:rsidRDefault="001C6085" w:rsidP="001B4027">
            <w:pPr>
              <w:spacing w:line="0" w:lineRule="atLeast"/>
              <w:rPr>
                <w:rFonts w:cs="Times New Roman"/>
                <w:color w:val="000000" w:themeColor="text1"/>
              </w:rPr>
            </w:pPr>
            <w:r w:rsidRPr="00BF2301">
              <w:rPr>
                <w:rFonts w:cs="Times New Roman"/>
                <w:color w:val="000000" w:themeColor="text1"/>
              </w:rPr>
              <w:t>Maryland </w:t>
            </w:r>
          </w:p>
        </w:tc>
        <w:tc>
          <w:tcPr>
            <w:tcW w:w="1751" w:type="dxa"/>
            <w:tcBorders>
              <w:top w:val="single" w:sz="4" w:space="0" w:color="000000"/>
              <w:left w:val="single" w:sz="4" w:space="0" w:color="000000"/>
              <w:bottom w:val="single" w:sz="4" w:space="0" w:color="000000"/>
              <w:right w:val="single" w:sz="4" w:space="0" w:color="000000"/>
            </w:tcBorders>
          </w:tcPr>
          <w:p w14:paraId="648B0AC9" w14:textId="3078D55D" w:rsidR="001C6085" w:rsidRPr="00BF2301" w:rsidRDefault="001C6085" w:rsidP="008E4500">
            <w:pPr>
              <w:spacing w:line="0" w:lineRule="atLeast"/>
              <w:rPr>
                <w:rFonts w:cs="Times New Roman"/>
                <w:color w:val="000000" w:themeColor="text1"/>
              </w:rPr>
            </w:pPr>
            <w:r w:rsidRPr="00BF2301">
              <w:rPr>
                <w:rFonts w:cs="Times New Roman"/>
                <w:color w:val="000000" w:themeColor="text1"/>
              </w:rPr>
              <w:t>2.87</w:t>
            </w:r>
          </w:p>
        </w:tc>
        <w:tc>
          <w:tcPr>
            <w:tcW w:w="2070" w:type="dxa"/>
            <w:tcBorders>
              <w:top w:val="single" w:sz="4" w:space="0" w:color="000000"/>
              <w:left w:val="single" w:sz="4" w:space="0" w:color="000000"/>
              <w:bottom w:val="single" w:sz="4" w:space="0" w:color="000000"/>
              <w:right w:val="single" w:sz="4" w:space="0" w:color="000000"/>
            </w:tcBorders>
          </w:tcPr>
          <w:p w14:paraId="5CCFA238" w14:textId="09D7ADAD" w:rsidR="001C6085" w:rsidRPr="00475AD0" w:rsidRDefault="001C6085" w:rsidP="008E4500">
            <w:pPr>
              <w:spacing w:line="0" w:lineRule="atLeast"/>
              <w:rPr>
                <w:rFonts w:cs="Times New Roman"/>
                <w:color w:val="FF0000"/>
              </w:rPr>
            </w:pPr>
            <w:r w:rsidRPr="00475AD0">
              <w:rPr>
                <w:rFonts w:cs="Times New Roman"/>
                <w:color w:val="000000" w:themeColor="text1"/>
              </w:rPr>
              <w:t>14,92</w:t>
            </w:r>
            <w:r w:rsidR="00475AD0" w:rsidRPr="00475AD0">
              <w:rPr>
                <w:rFonts w:cs="Times New Roman"/>
                <w:color w:val="000000" w:themeColor="text1"/>
              </w:rPr>
              <w:t>8</w:t>
            </w:r>
          </w:p>
        </w:tc>
        <w:tc>
          <w:tcPr>
            <w:tcW w:w="20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C8B21E" w14:textId="617FB893" w:rsidR="001C6085" w:rsidRPr="00475AD0" w:rsidRDefault="001C6085" w:rsidP="008E4500">
            <w:pPr>
              <w:spacing w:line="0" w:lineRule="atLeast"/>
              <w:rPr>
                <w:rFonts w:cs="Times New Roman"/>
                <w:color w:val="FF0000"/>
              </w:rPr>
            </w:pPr>
            <w:r w:rsidRPr="00830C47">
              <w:rPr>
                <w:rFonts w:cs="Times New Roman"/>
                <w:color w:val="000000" w:themeColor="text1"/>
              </w:rPr>
              <w:t>5,20</w:t>
            </w:r>
            <w:r w:rsidR="00830C47" w:rsidRPr="00830C47">
              <w:rPr>
                <w:rFonts w:cs="Times New Roman"/>
                <w:color w:val="000000" w:themeColor="text1"/>
              </w:rPr>
              <w:t>7</w:t>
            </w:r>
          </w:p>
        </w:tc>
      </w:tr>
      <w:tr w:rsidR="001C6085" w:rsidRPr="00843F55" w14:paraId="19558119" w14:textId="77777777" w:rsidTr="001C6085">
        <w:tc>
          <w:tcPr>
            <w:tcW w:w="13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AC5FD3" w14:textId="196A4626" w:rsidR="001C6085" w:rsidRPr="00BF2301" w:rsidRDefault="001C6085" w:rsidP="001B4027">
            <w:pPr>
              <w:spacing w:line="0" w:lineRule="atLeast"/>
              <w:rPr>
                <w:rFonts w:cs="Times New Roman"/>
                <w:color w:val="000000" w:themeColor="text1"/>
              </w:rPr>
            </w:pPr>
            <w:r w:rsidRPr="00BF2301">
              <w:rPr>
                <w:rFonts w:cs="Times New Roman"/>
                <w:color w:val="000000" w:themeColor="text1"/>
              </w:rPr>
              <w:t>7</w:t>
            </w:r>
          </w:p>
        </w:tc>
        <w:tc>
          <w:tcPr>
            <w:tcW w:w="1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E4C52A" w14:textId="71BA87BB" w:rsidR="001C6085" w:rsidRPr="00BF2301" w:rsidRDefault="001C6085" w:rsidP="001B4027">
            <w:pPr>
              <w:spacing w:line="0" w:lineRule="atLeast"/>
              <w:rPr>
                <w:rFonts w:cs="Times New Roman"/>
                <w:color w:val="000000" w:themeColor="text1"/>
              </w:rPr>
            </w:pPr>
            <w:r w:rsidRPr="00BF2301">
              <w:rPr>
                <w:rFonts w:cs="Times New Roman"/>
                <w:color w:val="000000" w:themeColor="text1"/>
              </w:rPr>
              <w:t>Michigan </w:t>
            </w:r>
          </w:p>
        </w:tc>
        <w:tc>
          <w:tcPr>
            <w:tcW w:w="1751" w:type="dxa"/>
            <w:tcBorders>
              <w:top w:val="single" w:sz="4" w:space="0" w:color="000000"/>
              <w:left w:val="single" w:sz="4" w:space="0" w:color="000000"/>
              <w:bottom w:val="single" w:sz="4" w:space="0" w:color="000000"/>
              <w:right w:val="single" w:sz="4" w:space="0" w:color="000000"/>
            </w:tcBorders>
          </w:tcPr>
          <w:p w14:paraId="681E1BFB" w14:textId="269E2C93" w:rsidR="001C6085" w:rsidRPr="00BF2301" w:rsidRDefault="001C6085" w:rsidP="008E4500">
            <w:pPr>
              <w:spacing w:line="0" w:lineRule="atLeast"/>
              <w:rPr>
                <w:rFonts w:cs="Times New Roman"/>
                <w:color w:val="000000" w:themeColor="text1"/>
              </w:rPr>
            </w:pPr>
            <w:r w:rsidRPr="00BF2301">
              <w:rPr>
                <w:rFonts w:cs="Times New Roman"/>
                <w:color w:val="000000" w:themeColor="text1"/>
              </w:rPr>
              <w:t>2.84</w:t>
            </w:r>
          </w:p>
        </w:tc>
        <w:tc>
          <w:tcPr>
            <w:tcW w:w="2070" w:type="dxa"/>
            <w:tcBorders>
              <w:top w:val="single" w:sz="4" w:space="0" w:color="000000"/>
              <w:left w:val="single" w:sz="4" w:space="0" w:color="000000"/>
              <w:bottom w:val="single" w:sz="4" w:space="0" w:color="000000"/>
              <w:right w:val="single" w:sz="4" w:space="0" w:color="000000"/>
            </w:tcBorders>
          </w:tcPr>
          <w:p w14:paraId="224EC159" w14:textId="398683BF" w:rsidR="001C6085" w:rsidRPr="00475AD0" w:rsidRDefault="001C6085" w:rsidP="008E4500">
            <w:pPr>
              <w:spacing w:line="0" w:lineRule="atLeast"/>
              <w:rPr>
                <w:rFonts w:cs="Times New Roman"/>
                <w:color w:val="FF0000"/>
              </w:rPr>
            </w:pPr>
            <w:r w:rsidRPr="00475AD0">
              <w:rPr>
                <w:rFonts w:cs="Times New Roman"/>
                <w:color w:val="000000" w:themeColor="text1"/>
              </w:rPr>
              <w:t>27,3</w:t>
            </w:r>
            <w:r w:rsidR="00475AD0" w:rsidRPr="00475AD0">
              <w:rPr>
                <w:rFonts w:cs="Times New Roman"/>
                <w:color w:val="000000" w:themeColor="text1"/>
              </w:rPr>
              <w:t>66</w:t>
            </w:r>
          </w:p>
        </w:tc>
        <w:tc>
          <w:tcPr>
            <w:tcW w:w="20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6CE035" w14:textId="5FFD6C72" w:rsidR="001C6085" w:rsidRPr="00475AD0" w:rsidRDefault="001C6085" w:rsidP="008E4500">
            <w:pPr>
              <w:spacing w:line="0" w:lineRule="atLeast"/>
              <w:rPr>
                <w:rFonts w:cs="Times New Roman"/>
                <w:color w:val="FF0000"/>
              </w:rPr>
            </w:pPr>
            <w:r w:rsidRPr="00830C47">
              <w:rPr>
                <w:rFonts w:cs="Times New Roman"/>
                <w:color w:val="000000" w:themeColor="text1"/>
              </w:rPr>
              <w:t>9,6</w:t>
            </w:r>
            <w:r w:rsidR="00830C47" w:rsidRPr="00830C47">
              <w:rPr>
                <w:rFonts w:cs="Times New Roman"/>
                <w:color w:val="000000" w:themeColor="text1"/>
              </w:rPr>
              <w:t>49</w:t>
            </w:r>
          </w:p>
        </w:tc>
      </w:tr>
      <w:tr w:rsidR="001C6085" w:rsidRPr="00843F55" w14:paraId="4BABD51F" w14:textId="77777777" w:rsidTr="001C6085">
        <w:tc>
          <w:tcPr>
            <w:tcW w:w="13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D3C1FD" w14:textId="6DEBDE63" w:rsidR="001C6085" w:rsidRPr="00BF2301" w:rsidRDefault="001C6085" w:rsidP="001B4027">
            <w:pPr>
              <w:spacing w:line="0" w:lineRule="atLeast"/>
              <w:rPr>
                <w:rFonts w:cs="Times New Roman"/>
                <w:color w:val="000000" w:themeColor="text1"/>
              </w:rPr>
            </w:pPr>
            <w:r w:rsidRPr="00BF2301">
              <w:rPr>
                <w:rFonts w:cs="Times New Roman"/>
                <w:color w:val="000000" w:themeColor="text1"/>
              </w:rPr>
              <w:t>8</w:t>
            </w:r>
          </w:p>
        </w:tc>
        <w:tc>
          <w:tcPr>
            <w:tcW w:w="1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C5C40E" w14:textId="132121EC" w:rsidR="001C6085" w:rsidRPr="00BF2301" w:rsidRDefault="001C6085" w:rsidP="001B4027">
            <w:pPr>
              <w:spacing w:line="0" w:lineRule="atLeast"/>
              <w:rPr>
                <w:rFonts w:cs="Times New Roman"/>
                <w:color w:val="000000" w:themeColor="text1"/>
              </w:rPr>
            </w:pPr>
            <w:r w:rsidRPr="00BF2301">
              <w:rPr>
                <w:rFonts w:cs="Times New Roman"/>
                <w:color w:val="000000" w:themeColor="text1"/>
              </w:rPr>
              <w:t>Georgia </w:t>
            </w:r>
          </w:p>
        </w:tc>
        <w:tc>
          <w:tcPr>
            <w:tcW w:w="1751" w:type="dxa"/>
            <w:tcBorders>
              <w:top w:val="single" w:sz="4" w:space="0" w:color="000000"/>
              <w:left w:val="single" w:sz="4" w:space="0" w:color="000000"/>
              <w:bottom w:val="single" w:sz="4" w:space="0" w:color="000000"/>
              <w:right w:val="single" w:sz="4" w:space="0" w:color="000000"/>
            </w:tcBorders>
          </w:tcPr>
          <w:p w14:paraId="1A68314B" w14:textId="7F994058" w:rsidR="001C6085" w:rsidRPr="00BF2301" w:rsidRDefault="001C6085" w:rsidP="008E4500">
            <w:pPr>
              <w:spacing w:line="0" w:lineRule="atLeast"/>
              <w:rPr>
                <w:rFonts w:cs="Times New Roman"/>
                <w:color w:val="000000" w:themeColor="text1"/>
              </w:rPr>
            </w:pPr>
            <w:r w:rsidRPr="00BF2301">
              <w:rPr>
                <w:rFonts w:cs="Times New Roman"/>
                <w:color w:val="000000" w:themeColor="text1"/>
              </w:rPr>
              <w:t>2.7</w:t>
            </w:r>
            <w:r w:rsidR="00B07DC6" w:rsidRPr="00BF2301">
              <w:rPr>
                <w:rFonts w:cs="Times New Roman"/>
                <w:color w:val="000000" w:themeColor="text1"/>
              </w:rPr>
              <w:t>6</w:t>
            </w:r>
          </w:p>
        </w:tc>
        <w:tc>
          <w:tcPr>
            <w:tcW w:w="2070" w:type="dxa"/>
            <w:tcBorders>
              <w:top w:val="single" w:sz="4" w:space="0" w:color="000000"/>
              <w:left w:val="single" w:sz="4" w:space="0" w:color="000000"/>
              <w:bottom w:val="single" w:sz="4" w:space="0" w:color="000000"/>
              <w:right w:val="single" w:sz="4" w:space="0" w:color="000000"/>
            </w:tcBorders>
          </w:tcPr>
          <w:p w14:paraId="69516AEE" w14:textId="3B422A01" w:rsidR="001C6085" w:rsidRPr="00475AD0" w:rsidRDefault="001C6085" w:rsidP="008E4500">
            <w:pPr>
              <w:spacing w:line="0" w:lineRule="atLeast"/>
              <w:rPr>
                <w:rFonts w:cs="Times New Roman"/>
                <w:color w:val="000000" w:themeColor="text1"/>
              </w:rPr>
            </w:pPr>
            <w:r w:rsidRPr="00475AD0">
              <w:rPr>
                <w:rFonts w:cs="Times New Roman"/>
                <w:color w:val="000000" w:themeColor="text1"/>
              </w:rPr>
              <w:t>49,</w:t>
            </w:r>
            <w:r w:rsidR="00475AD0" w:rsidRPr="00475AD0">
              <w:rPr>
                <w:rFonts w:cs="Times New Roman"/>
                <w:color w:val="000000" w:themeColor="text1"/>
              </w:rPr>
              <w:t>497</w:t>
            </w:r>
          </w:p>
        </w:tc>
        <w:tc>
          <w:tcPr>
            <w:tcW w:w="20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FF08F4" w14:textId="7487675B" w:rsidR="001C6085" w:rsidRPr="00475AD0" w:rsidRDefault="001C6085" w:rsidP="008E4500">
            <w:pPr>
              <w:spacing w:line="0" w:lineRule="atLeast"/>
              <w:rPr>
                <w:rFonts w:cs="Times New Roman"/>
                <w:color w:val="FF0000"/>
              </w:rPr>
            </w:pPr>
            <w:r w:rsidRPr="00830C47">
              <w:rPr>
                <w:rFonts w:cs="Times New Roman"/>
                <w:color w:val="000000" w:themeColor="text1"/>
              </w:rPr>
              <w:t>17,92</w:t>
            </w:r>
            <w:r w:rsidR="00830C47" w:rsidRPr="00830C47">
              <w:rPr>
                <w:rFonts w:cs="Times New Roman"/>
                <w:color w:val="000000" w:themeColor="text1"/>
              </w:rPr>
              <w:t>3</w:t>
            </w:r>
          </w:p>
        </w:tc>
      </w:tr>
      <w:tr w:rsidR="001C6085" w:rsidRPr="00843F55" w14:paraId="3BCBF3AF" w14:textId="77777777" w:rsidTr="001C6085">
        <w:tc>
          <w:tcPr>
            <w:tcW w:w="13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922A29" w14:textId="427B2A53" w:rsidR="001C6085" w:rsidRPr="00BF2301" w:rsidRDefault="001C6085" w:rsidP="001B4027">
            <w:pPr>
              <w:spacing w:line="0" w:lineRule="atLeast"/>
              <w:rPr>
                <w:rFonts w:cs="Times New Roman"/>
                <w:color w:val="000000" w:themeColor="text1"/>
              </w:rPr>
            </w:pPr>
            <w:r w:rsidRPr="00BF2301">
              <w:rPr>
                <w:rFonts w:cs="Times New Roman"/>
                <w:color w:val="000000" w:themeColor="text1"/>
              </w:rPr>
              <w:t>9</w:t>
            </w:r>
          </w:p>
        </w:tc>
        <w:tc>
          <w:tcPr>
            <w:tcW w:w="1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6853D7" w14:textId="12558D77" w:rsidR="001C6085" w:rsidRPr="00BF2301" w:rsidRDefault="001C6085" w:rsidP="001B4027">
            <w:pPr>
              <w:spacing w:line="0" w:lineRule="atLeast"/>
              <w:rPr>
                <w:rFonts w:cs="Times New Roman"/>
                <w:color w:val="000000" w:themeColor="text1"/>
              </w:rPr>
            </w:pPr>
            <w:r w:rsidRPr="00BF2301">
              <w:rPr>
                <w:rFonts w:cs="Times New Roman"/>
                <w:color w:val="000000" w:themeColor="text1"/>
              </w:rPr>
              <w:t>Utah </w:t>
            </w:r>
          </w:p>
        </w:tc>
        <w:tc>
          <w:tcPr>
            <w:tcW w:w="1751" w:type="dxa"/>
            <w:tcBorders>
              <w:top w:val="single" w:sz="4" w:space="0" w:color="000000"/>
              <w:left w:val="single" w:sz="4" w:space="0" w:color="000000"/>
              <w:bottom w:val="single" w:sz="4" w:space="0" w:color="000000"/>
              <w:right w:val="single" w:sz="4" w:space="0" w:color="000000"/>
            </w:tcBorders>
          </w:tcPr>
          <w:p w14:paraId="36EF19F5" w14:textId="0E02E5A9" w:rsidR="001C6085" w:rsidRPr="00BF2301" w:rsidRDefault="001C6085" w:rsidP="008E4500">
            <w:pPr>
              <w:spacing w:line="0" w:lineRule="atLeast"/>
              <w:rPr>
                <w:rFonts w:cs="Times New Roman"/>
                <w:color w:val="000000" w:themeColor="text1"/>
              </w:rPr>
            </w:pPr>
            <w:r w:rsidRPr="00BF2301">
              <w:rPr>
                <w:rFonts w:cs="Times New Roman"/>
                <w:color w:val="000000" w:themeColor="text1"/>
              </w:rPr>
              <w:t>2.73</w:t>
            </w:r>
          </w:p>
        </w:tc>
        <w:tc>
          <w:tcPr>
            <w:tcW w:w="2070" w:type="dxa"/>
            <w:tcBorders>
              <w:top w:val="single" w:sz="4" w:space="0" w:color="000000"/>
              <w:left w:val="single" w:sz="4" w:space="0" w:color="000000"/>
              <w:bottom w:val="single" w:sz="4" w:space="0" w:color="000000"/>
              <w:right w:val="single" w:sz="4" w:space="0" w:color="000000"/>
            </w:tcBorders>
          </w:tcPr>
          <w:p w14:paraId="1675107C" w14:textId="4DA70FC0" w:rsidR="001C6085" w:rsidRPr="00475AD0" w:rsidRDefault="001C6085" w:rsidP="008E4500">
            <w:pPr>
              <w:spacing w:line="0" w:lineRule="atLeast"/>
              <w:rPr>
                <w:rFonts w:cs="Times New Roman"/>
                <w:color w:val="000000" w:themeColor="text1"/>
              </w:rPr>
            </w:pPr>
            <w:r w:rsidRPr="00475AD0">
              <w:rPr>
                <w:rFonts w:cs="Times New Roman"/>
                <w:color w:val="000000" w:themeColor="text1"/>
              </w:rPr>
              <w:t>16,0</w:t>
            </w:r>
            <w:r w:rsidR="00475AD0" w:rsidRPr="00475AD0">
              <w:rPr>
                <w:rFonts w:cs="Times New Roman"/>
                <w:color w:val="000000" w:themeColor="text1"/>
              </w:rPr>
              <w:t>23</w:t>
            </w:r>
          </w:p>
        </w:tc>
        <w:tc>
          <w:tcPr>
            <w:tcW w:w="20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653D24" w14:textId="3454290E" w:rsidR="001C6085" w:rsidRPr="00475AD0" w:rsidRDefault="001C6085" w:rsidP="008E4500">
            <w:pPr>
              <w:spacing w:line="0" w:lineRule="atLeast"/>
              <w:rPr>
                <w:rFonts w:cs="Times New Roman"/>
                <w:color w:val="FF0000"/>
              </w:rPr>
            </w:pPr>
            <w:r w:rsidRPr="00830C47">
              <w:rPr>
                <w:rFonts w:cs="Times New Roman"/>
                <w:color w:val="000000" w:themeColor="text1"/>
              </w:rPr>
              <w:t>5,87</w:t>
            </w:r>
            <w:r w:rsidR="00830C47" w:rsidRPr="00830C47">
              <w:rPr>
                <w:rFonts w:cs="Times New Roman"/>
                <w:color w:val="000000" w:themeColor="text1"/>
              </w:rPr>
              <w:t>5</w:t>
            </w:r>
          </w:p>
        </w:tc>
      </w:tr>
      <w:tr w:rsidR="001C6085" w:rsidRPr="00843F55" w14:paraId="3012FC68" w14:textId="77777777" w:rsidTr="001C6085">
        <w:tc>
          <w:tcPr>
            <w:tcW w:w="13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BAB8DE" w14:textId="7A23967D" w:rsidR="001C6085" w:rsidRPr="00BF2301" w:rsidRDefault="001C6085" w:rsidP="001B4027">
            <w:pPr>
              <w:spacing w:line="0" w:lineRule="atLeast"/>
              <w:rPr>
                <w:rFonts w:cs="Times New Roman"/>
                <w:color w:val="000000" w:themeColor="text1"/>
              </w:rPr>
            </w:pPr>
            <w:r w:rsidRPr="00BF2301">
              <w:rPr>
                <w:rFonts w:cs="Times New Roman"/>
                <w:color w:val="000000" w:themeColor="text1"/>
              </w:rPr>
              <w:t>10</w:t>
            </w:r>
          </w:p>
        </w:tc>
        <w:tc>
          <w:tcPr>
            <w:tcW w:w="1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52D0A6" w14:textId="02CD849F" w:rsidR="001C6085" w:rsidRPr="00BF2301" w:rsidRDefault="001C6085" w:rsidP="001B4027">
            <w:pPr>
              <w:spacing w:line="0" w:lineRule="atLeast"/>
              <w:rPr>
                <w:rFonts w:cs="Times New Roman"/>
                <w:color w:val="000000" w:themeColor="text1"/>
              </w:rPr>
            </w:pPr>
            <w:r w:rsidRPr="00BF2301">
              <w:rPr>
                <w:rFonts w:cs="Times New Roman"/>
                <w:color w:val="000000" w:themeColor="text1"/>
              </w:rPr>
              <w:t>Alabama </w:t>
            </w:r>
          </w:p>
        </w:tc>
        <w:tc>
          <w:tcPr>
            <w:tcW w:w="1751" w:type="dxa"/>
            <w:tcBorders>
              <w:top w:val="single" w:sz="4" w:space="0" w:color="000000"/>
              <w:left w:val="single" w:sz="4" w:space="0" w:color="000000"/>
              <w:bottom w:val="single" w:sz="4" w:space="0" w:color="000000"/>
              <w:right w:val="single" w:sz="4" w:space="0" w:color="000000"/>
            </w:tcBorders>
          </w:tcPr>
          <w:p w14:paraId="25F4BEAF" w14:textId="20313600" w:rsidR="001C6085" w:rsidRPr="00BF2301" w:rsidRDefault="001C6085" w:rsidP="008E4500">
            <w:pPr>
              <w:spacing w:line="0" w:lineRule="atLeast"/>
              <w:rPr>
                <w:rFonts w:cs="Times New Roman"/>
                <w:color w:val="000000" w:themeColor="text1"/>
              </w:rPr>
            </w:pPr>
            <w:r w:rsidRPr="00BF2301">
              <w:rPr>
                <w:rFonts w:cs="Times New Roman"/>
                <w:color w:val="000000" w:themeColor="text1"/>
              </w:rPr>
              <w:t>2.72</w:t>
            </w:r>
          </w:p>
        </w:tc>
        <w:tc>
          <w:tcPr>
            <w:tcW w:w="2070" w:type="dxa"/>
            <w:tcBorders>
              <w:top w:val="single" w:sz="4" w:space="0" w:color="000000"/>
              <w:left w:val="single" w:sz="4" w:space="0" w:color="000000"/>
              <w:bottom w:val="single" w:sz="4" w:space="0" w:color="000000"/>
              <w:right w:val="single" w:sz="4" w:space="0" w:color="000000"/>
            </w:tcBorders>
          </w:tcPr>
          <w:p w14:paraId="1BD2FCBB" w14:textId="1E8ADFD2" w:rsidR="001C6085" w:rsidRPr="00475AD0" w:rsidRDefault="001C6085" w:rsidP="008E4500">
            <w:pPr>
              <w:spacing w:line="0" w:lineRule="atLeast"/>
              <w:rPr>
                <w:rFonts w:cs="Times New Roman"/>
                <w:color w:val="000000" w:themeColor="text1"/>
              </w:rPr>
            </w:pPr>
            <w:r w:rsidRPr="00475AD0">
              <w:rPr>
                <w:rFonts w:cs="Times New Roman"/>
                <w:color w:val="000000" w:themeColor="text1"/>
              </w:rPr>
              <w:t>29,</w:t>
            </w:r>
            <w:r w:rsidR="00475AD0" w:rsidRPr="00475AD0">
              <w:rPr>
                <w:rFonts w:cs="Times New Roman"/>
                <w:color w:val="000000" w:themeColor="text1"/>
              </w:rPr>
              <w:t>707</w:t>
            </w:r>
          </w:p>
        </w:tc>
        <w:tc>
          <w:tcPr>
            <w:tcW w:w="20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1B4C64" w14:textId="65EAC954" w:rsidR="001C6085" w:rsidRPr="00475AD0" w:rsidRDefault="001C6085" w:rsidP="008E4500">
            <w:pPr>
              <w:spacing w:line="0" w:lineRule="atLeast"/>
              <w:rPr>
                <w:rFonts w:cs="Times New Roman"/>
                <w:color w:val="FF0000"/>
              </w:rPr>
            </w:pPr>
            <w:r w:rsidRPr="00830C47">
              <w:rPr>
                <w:rFonts w:cs="Times New Roman"/>
                <w:color w:val="000000" w:themeColor="text1"/>
              </w:rPr>
              <w:t>10,9</w:t>
            </w:r>
            <w:r w:rsidR="00830C47" w:rsidRPr="00830C47">
              <w:rPr>
                <w:rFonts w:cs="Times New Roman"/>
                <w:color w:val="000000" w:themeColor="text1"/>
              </w:rPr>
              <w:t>41</w:t>
            </w:r>
          </w:p>
        </w:tc>
      </w:tr>
      <w:tr w:rsidR="001C6085" w:rsidRPr="00843F55" w14:paraId="6D3C703C" w14:textId="77777777" w:rsidTr="001C6085">
        <w:tc>
          <w:tcPr>
            <w:tcW w:w="13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744C2B" w14:textId="403BD7DF" w:rsidR="001C6085" w:rsidRPr="00BF2301" w:rsidRDefault="001C6085" w:rsidP="001B4027">
            <w:pPr>
              <w:spacing w:line="0" w:lineRule="atLeast"/>
              <w:rPr>
                <w:rFonts w:cs="Times New Roman"/>
                <w:color w:val="000000" w:themeColor="text1"/>
              </w:rPr>
            </w:pPr>
            <w:r w:rsidRPr="00BF2301">
              <w:rPr>
                <w:rFonts w:cs="Times New Roman"/>
                <w:color w:val="000000" w:themeColor="text1"/>
              </w:rPr>
              <w:t>11</w:t>
            </w:r>
          </w:p>
        </w:tc>
        <w:tc>
          <w:tcPr>
            <w:tcW w:w="1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9AE6F9" w14:textId="6CE0E11E" w:rsidR="001C6085" w:rsidRPr="00BF2301" w:rsidRDefault="001C6085" w:rsidP="001B4027">
            <w:pPr>
              <w:spacing w:line="0" w:lineRule="atLeast"/>
              <w:rPr>
                <w:rFonts w:cs="Times New Roman"/>
                <w:color w:val="000000" w:themeColor="text1"/>
              </w:rPr>
            </w:pPr>
            <w:r w:rsidRPr="00BF2301">
              <w:rPr>
                <w:rFonts w:cs="Times New Roman"/>
                <w:color w:val="000000" w:themeColor="text1"/>
              </w:rPr>
              <w:t>Tennessee </w:t>
            </w:r>
          </w:p>
        </w:tc>
        <w:tc>
          <w:tcPr>
            <w:tcW w:w="1751" w:type="dxa"/>
            <w:tcBorders>
              <w:top w:val="single" w:sz="4" w:space="0" w:color="000000"/>
              <w:left w:val="single" w:sz="4" w:space="0" w:color="000000"/>
              <w:bottom w:val="single" w:sz="4" w:space="0" w:color="000000"/>
              <w:right w:val="single" w:sz="4" w:space="0" w:color="000000"/>
            </w:tcBorders>
          </w:tcPr>
          <w:p w14:paraId="04422CAD" w14:textId="1AF15AEB" w:rsidR="001C6085" w:rsidRPr="00BF2301" w:rsidRDefault="001C6085" w:rsidP="008E4500">
            <w:pPr>
              <w:spacing w:line="0" w:lineRule="atLeast"/>
              <w:rPr>
                <w:rFonts w:cs="Times New Roman"/>
                <w:color w:val="000000" w:themeColor="text1"/>
              </w:rPr>
            </w:pPr>
            <w:r w:rsidRPr="00BF2301">
              <w:rPr>
                <w:rFonts w:cs="Times New Roman"/>
                <w:color w:val="000000" w:themeColor="text1"/>
              </w:rPr>
              <w:t>2.68</w:t>
            </w:r>
          </w:p>
        </w:tc>
        <w:tc>
          <w:tcPr>
            <w:tcW w:w="2070" w:type="dxa"/>
            <w:tcBorders>
              <w:top w:val="single" w:sz="4" w:space="0" w:color="000000"/>
              <w:left w:val="single" w:sz="4" w:space="0" w:color="000000"/>
              <w:bottom w:val="single" w:sz="4" w:space="0" w:color="000000"/>
              <w:right w:val="single" w:sz="4" w:space="0" w:color="000000"/>
            </w:tcBorders>
          </w:tcPr>
          <w:p w14:paraId="2567DAF0" w14:textId="3EA97548" w:rsidR="001C6085" w:rsidRPr="00475AD0" w:rsidRDefault="001C6085" w:rsidP="008E4500">
            <w:pPr>
              <w:spacing w:line="0" w:lineRule="atLeast"/>
              <w:rPr>
                <w:rFonts w:cs="Times New Roman"/>
                <w:color w:val="000000" w:themeColor="text1"/>
              </w:rPr>
            </w:pPr>
            <w:r w:rsidRPr="00475AD0">
              <w:rPr>
                <w:rFonts w:cs="Times New Roman"/>
                <w:color w:val="000000" w:themeColor="text1"/>
              </w:rPr>
              <w:t>37,7</w:t>
            </w:r>
            <w:r w:rsidR="00475AD0" w:rsidRPr="00475AD0">
              <w:rPr>
                <w:rFonts w:cs="Times New Roman"/>
                <w:color w:val="000000" w:themeColor="text1"/>
              </w:rPr>
              <w:t>46</w:t>
            </w:r>
          </w:p>
        </w:tc>
        <w:tc>
          <w:tcPr>
            <w:tcW w:w="20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9BBC6B" w14:textId="0F63F6D3" w:rsidR="001C6085" w:rsidRPr="00475AD0" w:rsidRDefault="001C6085" w:rsidP="008E4500">
            <w:pPr>
              <w:spacing w:line="0" w:lineRule="atLeast"/>
              <w:rPr>
                <w:rFonts w:cs="Times New Roman"/>
                <w:color w:val="FF0000"/>
              </w:rPr>
            </w:pPr>
            <w:r w:rsidRPr="00830C47">
              <w:rPr>
                <w:rFonts w:cs="Times New Roman"/>
                <w:color w:val="000000" w:themeColor="text1"/>
              </w:rPr>
              <w:t>14,06</w:t>
            </w:r>
            <w:r w:rsidR="00830C47" w:rsidRPr="00830C47">
              <w:rPr>
                <w:rFonts w:cs="Times New Roman"/>
                <w:color w:val="000000" w:themeColor="text1"/>
              </w:rPr>
              <w:t>6</w:t>
            </w:r>
          </w:p>
        </w:tc>
      </w:tr>
      <w:tr w:rsidR="001C6085" w:rsidRPr="00843F55" w14:paraId="3BD5E44E" w14:textId="77777777" w:rsidTr="001C6085">
        <w:tc>
          <w:tcPr>
            <w:tcW w:w="13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2E3A62" w14:textId="5C32FDBD" w:rsidR="001C6085" w:rsidRPr="00BF2301" w:rsidRDefault="001C6085" w:rsidP="00165138">
            <w:pPr>
              <w:spacing w:line="0" w:lineRule="atLeast"/>
              <w:rPr>
                <w:rFonts w:cs="Times New Roman"/>
                <w:color w:val="000000" w:themeColor="text1"/>
              </w:rPr>
            </w:pPr>
            <w:r w:rsidRPr="00BF2301">
              <w:rPr>
                <w:rFonts w:cs="Times New Roman"/>
                <w:color w:val="000000" w:themeColor="text1"/>
              </w:rPr>
              <w:t>12</w:t>
            </w:r>
          </w:p>
        </w:tc>
        <w:tc>
          <w:tcPr>
            <w:tcW w:w="1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827E11" w14:textId="121A02F2" w:rsidR="001C6085" w:rsidRPr="00BF2301" w:rsidRDefault="001C6085" w:rsidP="00165138">
            <w:pPr>
              <w:spacing w:line="0" w:lineRule="atLeast"/>
              <w:rPr>
                <w:rFonts w:cs="Times New Roman"/>
                <w:color w:val="000000" w:themeColor="text1"/>
              </w:rPr>
            </w:pPr>
            <w:r w:rsidRPr="00BF2301">
              <w:rPr>
                <w:rFonts w:cs="Times New Roman"/>
                <w:color w:val="000000" w:themeColor="text1"/>
              </w:rPr>
              <w:t>Illinois </w:t>
            </w:r>
          </w:p>
        </w:tc>
        <w:tc>
          <w:tcPr>
            <w:tcW w:w="1751" w:type="dxa"/>
            <w:tcBorders>
              <w:top w:val="single" w:sz="4" w:space="0" w:color="000000"/>
              <w:left w:val="single" w:sz="4" w:space="0" w:color="000000"/>
              <w:bottom w:val="single" w:sz="4" w:space="0" w:color="000000"/>
              <w:right w:val="single" w:sz="4" w:space="0" w:color="000000"/>
            </w:tcBorders>
          </w:tcPr>
          <w:p w14:paraId="39AE1532" w14:textId="3839B6B3" w:rsidR="001C6085" w:rsidRPr="00BF2301" w:rsidRDefault="001C6085" w:rsidP="008E4500">
            <w:pPr>
              <w:spacing w:line="0" w:lineRule="atLeast"/>
              <w:rPr>
                <w:rFonts w:cs="Times New Roman"/>
                <w:color w:val="000000" w:themeColor="text1"/>
              </w:rPr>
            </w:pPr>
            <w:r w:rsidRPr="00BF2301">
              <w:rPr>
                <w:rFonts w:cs="Times New Roman"/>
                <w:color w:val="000000" w:themeColor="text1"/>
              </w:rPr>
              <w:t>2.65</w:t>
            </w:r>
          </w:p>
        </w:tc>
        <w:tc>
          <w:tcPr>
            <w:tcW w:w="2070" w:type="dxa"/>
            <w:tcBorders>
              <w:top w:val="single" w:sz="4" w:space="0" w:color="000000"/>
              <w:left w:val="single" w:sz="4" w:space="0" w:color="000000"/>
              <w:bottom w:val="single" w:sz="4" w:space="0" w:color="000000"/>
              <w:right w:val="single" w:sz="4" w:space="0" w:color="000000"/>
            </w:tcBorders>
          </w:tcPr>
          <w:p w14:paraId="69F304BB" w14:textId="7777363C" w:rsidR="001C6085" w:rsidRPr="00475AD0" w:rsidRDefault="001C6085" w:rsidP="008E4500">
            <w:pPr>
              <w:spacing w:line="0" w:lineRule="atLeast"/>
              <w:rPr>
                <w:rFonts w:cs="Times New Roman"/>
                <w:color w:val="FF0000"/>
              </w:rPr>
            </w:pPr>
            <w:r w:rsidRPr="00475AD0">
              <w:rPr>
                <w:rFonts w:cs="Times New Roman"/>
                <w:color w:val="000000" w:themeColor="text1"/>
              </w:rPr>
              <w:t>42,1</w:t>
            </w:r>
            <w:r w:rsidR="00475AD0" w:rsidRPr="00475AD0">
              <w:rPr>
                <w:rFonts w:cs="Times New Roman"/>
                <w:color w:val="000000" w:themeColor="text1"/>
              </w:rPr>
              <w:t>69</w:t>
            </w:r>
          </w:p>
        </w:tc>
        <w:tc>
          <w:tcPr>
            <w:tcW w:w="20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2B426B" w14:textId="7C435EB5" w:rsidR="001C6085" w:rsidRPr="00475AD0" w:rsidRDefault="001C6085" w:rsidP="008E4500">
            <w:pPr>
              <w:spacing w:line="0" w:lineRule="atLeast"/>
              <w:rPr>
                <w:rFonts w:cs="Times New Roman"/>
                <w:color w:val="FF0000"/>
              </w:rPr>
            </w:pPr>
            <w:r w:rsidRPr="00830C47">
              <w:rPr>
                <w:rFonts w:cs="Times New Roman"/>
                <w:color w:val="000000" w:themeColor="text1"/>
              </w:rPr>
              <w:t>15,89</w:t>
            </w:r>
            <w:r w:rsidR="00830C47" w:rsidRPr="00830C47">
              <w:rPr>
                <w:rFonts w:cs="Times New Roman"/>
                <w:color w:val="000000" w:themeColor="text1"/>
              </w:rPr>
              <w:t>4</w:t>
            </w:r>
          </w:p>
        </w:tc>
      </w:tr>
      <w:tr w:rsidR="001C6085" w:rsidRPr="00843F55" w14:paraId="0C3C6A84" w14:textId="77777777" w:rsidTr="001C6085">
        <w:tc>
          <w:tcPr>
            <w:tcW w:w="13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B77F1C" w14:textId="6B2F6A6F" w:rsidR="001C6085" w:rsidRPr="00BF2301" w:rsidRDefault="001C6085" w:rsidP="00165138">
            <w:pPr>
              <w:spacing w:line="0" w:lineRule="atLeast"/>
              <w:rPr>
                <w:rFonts w:cs="Times New Roman"/>
                <w:color w:val="000000" w:themeColor="text1"/>
              </w:rPr>
            </w:pPr>
            <w:r w:rsidRPr="00BF2301">
              <w:rPr>
                <w:rFonts w:cs="Times New Roman"/>
                <w:color w:val="000000" w:themeColor="text1"/>
              </w:rPr>
              <w:t>13</w:t>
            </w:r>
          </w:p>
        </w:tc>
        <w:tc>
          <w:tcPr>
            <w:tcW w:w="1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942114" w14:textId="2BA0C533" w:rsidR="001C6085" w:rsidRPr="00BF2301" w:rsidRDefault="001C6085" w:rsidP="00165138">
            <w:pPr>
              <w:spacing w:line="0" w:lineRule="atLeast"/>
              <w:rPr>
                <w:rFonts w:cs="Times New Roman"/>
                <w:color w:val="000000" w:themeColor="text1"/>
              </w:rPr>
            </w:pPr>
            <w:r w:rsidRPr="00BF2301">
              <w:rPr>
                <w:rFonts w:cs="Times New Roman"/>
                <w:color w:val="000000" w:themeColor="text1"/>
              </w:rPr>
              <w:t>Connecticut </w:t>
            </w:r>
          </w:p>
        </w:tc>
        <w:tc>
          <w:tcPr>
            <w:tcW w:w="1751" w:type="dxa"/>
            <w:tcBorders>
              <w:top w:val="single" w:sz="4" w:space="0" w:color="000000"/>
              <w:left w:val="single" w:sz="4" w:space="0" w:color="000000"/>
              <w:bottom w:val="single" w:sz="4" w:space="0" w:color="000000"/>
              <w:right w:val="single" w:sz="4" w:space="0" w:color="000000"/>
            </w:tcBorders>
          </w:tcPr>
          <w:p w14:paraId="71572588" w14:textId="1922B5E4" w:rsidR="001C6085" w:rsidRPr="00BF2301" w:rsidRDefault="001C6085" w:rsidP="008E4500">
            <w:pPr>
              <w:spacing w:line="0" w:lineRule="atLeast"/>
              <w:rPr>
                <w:rFonts w:cs="Times New Roman"/>
                <w:color w:val="000000" w:themeColor="text1"/>
              </w:rPr>
            </w:pPr>
            <w:r w:rsidRPr="00BF2301">
              <w:rPr>
                <w:rFonts w:cs="Times New Roman"/>
                <w:color w:val="000000" w:themeColor="text1"/>
              </w:rPr>
              <w:t>2.65</w:t>
            </w:r>
          </w:p>
        </w:tc>
        <w:tc>
          <w:tcPr>
            <w:tcW w:w="2070" w:type="dxa"/>
            <w:tcBorders>
              <w:top w:val="single" w:sz="4" w:space="0" w:color="000000"/>
              <w:left w:val="single" w:sz="4" w:space="0" w:color="000000"/>
              <w:bottom w:val="single" w:sz="4" w:space="0" w:color="000000"/>
              <w:right w:val="single" w:sz="4" w:space="0" w:color="000000"/>
            </w:tcBorders>
          </w:tcPr>
          <w:p w14:paraId="24ED2A68" w14:textId="1F2449D3" w:rsidR="001C6085" w:rsidRPr="00475AD0" w:rsidRDefault="001C6085" w:rsidP="008E4500">
            <w:pPr>
              <w:spacing w:line="0" w:lineRule="atLeast"/>
              <w:rPr>
                <w:rFonts w:cs="Times New Roman"/>
                <w:color w:val="FF0000"/>
              </w:rPr>
            </w:pPr>
            <w:r w:rsidRPr="00475AD0">
              <w:rPr>
                <w:rFonts w:cs="Times New Roman"/>
                <w:color w:val="000000" w:themeColor="text1"/>
              </w:rPr>
              <w:t>9,8</w:t>
            </w:r>
            <w:r w:rsidR="00475AD0" w:rsidRPr="00475AD0">
              <w:rPr>
                <w:rFonts w:cs="Times New Roman"/>
                <w:color w:val="000000" w:themeColor="text1"/>
              </w:rPr>
              <w:t>27</w:t>
            </w:r>
          </w:p>
        </w:tc>
        <w:tc>
          <w:tcPr>
            <w:tcW w:w="20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C5AFD1" w14:textId="5A48352B" w:rsidR="001C6085" w:rsidRPr="00475AD0" w:rsidRDefault="001C6085" w:rsidP="008E4500">
            <w:pPr>
              <w:spacing w:line="0" w:lineRule="atLeast"/>
              <w:rPr>
                <w:rFonts w:cs="Times New Roman"/>
                <w:color w:val="FF0000"/>
              </w:rPr>
            </w:pPr>
            <w:r w:rsidRPr="00830C47">
              <w:rPr>
                <w:rFonts w:cs="Times New Roman"/>
                <w:color w:val="000000" w:themeColor="text1"/>
              </w:rPr>
              <w:t>3,71</w:t>
            </w:r>
            <w:r w:rsidR="00830C47" w:rsidRPr="00830C47">
              <w:rPr>
                <w:rFonts w:cs="Times New Roman"/>
                <w:color w:val="000000" w:themeColor="text1"/>
              </w:rPr>
              <w:t>5</w:t>
            </w:r>
          </w:p>
        </w:tc>
      </w:tr>
      <w:tr w:rsidR="001C6085" w:rsidRPr="00843F55" w14:paraId="701A8FD6" w14:textId="77777777" w:rsidTr="001C6085">
        <w:tc>
          <w:tcPr>
            <w:tcW w:w="13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D6A88E" w14:textId="7352CA64" w:rsidR="001C6085" w:rsidRPr="00BF2301" w:rsidRDefault="001C6085" w:rsidP="00165138">
            <w:pPr>
              <w:spacing w:line="0" w:lineRule="atLeast"/>
              <w:rPr>
                <w:rFonts w:cs="Times New Roman"/>
                <w:color w:val="000000" w:themeColor="text1"/>
              </w:rPr>
            </w:pPr>
            <w:r w:rsidRPr="00BF2301">
              <w:rPr>
                <w:rFonts w:cs="Times New Roman"/>
                <w:color w:val="000000" w:themeColor="text1"/>
              </w:rPr>
              <w:t>14</w:t>
            </w:r>
          </w:p>
        </w:tc>
        <w:tc>
          <w:tcPr>
            <w:tcW w:w="1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0D4501" w14:textId="5710C71C" w:rsidR="001C6085" w:rsidRPr="00BF2301" w:rsidRDefault="001C6085" w:rsidP="00165138">
            <w:pPr>
              <w:spacing w:line="0" w:lineRule="atLeast"/>
              <w:rPr>
                <w:rFonts w:cs="Times New Roman"/>
                <w:color w:val="000000" w:themeColor="text1"/>
              </w:rPr>
            </w:pPr>
            <w:r w:rsidRPr="00BF2301">
              <w:rPr>
                <w:rFonts w:cs="Times New Roman"/>
                <w:color w:val="000000" w:themeColor="text1"/>
              </w:rPr>
              <w:t>Washington </w:t>
            </w:r>
          </w:p>
        </w:tc>
        <w:tc>
          <w:tcPr>
            <w:tcW w:w="1751" w:type="dxa"/>
            <w:tcBorders>
              <w:top w:val="single" w:sz="4" w:space="0" w:color="000000"/>
              <w:left w:val="single" w:sz="4" w:space="0" w:color="000000"/>
              <w:bottom w:val="single" w:sz="4" w:space="0" w:color="000000"/>
              <w:right w:val="single" w:sz="4" w:space="0" w:color="000000"/>
            </w:tcBorders>
          </w:tcPr>
          <w:p w14:paraId="58030C74" w14:textId="63A89C88" w:rsidR="001C6085" w:rsidRPr="00BF2301" w:rsidRDefault="001C6085" w:rsidP="008E4500">
            <w:pPr>
              <w:spacing w:line="0" w:lineRule="atLeast"/>
              <w:rPr>
                <w:rFonts w:cs="Times New Roman"/>
                <w:color w:val="000000" w:themeColor="text1"/>
              </w:rPr>
            </w:pPr>
            <w:r w:rsidRPr="00BF2301">
              <w:rPr>
                <w:rFonts w:cs="Times New Roman"/>
                <w:color w:val="000000" w:themeColor="text1"/>
              </w:rPr>
              <w:t>2.62</w:t>
            </w:r>
          </w:p>
        </w:tc>
        <w:tc>
          <w:tcPr>
            <w:tcW w:w="2070" w:type="dxa"/>
            <w:tcBorders>
              <w:top w:val="single" w:sz="4" w:space="0" w:color="000000"/>
              <w:left w:val="single" w:sz="4" w:space="0" w:color="000000"/>
              <w:bottom w:val="single" w:sz="4" w:space="0" w:color="000000"/>
              <w:right w:val="single" w:sz="4" w:space="0" w:color="000000"/>
            </w:tcBorders>
          </w:tcPr>
          <w:p w14:paraId="172589B7" w14:textId="4287C4C4" w:rsidR="001C6085" w:rsidRPr="00475AD0" w:rsidRDefault="001C6085" w:rsidP="008E4500">
            <w:pPr>
              <w:spacing w:line="0" w:lineRule="atLeast"/>
              <w:rPr>
                <w:rFonts w:cs="Times New Roman"/>
                <w:color w:val="FF0000"/>
              </w:rPr>
            </w:pPr>
            <w:r w:rsidRPr="00475AD0">
              <w:rPr>
                <w:rFonts w:cs="Times New Roman"/>
                <w:color w:val="000000" w:themeColor="text1"/>
              </w:rPr>
              <w:t>18,4</w:t>
            </w:r>
            <w:r w:rsidR="00475AD0" w:rsidRPr="00475AD0">
              <w:rPr>
                <w:rFonts w:cs="Times New Roman"/>
                <w:color w:val="000000" w:themeColor="text1"/>
              </w:rPr>
              <w:t>50</w:t>
            </w:r>
          </w:p>
        </w:tc>
        <w:tc>
          <w:tcPr>
            <w:tcW w:w="20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1CDCC0" w14:textId="3980A422" w:rsidR="001C6085" w:rsidRPr="00475AD0" w:rsidRDefault="001C6085" w:rsidP="008E4500">
            <w:pPr>
              <w:spacing w:line="0" w:lineRule="atLeast"/>
              <w:rPr>
                <w:rFonts w:cs="Times New Roman"/>
                <w:color w:val="FF0000"/>
              </w:rPr>
            </w:pPr>
            <w:r w:rsidRPr="00830C47">
              <w:rPr>
                <w:rFonts w:cs="Times New Roman"/>
                <w:color w:val="000000" w:themeColor="text1"/>
              </w:rPr>
              <w:t>7,052</w:t>
            </w:r>
          </w:p>
        </w:tc>
      </w:tr>
      <w:tr w:rsidR="001C6085" w:rsidRPr="00843F55" w14:paraId="47FED39B" w14:textId="77777777" w:rsidTr="001C6085">
        <w:tc>
          <w:tcPr>
            <w:tcW w:w="13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6C15E9" w14:textId="476C297A" w:rsidR="001C6085" w:rsidRPr="00BF2301" w:rsidRDefault="001C6085" w:rsidP="00165138">
            <w:pPr>
              <w:spacing w:line="0" w:lineRule="atLeast"/>
              <w:rPr>
                <w:rFonts w:cs="Times New Roman"/>
                <w:color w:val="000000" w:themeColor="text1"/>
              </w:rPr>
            </w:pPr>
            <w:r w:rsidRPr="00BF2301">
              <w:rPr>
                <w:rFonts w:cs="Times New Roman"/>
                <w:color w:val="000000" w:themeColor="text1"/>
              </w:rPr>
              <w:t>15</w:t>
            </w:r>
          </w:p>
        </w:tc>
        <w:tc>
          <w:tcPr>
            <w:tcW w:w="1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915D17" w14:textId="601DF1C1" w:rsidR="001C6085" w:rsidRPr="00BF2301" w:rsidRDefault="001C6085" w:rsidP="00165138">
            <w:pPr>
              <w:spacing w:line="0" w:lineRule="atLeast"/>
              <w:rPr>
                <w:rFonts w:cs="Times New Roman"/>
                <w:color w:val="000000" w:themeColor="text1"/>
              </w:rPr>
            </w:pPr>
            <w:r w:rsidRPr="00BF2301">
              <w:rPr>
                <w:rFonts w:cs="Times New Roman"/>
                <w:color w:val="000000" w:themeColor="text1"/>
              </w:rPr>
              <w:t>Hawaii</w:t>
            </w:r>
          </w:p>
        </w:tc>
        <w:tc>
          <w:tcPr>
            <w:tcW w:w="1751" w:type="dxa"/>
            <w:tcBorders>
              <w:top w:val="single" w:sz="4" w:space="0" w:color="000000"/>
              <w:left w:val="single" w:sz="4" w:space="0" w:color="000000"/>
              <w:bottom w:val="single" w:sz="4" w:space="0" w:color="000000"/>
              <w:right w:val="single" w:sz="4" w:space="0" w:color="000000"/>
            </w:tcBorders>
          </w:tcPr>
          <w:p w14:paraId="4301C965" w14:textId="5689E9CB" w:rsidR="001C6085" w:rsidRPr="00BF2301" w:rsidRDefault="001C6085" w:rsidP="008E4500">
            <w:pPr>
              <w:spacing w:line="0" w:lineRule="atLeast"/>
              <w:rPr>
                <w:rFonts w:cs="Times New Roman"/>
                <w:color w:val="000000" w:themeColor="text1"/>
              </w:rPr>
            </w:pPr>
            <w:r w:rsidRPr="00BF2301">
              <w:rPr>
                <w:rFonts w:cs="Times New Roman"/>
                <w:color w:val="000000" w:themeColor="text1"/>
              </w:rPr>
              <w:t>2.61</w:t>
            </w:r>
          </w:p>
        </w:tc>
        <w:tc>
          <w:tcPr>
            <w:tcW w:w="2070" w:type="dxa"/>
            <w:tcBorders>
              <w:top w:val="single" w:sz="4" w:space="0" w:color="000000"/>
              <w:left w:val="single" w:sz="4" w:space="0" w:color="000000"/>
              <w:bottom w:val="single" w:sz="4" w:space="0" w:color="000000"/>
              <w:right w:val="single" w:sz="4" w:space="0" w:color="000000"/>
            </w:tcBorders>
          </w:tcPr>
          <w:p w14:paraId="08D98736" w14:textId="25D59F08" w:rsidR="001C6085" w:rsidRPr="00475AD0" w:rsidRDefault="001C6085" w:rsidP="008E4500">
            <w:pPr>
              <w:spacing w:line="0" w:lineRule="atLeast"/>
              <w:rPr>
                <w:rFonts w:cs="Times New Roman"/>
                <w:color w:val="FF0000"/>
              </w:rPr>
            </w:pPr>
            <w:r w:rsidRPr="00976EBF">
              <w:rPr>
                <w:rFonts w:cs="Times New Roman"/>
                <w:color w:val="000000" w:themeColor="text1"/>
              </w:rPr>
              <w:t>2,47</w:t>
            </w:r>
            <w:r w:rsidR="00976EBF" w:rsidRPr="00976EBF">
              <w:rPr>
                <w:rFonts w:cs="Times New Roman"/>
                <w:color w:val="000000" w:themeColor="text1"/>
              </w:rPr>
              <w:t>7</w:t>
            </w:r>
          </w:p>
        </w:tc>
        <w:tc>
          <w:tcPr>
            <w:tcW w:w="20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AD2634" w14:textId="0AC2004B" w:rsidR="001C6085" w:rsidRPr="00475AD0" w:rsidRDefault="001C6085" w:rsidP="008E4500">
            <w:pPr>
              <w:spacing w:line="0" w:lineRule="atLeast"/>
              <w:rPr>
                <w:rFonts w:cs="Times New Roman"/>
                <w:color w:val="FF0000"/>
              </w:rPr>
            </w:pPr>
            <w:r w:rsidRPr="00830C47">
              <w:rPr>
                <w:rFonts w:cs="Times New Roman"/>
                <w:color w:val="000000" w:themeColor="text1"/>
              </w:rPr>
              <w:t>94</w:t>
            </w:r>
            <w:r w:rsidR="00830C47" w:rsidRPr="00830C47">
              <w:rPr>
                <w:rFonts w:cs="Times New Roman"/>
                <w:color w:val="000000" w:themeColor="text1"/>
              </w:rPr>
              <w:t>9</w:t>
            </w:r>
          </w:p>
        </w:tc>
      </w:tr>
      <w:tr w:rsidR="00B07DC6" w:rsidRPr="00843F55" w14:paraId="37C6D9A3" w14:textId="77777777" w:rsidTr="001C6085">
        <w:tc>
          <w:tcPr>
            <w:tcW w:w="13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AA9DB3" w14:textId="17C8150C" w:rsidR="00B07DC6" w:rsidRPr="00BF2301" w:rsidRDefault="00B07DC6" w:rsidP="00B07DC6">
            <w:pPr>
              <w:spacing w:line="0" w:lineRule="atLeast"/>
              <w:rPr>
                <w:rFonts w:cs="Times New Roman"/>
                <w:color w:val="000000" w:themeColor="text1"/>
              </w:rPr>
            </w:pPr>
            <w:r w:rsidRPr="00BF2301">
              <w:rPr>
                <w:rFonts w:cs="Times New Roman"/>
                <w:color w:val="000000" w:themeColor="text1"/>
              </w:rPr>
              <w:t>1</w:t>
            </w:r>
            <w:r w:rsidR="00BF2301" w:rsidRPr="00BF2301">
              <w:rPr>
                <w:rFonts w:cs="Times New Roman"/>
                <w:color w:val="000000" w:themeColor="text1"/>
              </w:rPr>
              <w:t>6</w:t>
            </w:r>
          </w:p>
        </w:tc>
        <w:tc>
          <w:tcPr>
            <w:tcW w:w="1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70B053" w14:textId="1EAA7F66" w:rsidR="00B07DC6" w:rsidRPr="00BF2301" w:rsidRDefault="00B07DC6" w:rsidP="00B07DC6">
            <w:pPr>
              <w:spacing w:line="0" w:lineRule="atLeast"/>
              <w:rPr>
                <w:rFonts w:cs="Times New Roman"/>
                <w:color w:val="000000" w:themeColor="text1"/>
              </w:rPr>
            </w:pPr>
            <w:r w:rsidRPr="00BF2301">
              <w:rPr>
                <w:rFonts w:cs="Times New Roman"/>
                <w:color w:val="000000" w:themeColor="text1"/>
              </w:rPr>
              <w:t>Rhode Island </w:t>
            </w:r>
          </w:p>
        </w:tc>
        <w:tc>
          <w:tcPr>
            <w:tcW w:w="1751" w:type="dxa"/>
            <w:tcBorders>
              <w:top w:val="single" w:sz="4" w:space="0" w:color="000000"/>
              <w:left w:val="single" w:sz="4" w:space="0" w:color="000000"/>
              <w:bottom w:val="single" w:sz="4" w:space="0" w:color="000000"/>
              <w:right w:val="single" w:sz="4" w:space="0" w:color="000000"/>
            </w:tcBorders>
          </w:tcPr>
          <w:p w14:paraId="282920E4" w14:textId="0DE63BB5" w:rsidR="00B07DC6" w:rsidRPr="00BF2301" w:rsidRDefault="00B07DC6" w:rsidP="00B07DC6">
            <w:pPr>
              <w:spacing w:line="0" w:lineRule="atLeast"/>
              <w:rPr>
                <w:rFonts w:cs="Times New Roman"/>
                <w:color w:val="000000" w:themeColor="text1"/>
              </w:rPr>
            </w:pPr>
            <w:r w:rsidRPr="00BF2301">
              <w:rPr>
                <w:rFonts w:cs="Times New Roman"/>
                <w:color w:val="000000" w:themeColor="text1"/>
              </w:rPr>
              <w:t>2.60</w:t>
            </w:r>
          </w:p>
        </w:tc>
        <w:tc>
          <w:tcPr>
            <w:tcW w:w="2070" w:type="dxa"/>
            <w:tcBorders>
              <w:top w:val="single" w:sz="4" w:space="0" w:color="000000"/>
              <w:left w:val="single" w:sz="4" w:space="0" w:color="000000"/>
              <w:bottom w:val="single" w:sz="4" w:space="0" w:color="000000"/>
              <w:right w:val="single" w:sz="4" w:space="0" w:color="000000"/>
            </w:tcBorders>
          </w:tcPr>
          <w:p w14:paraId="4CDFA245" w14:textId="548D4573" w:rsidR="00B07DC6" w:rsidRPr="00976EBF" w:rsidRDefault="00B07DC6" w:rsidP="00B07DC6">
            <w:pPr>
              <w:spacing w:line="0" w:lineRule="atLeast"/>
              <w:rPr>
                <w:rFonts w:cs="Times New Roman"/>
                <w:color w:val="000000" w:themeColor="text1"/>
              </w:rPr>
            </w:pPr>
            <w:r w:rsidRPr="00976EBF">
              <w:rPr>
                <w:rFonts w:cs="Times New Roman"/>
                <w:color w:val="000000" w:themeColor="text1"/>
              </w:rPr>
              <w:t>2,870</w:t>
            </w:r>
          </w:p>
        </w:tc>
        <w:tc>
          <w:tcPr>
            <w:tcW w:w="20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6109EF" w14:textId="4AAE3D8B" w:rsidR="00B07DC6" w:rsidRPr="00830C47" w:rsidRDefault="00B07DC6" w:rsidP="00B07DC6">
            <w:pPr>
              <w:spacing w:line="0" w:lineRule="atLeast"/>
              <w:rPr>
                <w:rFonts w:cs="Times New Roman"/>
                <w:color w:val="000000" w:themeColor="text1"/>
              </w:rPr>
            </w:pPr>
            <w:r w:rsidRPr="00830C47">
              <w:rPr>
                <w:rFonts w:cs="Times New Roman"/>
                <w:color w:val="000000" w:themeColor="text1"/>
              </w:rPr>
              <w:t>1,105</w:t>
            </w:r>
          </w:p>
        </w:tc>
      </w:tr>
      <w:tr w:rsidR="00B07DC6" w:rsidRPr="00843F55" w14:paraId="605AB01D" w14:textId="77777777" w:rsidTr="001C6085">
        <w:tc>
          <w:tcPr>
            <w:tcW w:w="13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F43C78" w14:textId="25601DDB" w:rsidR="00B07DC6" w:rsidRPr="00BF2301" w:rsidRDefault="00B07DC6" w:rsidP="00B07DC6">
            <w:pPr>
              <w:spacing w:line="0" w:lineRule="atLeast"/>
              <w:rPr>
                <w:rFonts w:cs="Times New Roman"/>
                <w:color w:val="000000" w:themeColor="text1"/>
              </w:rPr>
            </w:pPr>
            <w:r w:rsidRPr="00BF2301">
              <w:rPr>
                <w:rFonts w:cs="Times New Roman"/>
                <w:color w:val="000000" w:themeColor="text1"/>
              </w:rPr>
              <w:t>1</w:t>
            </w:r>
            <w:r w:rsidR="00BF2301" w:rsidRPr="00BF2301">
              <w:rPr>
                <w:rFonts w:cs="Times New Roman"/>
                <w:color w:val="000000" w:themeColor="text1"/>
              </w:rPr>
              <w:t>7</w:t>
            </w:r>
          </w:p>
        </w:tc>
        <w:tc>
          <w:tcPr>
            <w:tcW w:w="1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C0B6B6" w14:textId="69FDC46D" w:rsidR="00B07DC6" w:rsidRPr="00BF2301" w:rsidRDefault="00B07DC6" w:rsidP="00B07DC6">
            <w:pPr>
              <w:spacing w:line="0" w:lineRule="atLeast"/>
              <w:rPr>
                <w:rFonts w:cs="Times New Roman"/>
                <w:color w:val="000000" w:themeColor="text1"/>
              </w:rPr>
            </w:pPr>
            <w:r w:rsidRPr="00BF2301">
              <w:rPr>
                <w:rFonts w:cs="Times New Roman"/>
                <w:color w:val="000000" w:themeColor="text1"/>
              </w:rPr>
              <w:t>Mississippi </w:t>
            </w:r>
          </w:p>
        </w:tc>
        <w:tc>
          <w:tcPr>
            <w:tcW w:w="1751" w:type="dxa"/>
            <w:tcBorders>
              <w:top w:val="single" w:sz="4" w:space="0" w:color="000000"/>
              <w:left w:val="single" w:sz="4" w:space="0" w:color="000000"/>
              <w:bottom w:val="single" w:sz="4" w:space="0" w:color="000000"/>
              <w:right w:val="single" w:sz="4" w:space="0" w:color="000000"/>
            </w:tcBorders>
          </w:tcPr>
          <w:p w14:paraId="00A4EE67" w14:textId="03DAE92A" w:rsidR="00B07DC6" w:rsidRPr="00BF2301" w:rsidRDefault="00B07DC6" w:rsidP="00B07DC6">
            <w:pPr>
              <w:spacing w:line="0" w:lineRule="atLeast"/>
              <w:rPr>
                <w:rFonts w:cs="Times New Roman"/>
                <w:color w:val="000000" w:themeColor="text1"/>
              </w:rPr>
            </w:pPr>
            <w:r w:rsidRPr="00BF2301">
              <w:rPr>
                <w:rFonts w:cs="Times New Roman"/>
                <w:color w:val="000000" w:themeColor="text1"/>
              </w:rPr>
              <w:t>2.59</w:t>
            </w:r>
          </w:p>
        </w:tc>
        <w:tc>
          <w:tcPr>
            <w:tcW w:w="2070" w:type="dxa"/>
            <w:tcBorders>
              <w:top w:val="single" w:sz="4" w:space="0" w:color="000000"/>
              <w:left w:val="single" w:sz="4" w:space="0" w:color="000000"/>
              <w:bottom w:val="single" w:sz="4" w:space="0" w:color="000000"/>
              <w:right w:val="single" w:sz="4" w:space="0" w:color="000000"/>
            </w:tcBorders>
          </w:tcPr>
          <w:p w14:paraId="4D1C1E0B" w14:textId="3E088449" w:rsidR="00B07DC6" w:rsidRPr="00976EBF" w:rsidRDefault="00B07DC6" w:rsidP="00B07DC6">
            <w:pPr>
              <w:spacing w:line="0" w:lineRule="atLeast"/>
              <w:rPr>
                <w:rFonts w:cs="Times New Roman"/>
                <w:color w:val="000000" w:themeColor="text1"/>
              </w:rPr>
            </w:pPr>
            <w:r w:rsidRPr="00976EBF">
              <w:rPr>
                <w:rFonts w:cs="Times New Roman"/>
                <w:color w:val="000000" w:themeColor="text1"/>
              </w:rPr>
              <w:t>28,310</w:t>
            </w:r>
          </w:p>
        </w:tc>
        <w:tc>
          <w:tcPr>
            <w:tcW w:w="20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2E4C45" w14:textId="2B5F11F6" w:rsidR="00B07DC6" w:rsidRPr="00475AD0" w:rsidRDefault="00B07DC6" w:rsidP="00B07DC6">
            <w:pPr>
              <w:spacing w:line="0" w:lineRule="atLeast"/>
              <w:rPr>
                <w:rFonts w:cs="Times New Roman"/>
                <w:color w:val="FF0000"/>
              </w:rPr>
            </w:pPr>
            <w:r w:rsidRPr="00830C47">
              <w:rPr>
                <w:rFonts w:cs="Times New Roman"/>
                <w:color w:val="000000" w:themeColor="text1"/>
              </w:rPr>
              <w:t>10,948</w:t>
            </w:r>
          </w:p>
        </w:tc>
      </w:tr>
      <w:tr w:rsidR="00B07DC6" w:rsidRPr="00843F55" w14:paraId="6D86CF39" w14:textId="77777777" w:rsidTr="001C6085">
        <w:tc>
          <w:tcPr>
            <w:tcW w:w="13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A07E36" w14:textId="2F57685F" w:rsidR="00B07DC6" w:rsidRPr="00BF2301" w:rsidRDefault="00B07DC6" w:rsidP="00B07DC6">
            <w:pPr>
              <w:spacing w:line="0" w:lineRule="atLeast"/>
              <w:rPr>
                <w:rFonts w:cs="Times New Roman"/>
                <w:color w:val="000000" w:themeColor="text1"/>
              </w:rPr>
            </w:pPr>
            <w:r w:rsidRPr="00BF2301">
              <w:rPr>
                <w:rFonts w:cs="Times New Roman"/>
                <w:color w:val="000000" w:themeColor="text1"/>
              </w:rPr>
              <w:t>1</w:t>
            </w:r>
            <w:r w:rsidR="00BF2301" w:rsidRPr="00BF2301">
              <w:rPr>
                <w:rFonts w:cs="Times New Roman"/>
                <w:color w:val="000000" w:themeColor="text1"/>
              </w:rPr>
              <w:t>8</w:t>
            </w:r>
          </w:p>
        </w:tc>
        <w:tc>
          <w:tcPr>
            <w:tcW w:w="1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16BF2C" w14:textId="75F727A3" w:rsidR="00B07DC6" w:rsidRPr="00BF2301" w:rsidRDefault="00B07DC6" w:rsidP="00B07DC6">
            <w:pPr>
              <w:spacing w:line="0" w:lineRule="atLeast"/>
              <w:rPr>
                <w:rFonts w:cs="Times New Roman"/>
                <w:color w:val="000000" w:themeColor="text1"/>
              </w:rPr>
            </w:pPr>
            <w:r w:rsidRPr="00BF2301">
              <w:rPr>
                <w:rFonts w:cs="Times New Roman"/>
                <w:color w:val="000000" w:themeColor="text1"/>
              </w:rPr>
              <w:t>Indiana </w:t>
            </w:r>
          </w:p>
        </w:tc>
        <w:tc>
          <w:tcPr>
            <w:tcW w:w="1751" w:type="dxa"/>
            <w:tcBorders>
              <w:top w:val="single" w:sz="4" w:space="0" w:color="000000"/>
              <w:left w:val="single" w:sz="4" w:space="0" w:color="000000"/>
              <w:bottom w:val="single" w:sz="4" w:space="0" w:color="000000"/>
              <w:right w:val="single" w:sz="4" w:space="0" w:color="000000"/>
            </w:tcBorders>
          </w:tcPr>
          <w:p w14:paraId="764F95E4" w14:textId="002FB0A0" w:rsidR="00B07DC6" w:rsidRPr="00BF2301" w:rsidRDefault="00B07DC6" w:rsidP="00B07DC6">
            <w:pPr>
              <w:spacing w:line="0" w:lineRule="atLeast"/>
              <w:rPr>
                <w:rFonts w:cs="Times New Roman"/>
                <w:color w:val="000000" w:themeColor="text1"/>
              </w:rPr>
            </w:pPr>
            <w:r w:rsidRPr="00BF2301">
              <w:rPr>
                <w:rFonts w:cs="Times New Roman"/>
                <w:color w:val="000000" w:themeColor="text1"/>
              </w:rPr>
              <w:t>2.58</w:t>
            </w:r>
          </w:p>
        </w:tc>
        <w:tc>
          <w:tcPr>
            <w:tcW w:w="2070" w:type="dxa"/>
            <w:tcBorders>
              <w:top w:val="single" w:sz="4" w:space="0" w:color="000000"/>
              <w:left w:val="single" w:sz="4" w:space="0" w:color="000000"/>
              <w:bottom w:val="single" w:sz="4" w:space="0" w:color="000000"/>
              <w:right w:val="single" w:sz="4" w:space="0" w:color="000000"/>
            </w:tcBorders>
          </w:tcPr>
          <w:p w14:paraId="47C93A4A" w14:textId="385498DD" w:rsidR="00B07DC6" w:rsidRPr="00475AD0" w:rsidRDefault="00B07DC6" w:rsidP="00B07DC6">
            <w:pPr>
              <w:spacing w:line="0" w:lineRule="atLeast"/>
              <w:rPr>
                <w:rFonts w:cs="Times New Roman"/>
                <w:color w:val="FF0000"/>
              </w:rPr>
            </w:pPr>
            <w:r w:rsidRPr="00976EBF">
              <w:rPr>
                <w:rFonts w:cs="Times New Roman"/>
                <w:color w:val="000000" w:themeColor="text1"/>
              </w:rPr>
              <w:t>28,445</w:t>
            </w:r>
          </w:p>
        </w:tc>
        <w:tc>
          <w:tcPr>
            <w:tcW w:w="20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B0E7DC" w14:textId="71F3B060" w:rsidR="00B07DC6" w:rsidRPr="00475AD0" w:rsidRDefault="00B07DC6" w:rsidP="00B07DC6">
            <w:pPr>
              <w:spacing w:line="0" w:lineRule="atLeast"/>
              <w:rPr>
                <w:rFonts w:cs="Times New Roman"/>
                <w:color w:val="FF0000"/>
              </w:rPr>
            </w:pPr>
            <w:r w:rsidRPr="00830C47">
              <w:rPr>
                <w:rFonts w:cs="Times New Roman"/>
                <w:color w:val="000000" w:themeColor="text1"/>
              </w:rPr>
              <w:t>11,029</w:t>
            </w:r>
          </w:p>
        </w:tc>
      </w:tr>
      <w:tr w:rsidR="00B07DC6" w:rsidRPr="00843F55" w14:paraId="109DCAC3" w14:textId="77777777" w:rsidTr="001C6085">
        <w:tc>
          <w:tcPr>
            <w:tcW w:w="13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40D7C9" w14:textId="4231104D" w:rsidR="00B07DC6" w:rsidRPr="00BF2301" w:rsidRDefault="00B07DC6" w:rsidP="00B07DC6">
            <w:pPr>
              <w:spacing w:line="0" w:lineRule="atLeast"/>
              <w:rPr>
                <w:rFonts w:cs="Times New Roman"/>
                <w:color w:val="000000" w:themeColor="text1"/>
              </w:rPr>
            </w:pPr>
            <w:r w:rsidRPr="00BF2301">
              <w:rPr>
                <w:rFonts w:cs="Times New Roman"/>
                <w:color w:val="000000" w:themeColor="text1"/>
              </w:rPr>
              <w:t>1</w:t>
            </w:r>
            <w:r w:rsidR="00BF2301" w:rsidRPr="00BF2301">
              <w:rPr>
                <w:rFonts w:cs="Times New Roman"/>
                <w:color w:val="000000" w:themeColor="text1"/>
              </w:rPr>
              <w:t>9</w:t>
            </w:r>
          </w:p>
        </w:tc>
        <w:tc>
          <w:tcPr>
            <w:tcW w:w="1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A2F54A" w14:textId="1C1F8993" w:rsidR="00B07DC6" w:rsidRPr="00BF2301" w:rsidRDefault="00B07DC6" w:rsidP="00B07DC6">
            <w:pPr>
              <w:spacing w:line="0" w:lineRule="atLeast"/>
              <w:rPr>
                <w:rFonts w:cs="Times New Roman"/>
                <w:color w:val="000000" w:themeColor="text1"/>
              </w:rPr>
            </w:pPr>
            <w:r w:rsidRPr="00BF2301">
              <w:rPr>
                <w:rFonts w:cs="Times New Roman"/>
                <w:color w:val="000000" w:themeColor="text1"/>
              </w:rPr>
              <w:t>Ohio </w:t>
            </w:r>
          </w:p>
        </w:tc>
        <w:tc>
          <w:tcPr>
            <w:tcW w:w="1751" w:type="dxa"/>
            <w:tcBorders>
              <w:top w:val="single" w:sz="4" w:space="0" w:color="000000"/>
              <w:left w:val="single" w:sz="4" w:space="0" w:color="000000"/>
              <w:bottom w:val="single" w:sz="4" w:space="0" w:color="000000"/>
              <w:right w:val="single" w:sz="4" w:space="0" w:color="000000"/>
            </w:tcBorders>
          </w:tcPr>
          <w:p w14:paraId="4A8E71FB" w14:textId="40979EBA" w:rsidR="00B07DC6" w:rsidRPr="00BF2301" w:rsidRDefault="00B07DC6" w:rsidP="00B07DC6">
            <w:pPr>
              <w:spacing w:line="0" w:lineRule="atLeast"/>
              <w:rPr>
                <w:rFonts w:cs="Times New Roman"/>
                <w:color w:val="000000" w:themeColor="text1"/>
              </w:rPr>
            </w:pPr>
            <w:r w:rsidRPr="00BF2301">
              <w:rPr>
                <w:rFonts w:cs="Times New Roman"/>
                <w:color w:val="000000" w:themeColor="text1"/>
              </w:rPr>
              <w:t>2.58</w:t>
            </w:r>
          </w:p>
        </w:tc>
        <w:tc>
          <w:tcPr>
            <w:tcW w:w="2070" w:type="dxa"/>
            <w:tcBorders>
              <w:top w:val="single" w:sz="4" w:space="0" w:color="000000"/>
              <w:left w:val="single" w:sz="4" w:space="0" w:color="000000"/>
              <w:bottom w:val="single" w:sz="4" w:space="0" w:color="000000"/>
              <w:right w:val="single" w:sz="4" w:space="0" w:color="000000"/>
            </w:tcBorders>
          </w:tcPr>
          <w:p w14:paraId="34F4B1BD" w14:textId="61F0878C" w:rsidR="00B07DC6" w:rsidRPr="00475AD0" w:rsidRDefault="00B07DC6" w:rsidP="00B07DC6">
            <w:pPr>
              <w:spacing w:line="0" w:lineRule="atLeast"/>
              <w:rPr>
                <w:rFonts w:cs="Times New Roman"/>
                <w:color w:val="FF0000"/>
              </w:rPr>
            </w:pPr>
            <w:r w:rsidRPr="00976EBF">
              <w:rPr>
                <w:rFonts w:cs="Times New Roman"/>
                <w:color w:val="000000" w:themeColor="text1"/>
              </w:rPr>
              <w:t>49,681</w:t>
            </w:r>
          </w:p>
        </w:tc>
        <w:tc>
          <w:tcPr>
            <w:tcW w:w="20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A8E55D" w14:textId="32D51C3A" w:rsidR="00B07DC6" w:rsidRPr="00475AD0" w:rsidRDefault="00B07DC6" w:rsidP="00B07DC6">
            <w:pPr>
              <w:spacing w:line="0" w:lineRule="atLeast"/>
              <w:rPr>
                <w:rFonts w:cs="Times New Roman"/>
                <w:color w:val="FF0000"/>
              </w:rPr>
            </w:pPr>
            <w:r w:rsidRPr="00830C47">
              <w:rPr>
                <w:rFonts w:cs="Times New Roman"/>
                <w:color w:val="000000" w:themeColor="text1"/>
              </w:rPr>
              <w:t>19,257</w:t>
            </w:r>
          </w:p>
        </w:tc>
      </w:tr>
      <w:tr w:rsidR="00B07DC6" w:rsidRPr="00843F55" w14:paraId="5D704076" w14:textId="77777777" w:rsidTr="001C6085">
        <w:tc>
          <w:tcPr>
            <w:tcW w:w="13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836C4D" w14:textId="25BDC642" w:rsidR="00B07DC6" w:rsidRPr="00BF2301" w:rsidRDefault="00B07DC6" w:rsidP="00B07DC6">
            <w:pPr>
              <w:spacing w:line="0" w:lineRule="atLeast"/>
              <w:rPr>
                <w:rFonts w:cs="Times New Roman"/>
                <w:color w:val="000000" w:themeColor="text1"/>
              </w:rPr>
            </w:pPr>
            <w:r w:rsidRPr="00BF2301">
              <w:rPr>
                <w:rFonts w:cs="Times New Roman"/>
                <w:color w:val="000000" w:themeColor="text1"/>
              </w:rPr>
              <w:t>20</w:t>
            </w:r>
          </w:p>
        </w:tc>
        <w:tc>
          <w:tcPr>
            <w:tcW w:w="1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DEB491" w14:textId="77777777" w:rsidR="00B07DC6" w:rsidRPr="00BF2301" w:rsidRDefault="00B07DC6" w:rsidP="00B07DC6">
            <w:pPr>
              <w:spacing w:line="0" w:lineRule="atLeast"/>
              <w:rPr>
                <w:rFonts w:cs="Times New Roman"/>
                <w:color w:val="000000" w:themeColor="text1"/>
              </w:rPr>
            </w:pPr>
            <w:r w:rsidRPr="00BF2301">
              <w:rPr>
                <w:rFonts w:cs="Times New Roman"/>
                <w:color w:val="000000" w:themeColor="text1"/>
              </w:rPr>
              <w:t>Iowa</w:t>
            </w:r>
          </w:p>
        </w:tc>
        <w:tc>
          <w:tcPr>
            <w:tcW w:w="1751" w:type="dxa"/>
            <w:tcBorders>
              <w:top w:val="single" w:sz="4" w:space="0" w:color="000000"/>
              <w:left w:val="single" w:sz="4" w:space="0" w:color="000000"/>
              <w:bottom w:val="single" w:sz="4" w:space="0" w:color="000000"/>
              <w:right w:val="single" w:sz="4" w:space="0" w:color="000000"/>
            </w:tcBorders>
          </w:tcPr>
          <w:p w14:paraId="34000A78" w14:textId="0A403F8A" w:rsidR="00B07DC6" w:rsidRPr="00BF2301" w:rsidRDefault="00B07DC6" w:rsidP="00B07DC6">
            <w:pPr>
              <w:spacing w:line="0" w:lineRule="atLeast"/>
              <w:rPr>
                <w:rFonts w:cs="Times New Roman"/>
                <w:color w:val="000000" w:themeColor="text1"/>
              </w:rPr>
            </w:pPr>
            <w:r w:rsidRPr="00BF2301">
              <w:rPr>
                <w:rFonts w:cs="Times New Roman"/>
                <w:color w:val="000000" w:themeColor="text1"/>
              </w:rPr>
              <w:t>2.57</w:t>
            </w:r>
          </w:p>
        </w:tc>
        <w:tc>
          <w:tcPr>
            <w:tcW w:w="2070" w:type="dxa"/>
            <w:tcBorders>
              <w:top w:val="single" w:sz="4" w:space="0" w:color="000000"/>
              <w:left w:val="single" w:sz="4" w:space="0" w:color="000000"/>
              <w:bottom w:val="single" w:sz="4" w:space="0" w:color="000000"/>
              <w:right w:val="single" w:sz="4" w:space="0" w:color="000000"/>
            </w:tcBorders>
          </w:tcPr>
          <w:p w14:paraId="1CF1046E" w14:textId="7B65A2F3" w:rsidR="00B07DC6" w:rsidRPr="00475AD0" w:rsidRDefault="00B07DC6" w:rsidP="00B07DC6">
            <w:pPr>
              <w:spacing w:line="0" w:lineRule="atLeast"/>
              <w:rPr>
                <w:rFonts w:cs="Times New Roman"/>
                <w:color w:val="FF0000"/>
              </w:rPr>
            </w:pPr>
            <w:r w:rsidRPr="00976EBF">
              <w:rPr>
                <w:rFonts w:cs="Times New Roman"/>
                <w:color w:val="000000" w:themeColor="text1"/>
              </w:rPr>
              <w:t>22,918</w:t>
            </w:r>
          </w:p>
        </w:tc>
        <w:tc>
          <w:tcPr>
            <w:tcW w:w="20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C1FC68" w14:textId="1F260620" w:rsidR="00B07DC6" w:rsidRPr="00475AD0" w:rsidRDefault="00B07DC6" w:rsidP="00B07DC6">
            <w:pPr>
              <w:spacing w:line="0" w:lineRule="atLeast"/>
              <w:rPr>
                <w:rFonts w:cs="Times New Roman"/>
                <w:color w:val="FF0000"/>
              </w:rPr>
            </w:pPr>
            <w:r w:rsidRPr="00830C47">
              <w:rPr>
                <w:rFonts w:cs="Times New Roman"/>
                <w:color w:val="000000" w:themeColor="text1"/>
              </w:rPr>
              <w:t>8,905</w:t>
            </w:r>
          </w:p>
        </w:tc>
      </w:tr>
      <w:tr w:rsidR="00B07DC6" w:rsidRPr="00843F55" w14:paraId="0ADD5145" w14:textId="77777777" w:rsidTr="001C6085">
        <w:tc>
          <w:tcPr>
            <w:tcW w:w="13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460582" w14:textId="497D44AB" w:rsidR="00B07DC6" w:rsidRPr="00BF2301" w:rsidRDefault="00B07DC6" w:rsidP="00B07DC6">
            <w:pPr>
              <w:spacing w:line="0" w:lineRule="atLeast"/>
              <w:rPr>
                <w:rFonts w:cs="Times New Roman"/>
                <w:color w:val="000000" w:themeColor="text1"/>
              </w:rPr>
            </w:pPr>
            <w:r w:rsidRPr="00BF2301">
              <w:rPr>
                <w:rFonts w:cs="Times New Roman"/>
                <w:color w:val="000000" w:themeColor="text1"/>
              </w:rPr>
              <w:t>21</w:t>
            </w:r>
          </w:p>
        </w:tc>
        <w:tc>
          <w:tcPr>
            <w:tcW w:w="1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4E18CE" w14:textId="32B9D6EA" w:rsidR="00B07DC6" w:rsidRPr="00BF2301" w:rsidRDefault="00B07DC6" w:rsidP="00B07DC6">
            <w:pPr>
              <w:spacing w:line="0" w:lineRule="atLeast"/>
              <w:rPr>
                <w:rFonts w:cs="Times New Roman"/>
                <w:color w:val="000000" w:themeColor="text1"/>
              </w:rPr>
            </w:pPr>
            <w:r w:rsidRPr="00BF2301">
              <w:rPr>
                <w:rFonts w:cs="Times New Roman"/>
                <w:color w:val="000000" w:themeColor="text1"/>
              </w:rPr>
              <w:t>Colorado</w:t>
            </w:r>
          </w:p>
        </w:tc>
        <w:tc>
          <w:tcPr>
            <w:tcW w:w="1751" w:type="dxa"/>
            <w:tcBorders>
              <w:top w:val="single" w:sz="4" w:space="0" w:color="000000"/>
              <w:left w:val="single" w:sz="4" w:space="0" w:color="000000"/>
              <w:bottom w:val="single" w:sz="4" w:space="0" w:color="000000"/>
              <w:right w:val="single" w:sz="4" w:space="0" w:color="000000"/>
            </w:tcBorders>
          </w:tcPr>
          <w:p w14:paraId="5747F24D" w14:textId="41201779" w:rsidR="00B07DC6" w:rsidRPr="00BF2301" w:rsidRDefault="00B07DC6" w:rsidP="00B07DC6">
            <w:pPr>
              <w:spacing w:line="0" w:lineRule="atLeast"/>
              <w:rPr>
                <w:rFonts w:cs="Times New Roman"/>
                <w:color w:val="000000" w:themeColor="text1"/>
              </w:rPr>
            </w:pPr>
            <w:r w:rsidRPr="00BF2301">
              <w:rPr>
                <w:rFonts w:cs="Times New Roman"/>
                <w:color w:val="000000" w:themeColor="text1"/>
              </w:rPr>
              <w:t>2.55</w:t>
            </w:r>
          </w:p>
        </w:tc>
        <w:tc>
          <w:tcPr>
            <w:tcW w:w="2070" w:type="dxa"/>
            <w:tcBorders>
              <w:top w:val="single" w:sz="4" w:space="0" w:color="000000"/>
              <w:left w:val="single" w:sz="4" w:space="0" w:color="000000"/>
              <w:bottom w:val="single" w:sz="4" w:space="0" w:color="000000"/>
              <w:right w:val="single" w:sz="4" w:space="0" w:color="000000"/>
            </w:tcBorders>
          </w:tcPr>
          <w:p w14:paraId="713D7633" w14:textId="34949880" w:rsidR="00B07DC6" w:rsidRPr="00475AD0" w:rsidRDefault="00B07DC6" w:rsidP="00B07DC6">
            <w:pPr>
              <w:spacing w:line="0" w:lineRule="atLeast"/>
              <w:rPr>
                <w:rFonts w:cs="Times New Roman"/>
                <w:color w:val="FF0000"/>
              </w:rPr>
            </w:pPr>
            <w:r w:rsidRPr="00976EBF">
              <w:rPr>
                <w:rFonts w:cs="Times New Roman"/>
                <w:color w:val="000000" w:themeColor="text1"/>
              </w:rPr>
              <w:t>23,022</w:t>
            </w:r>
          </w:p>
        </w:tc>
        <w:tc>
          <w:tcPr>
            <w:tcW w:w="20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1A62BD" w14:textId="6543B32B" w:rsidR="00B07DC6" w:rsidRPr="00830C47" w:rsidRDefault="00B07DC6" w:rsidP="00B07DC6">
            <w:pPr>
              <w:spacing w:line="0" w:lineRule="atLeast"/>
              <w:rPr>
                <w:rFonts w:cs="Times New Roman"/>
                <w:color w:val="000000" w:themeColor="text1"/>
              </w:rPr>
            </w:pPr>
            <w:r w:rsidRPr="00830C47">
              <w:rPr>
                <w:rFonts w:cs="Times New Roman"/>
                <w:color w:val="000000" w:themeColor="text1"/>
              </w:rPr>
              <w:t>9,032</w:t>
            </w:r>
          </w:p>
        </w:tc>
      </w:tr>
      <w:tr w:rsidR="00B07DC6" w:rsidRPr="00843F55" w14:paraId="5B188E85" w14:textId="77777777" w:rsidTr="001C6085">
        <w:tc>
          <w:tcPr>
            <w:tcW w:w="13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1F0BEE" w14:textId="34293790" w:rsidR="00B07DC6" w:rsidRPr="00BF2301" w:rsidRDefault="00B07DC6" w:rsidP="00B07DC6">
            <w:pPr>
              <w:spacing w:line="0" w:lineRule="atLeast"/>
              <w:rPr>
                <w:rFonts w:cs="Times New Roman"/>
                <w:color w:val="000000" w:themeColor="text1"/>
              </w:rPr>
            </w:pPr>
            <w:r w:rsidRPr="00BF2301">
              <w:rPr>
                <w:rFonts w:cs="Times New Roman"/>
                <w:color w:val="000000" w:themeColor="text1"/>
              </w:rPr>
              <w:t>2</w:t>
            </w:r>
            <w:r w:rsidR="00BF2301" w:rsidRPr="00BF2301">
              <w:rPr>
                <w:rFonts w:cs="Times New Roman"/>
                <w:color w:val="000000" w:themeColor="text1"/>
              </w:rPr>
              <w:t>2</w:t>
            </w:r>
          </w:p>
        </w:tc>
        <w:tc>
          <w:tcPr>
            <w:tcW w:w="1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19694D" w14:textId="20776D06" w:rsidR="00B07DC6" w:rsidRPr="00BF2301" w:rsidRDefault="00B07DC6" w:rsidP="00B07DC6">
            <w:pPr>
              <w:spacing w:line="0" w:lineRule="atLeast"/>
              <w:rPr>
                <w:rFonts w:cs="Times New Roman"/>
                <w:color w:val="000000" w:themeColor="text1"/>
              </w:rPr>
            </w:pPr>
            <w:r w:rsidRPr="00BF2301">
              <w:rPr>
                <w:rFonts w:cs="Times New Roman"/>
                <w:color w:val="000000" w:themeColor="text1"/>
              </w:rPr>
              <w:t>Wisconsin</w:t>
            </w:r>
          </w:p>
        </w:tc>
        <w:tc>
          <w:tcPr>
            <w:tcW w:w="1751" w:type="dxa"/>
            <w:tcBorders>
              <w:top w:val="single" w:sz="4" w:space="0" w:color="000000"/>
              <w:left w:val="single" w:sz="4" w:space="0" w:color="000000"/>
              <w:bottom w:val="single" w:sz="4" w:space="0" w:color="000000"/>
              <w:right w:val="single" w:sz="4" w:space="0" w:color="000000"/>
            </w:tcBorders>
          </w:tcPr>
          <w:p w14:paraId="07E97F86" w14:textId="51D008BB" w:rsidR="00B07DC6" w:rsidRPr="00BF2301" w:rsidRDefault="00B07DC6" w:rsidP="00B07DC6">
            <w:pPr>
              <w:spacing w:line="0" w:lineRule="atLeast"/>
              <w:rPr>
                <w:rFonts w:cs="Times New Roman"/>
                <w:color w:val="000000" w:themeColor="text1"/>
              </w:rPr>
            </w:pPr>
            <w:r w:rsidRPr="00BF2301">
              <w:rPr>
                <w:rFonts w:cs="Times New Roman"/>
                <w:color w:val="000000" w:themeColor="text1"/>
              </w:rPr>
              <w:t>2.5</w:t>
            </w:r>
            <w:r w:rsidR="00BF2301" w:rsidRPr="00BF2301">
              <w:rPr>
                <w:rFonts w:cs="Times New Roman"/>
                <w:color w:val="000000" w:themeColor="text1"/>
              </w:rPr>
              <w:t>4</w:t>
            </w:r>
          </w:p>
        </w:tc>
        <w:tc>
          <w:tcPr>
            <w:tcW w:w="2070" w:type="dxa"/>
            <w:tcBorders>
              <w:top w:val="single" w:sz="4" w:space="0" w:color="000000"/>
              <w:left w:val="single" w:sz="4" w:space="0" w:color="000000"/>
              <w:bottom w:val="single" w:sz="4" w:space="0" w:color="000000"/>
              <w:right w:val="single" w:sz="4" w:space="0" w:color="000000"/>
            </w:tcBorders>
          </w:tcPr>
          <w:p w14:paraId="23CDF546" w14:textId="73CFFD3F" w:rsidR="00B07DC6" w:rsidRPr="00976EBF" w:rsidRDefault="00B07DC6" w:rsidP="00B07DC6">
            <w:pPr>
              <w:spacing w:line="0" w:lineRule="atLeast"/>
              <w:rPr>
                <w:rFonts w:cs="Times New Roman"/>
                <w:color w:val="000000" w:themeColor="text1"/>
              </w:rPr>
            </w:pPr>
            <w:r w:rsidRPr="00976EBF">
              <w:rPr>
                <w:rFonts w:cs="Times New Roman"/>
                <w:color w:val="000000" w:themeColor="text1"/>
              </w:rPr>
              <w:t>29,806</w:t>
            </w:r>
          </w:p>
        </w:tc>
        <w:tc>
          <w:tcPr>
            <w:tcW w:w="20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473DBF" w14:textId="0D33560C" w:rsidR="00B07DC6" w:rsidRPr="00830C47" w:rsidRDefault="00B07DC6" w:rsidP="00B07DC6">
            <w:pPr>
              <w:spacing w:line="0" w:lineRule="atLeast"/>
              <w:rPr>
                <w:rFonts w:cs="Times New Roman"/>
                <w:color w:val="000000" w:themeColor="text1"/>
              </w:rPr>
            </w:pPr>
            <w:r w:rsidRPr="00930FAC">
              <w:rPr>
                <w:rFonts w:cs="Times New Roman"/>
                <w:color w:val="000000" w:themeColor="text1"/>
              </w:rPr>
              <w:t>11,747</w:t>
            </w:r>
          </w:p>
        </w:tc>
      </w:tr>
      <w:tr w:rsidR="00B07DC6" w:rsidRPr="00843F55" w14:paraId="5882A584" w14:textId="77777777" w:rsidTr="001C6085">
        <w:tc>
          <w:tcPr>
            <w:tcW w:w="13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4A7F68" w14:textId="7AC67288" w:rsidR="00B07DC6" w:rsidRPr="00BF2301" w:rsidRDefault="00B07DC6" w:rsidP="00B07DC6">
            <w:pPr>
              <w:spacing w:line="0" w:lineRule="atLeast"/>
              <w:rPr>
                <w:rFonts w:cs="Times New Roman"/>
                <w:color w:val="000000" w:themeColor="text1"/>
              </w:rPr>
            </w:pPr>
            <w:r w:rsidRPr="00BF2301">
              <w:rPr>
                <w:rFonts w:cs="Times New Roman"/>
                <w:color w:val="000000" w:themeColor="text1"/>
              </w:rPr>
              <w:t>2</w:t>
            </w:r>
            <w:r w:rsidR="00BF2301" w:rsidRPr="00BF2301">
              <w:rPr>
                <w:rFonts w:cs="Times New Roman"/>
                <w:color w:val="000000" w:themeColor="text1"/>
              </w:rPr>
              <w:t>3</w:t>
            </w:r>
          </w:p>
        </w:tc>
        <w:tc>
          <w:tcPr>
            <w:tcW w:w="1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068609" w14:textId="7DB609A0" w:rsidR="00B07DC6" w:rsidRPr="00BF2301" w:rsidRDefault="00B07DC6" w:rsidP="00B07DC6">
            <w:pPr>
              <w:spacing w:line="0" w:lineRule="atLeast"/>
              <w:rPr>
                <w:rFonts w:cs="Times New Roman"/>
                <w:color w:val="000000" w:themeColor="text1"/>
              </w:rPr>
            </w:pPr>
            <w:r w:rsidRPr="00BF2301">
              <w:rPr>
                <w:rFonts w:cs="Times New Roman"/>
                <w:color w:val="000000" w:themeColor="text1"/>
              </w:rPr>
              <w:t>New York </w:t>
            </w:r>
          </w:p>
        </w:tc>
        <w:tc>
          <w:tcPr>
            <w:tcW w:w="1751" w:type="dxa"/>
            <w:tcBorders>
              <w:top w:val="single" w:sz="4" w:space="0" w:color="000000"/>
              <w:left w:val="single" w:sz="4" w:space="0" w:color="000000"/>
              <w:bottom w:val="single" w:sz="4" w:space="0" w:color="000000"/>
              <w:right w:val="single" w:sz="4" w:space="0" w:color="000000"/>
            </w:tcBorders>
          </w:tcPr>
          <w:p w14:paraId="46AFCCE0" w14:textId="52E6196A" w:rsidR="00B07DC6" w:rsidRPr="00BF2301" w:rsidRDefault="00B07DC6" w:rsidP="00B07DC6">
            <w:pPr>
              <w:spacing w:line="0" w:lineRule="atLeast"/>
              <w:rPr>
                <w:rFonts w:cs="Times New Roman"/>
                <w:color w:val="000000" w:themeColor="text1"/>
              </w:rPr>
            </w:pPr>
            <w:r w:rsidRPr="00BF2301">
              <w:rPr>
                <w:rFonts w:cs="Times New Roman"/>
                <w:color w:val="000000" w:themeColor="text1"/>
              </w:rPr>
              <w:t>2.5</w:t>
            </w:r>
            <w:r w:rsidR="00BF2301" w:rsidRPr="00BF2301">
              <w:rPr>
                <w:rFonts w:cs="Times New Roman"/>
                <w:color w:val="000000" w:themeColor="text1"/>
              </w:rPr>
              <w:t>3</w:t>
            </w:r>
          </w:p>
        </w:tc>
        <w:tc>
          <w:tcPr>
            <w:tcW w:w="2070" w:type="dxa"/>
            <w:tcBorders>
              <w:top w:val="single" w:sz="4" w:space="0" w:color="000000"/>
              <w:left w:val="single" w:sz="4" w:space="0" w:color="000000"/>
              <w:bottom w:val="single" w:sz="4" w:space="0" w:color="000000"/>
              <w:right w:val="single" w:sz="4" w:space="0" w:color="000000"/>
            </w:tcBorders>
          </w:tcPr>
          <w:p w14:paraId="5218B771" w14:textId="17D4494A" w:rsidR="00B07DC6" w:rsidRPr="00475AD0" w:rsidRDefault="00B07DC6" w:rsidP="00B07DC6">
            <w:pPr>
              <w:spacing w:line="0" w:lineRule="atLeast"/>
              <w:rPr>
                <w:rFonts w:cs="Times New Roman"/>
                <w:color w:val="FF0000"/>
              </w:rPr>
            </w:pPr>
            <w:r w:rsidRPr="00976EBF">
              <w:rPr>
                <w:rFonts w:cs="Times New Roman"/>
                <w:color w:val="000000" w:themeColor="text1"/>
              </w:rPr>
              <w:t>38,157</w:t>
            </w:r>
          </w:p>
        </w:tc>
        <w:tc>
          <w:tcPr>
            <w:tcW w:w="20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50C529" w14:textId="7418C314" w:rsidR="00B07DC6" w:rsidRPr="00830C47" w:rsidRDefault="00B07DC6" w:rsidP="00B07DC6">
            <w:pPr>
              <w:spacing w:line="0" w:lineRule="atLeast"/>
              <w:rPr>
                <w:rFonts w:cs="Times New Roman"/>
                <w:color w:val="000000" w:themeColor="text1"/>
              </w:rPr>
            </w:pPr>
            <w:r w:rsidRPr="00830C47">
              <w:rPr>
                <w:rFonts w:cs="Times New Roman"/>
                <w:color w:val="000000" w:themeColor="text1"/>
              </w:rPr>
              <w:t>15,096</w:t>
            </w:r>
          </w:p>
        </w:tc>
      </w:tr>
      <w:tr w:rsidR="00B07DC6" w:rsidRPr="00843F55" w14:paraId="6B15AB59" w14:textId="77777777" w:rsidTr="001C6085">
        <w:tc>
          <w:tcPr>
            <w:tcW w:w="13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34AF5C" w14:textId="7F2BDE01" w:rsidR="00B07DC6" w:rsidRPr="00BF2301" w:rsidRDefault="00B07DC6" w:rsidP="00B07DC6">
            <w:pPr>
              <w:spacing w:line="0" w:lineRule="atLeast"/>
              <w:rPr>
                <w:rFonts w:cs="Times New Roman"/>
                <w:color w:val="000000" w:themeColor="text1"/>
              </w:rPr>
            </w:pPr>
            <w:r w:rsidRPr="00BF2301">
              <w:rPr>
                <w:rFonts w:cs="Times New Roman"/>
                <w:color w:val="000000" w:themeColor="text1"/>
              </w:rPr>
              <w:t>24</w:t>
            </w:r>
          </w:p>
        </w:tc>
        <w:tc>
          <w:tcPr>
            <w:tcW w:w="1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381615" w14:textId="6E49FE6E" w:rsidR="00B07DC6" w:rsidRPr="00BF2301" w:rsidRDefault="00B07DC6" w:rsidP="00B07DC6">
            <w:pPr>
              <w:spacing w:line="0" w:lineRule="atLeast"/>
              <w:rPr>
                <w:rFonts w:cs="Times New Roman"/>
                <w:color w:val="000000" w:themeColor="text1"/>
              </w:rPr>
            </w:pPr>
            <w:r w:rsidRPr="00BF2301">
              <w:rPr>
                <w:rFonts w:cs="Times New Roman"/>
                <w:color w:val="000000" w:themeColor="text1"/>
              </w:rPr>
              <w:t>Nevada </w:t>
            </w:r>
          </w:p>
        </w:tc>
        <w:tc>
          <w:tcPr>
            <w:tcW w:w="1751" w:type="dxa"/>
            <w:tcBorders>
              <w:top w:val="single" w:sz="4" w:space="0" w:color="000000"/>
              <w:left w:val="single" w:sz="4" w:space="0" w:color="000000"/>
              <w:bottom w:val="single" w:sz="4" w:space="0" w:color="000000"/>
              <w:right w:val="single" w:sz="4" w:space="0" w:color="000000"/>
            </w:tcBorders>
          </w:tcPr>
          <w:p w14:paraId="36B489F6" w14:textId="72895572" w:rsidR="00B07DC6" w:rsidRPr="00BF2301" w:rsidRDefault="00B07DC6" w:rsidP="00B07DC6">
            <w:pPr>
              <w:spacing w:line="0" w:lineRule="atLeast"/>
              <w:rPr>
                <w:rFonts w:cs="Times New Roman"/>
                <w:color w:val="000000" w:themeColor="text1"/>
              </w:rPr>
            </w:pPr>
            <w:r w:rsidRPr="00BF2301">
              <w:rPr>
                <w:rFonts w:cs="Times New Roman"/>
                <w:color w:val="000000" w:themeColor="text1"/>
              </w:rPr>
              <w:t>2.52</w:t>
            </w:r>
          </w:p>
        </w:tc>
        <w:tc>
          <w:tcPr>
            <w:tcW w:w="2070" w:type="dxa"/>
            <w:tcBorders>
              <w:top w:val="single" w:sz="4" w:space="0" w:color="000000"/>
              <w:left w:val="single" w:sz="4" w:space="0" w:color="000000"/>
              <w:bottom w:val="single" w:sz="4" w:space="0" w:color="000000"/>
              <w:right w:val="single" w:sz="4" w:space="0" w:color="000000"/>
            </w:tcBorders>
          </w:tcPr>
          <w:p w14:paraId="4968D6D0" w14:textId="72FD2842" w:rsidR="00B07DC6" w:rsidRPr="00475AD0" w:rsidRDefault="00B07DC6" w:rsidP="00B07DC6">
            <w:pPr>
              <w:spacing w:line="0" w:lineRule="atLeast"/>
              <w:rPr>
                <w:rFonts w:cs="Times New Roman"/>
                <w:color w:val="FF0000"/>
              </w:rPr>
            </w:pPr>
            <w:r w:rsidRPr="00976EBF">
              <w:rPr>
                <w:rFonts w:cs="Times New Roman"/>
                <w:color w:val="000000" w:themeColor="text1"/>
              </w:rPr>
              <w:t>13,509</w:t>
            </w:r>
          </w:p>
        </w:tc>
        <w:tc>
          <w:tcPr>
            <w:tcW w:w="20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B3E18E" w14:textId="31D217B2" w:rsidR="00B07DC6" w:rsidRPr="00930FAC" w:rsidRDefault="00B07DC6" w:rsidP="00B07DC6">
            <w:pPr>
              <w:spacing w:line="0" w:lineRule="atLeast"/>
              <w:rPr>
                <w:rFonts w:cs="Times New Roman"/>
                <w:color w:val="000000" w:themeColor="text1"/>
              </w:rPr>
            </w:pPr>
            <w:r w:rsidRPr="00930FAC">
              <w:rPr>
                <w:rFonts w:cs="Times New Roman"/>
                <w:color w:val="000000" w:themeColor="text1"/>
              </w:rPr>
              <w:t>5,354</w:t>
            </w:r>
          </w:p>
        </w:tc>
      </w:tr>
      <w:tr w:rsidR="00B07DC6" w:rsidRPr="00843F55" w14:paraId="6D54B2AC" w14:textId="77777777" w:rsidTr="001C6085">
        <w:tc>
          <w:tcPr>
            <w:tcW w:w="13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A93935" w14:textId="3FAB5698" w:rsidR="00B07DC6" w:rsidRPr="00BF2301" w:rsidRDefault="00B07DC6" w:rsidP="00B07DC6">
            <w:pPr>
              <w:spacing w:line="0" w:lineRule="atLeast"/>
              <w:rPr>
                <w:rFonts w:cs="Times New Roman"/>
                <w:color w:val="000000" w:themeColor="text1"/>
              </w:rPr>
            </w:pPr>
            <w:r w:rsidRPr="00BF2301">
              <w:rPr>
                <w:rFonts w:cs="Times New Roman"/>
                <w:color w:val="000000" w:themeColor="text1"/>
              </w:rPr>
              <w:t>25</w:t>
            </w:r>
          </w:p>
        </w:tc>
        <w:tc>
          <w:tcPr>
            <w:tcW w:w="1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047B4C" w14:textId="31393CD2" w:rsidR="00B07DC6" w:rsidRPr="00BF2301" w:rsidRDefault="00B07DC6" w:rsidP="00B07DC6">
            <w:pPr>
              <w:spacing w:line="0" w:lineRule="atLeast"/>
              <w:rPr>
                <w:rFonts w:cs="Times New Roman"/>
                <w:color w:val="000000" w:themeColor="text1"/>
              </w:rPr>
            </w:pPr>
            <w:r w:rsidRPr="00BF2301">
              <w:rPr>
                <w:rFonts w:cs="Times New Roman"/>
                <w:color w:val="000000" w:themeColor="text1"/>
              </w:rPr>
              <w:t>Minnesota </w:t>
            </w:r>
          </w:p>
        </w:tc>
        <w:tc>
          <w:tcPr>
            <w:tcW w:w="1751" w:type="dxa"/>
            <w:tcBorders>
              <w:top w:val="single" w:sz="4" w:space="0" w:color="000000"/>
              <w:left w:val="single" w:sz="4" w:space="0" w:color="000000"/>
              <w:bottom w:val="single" w:sz="4" w:space="0" w:color="000000"/>
              <w:right w:val="single" w:sz="4" w:space="0" w:color="000000"/>
            </w:tcBorders>
          </w:tcPr>
          <w:p w14:paraId="506F57B8" w14:textId="199FF0ED" w:rsidR="00B07DC6" w:rsidRPr="00BF2301" w:rsidRDefault="00B07DC6" w:rsidP="00B07DC6">
            <w:pPr>
              <w:spacing w:line="0" w:lineRule="atLeast"/>
              <w:rPr>
                <w:rFonts w:cs="Times New Roman"/>
                <w:color w:val="000000" w:themeColor="text1"/>
              </w:rPr>
            </w:pPr>
            <w:r w:rsidRPr="00BF2301">
              <w:rPr>
                <w:rFonts w:cs="Times New Roman"/>
                <w:color w:val="000000" w:themeColor="text1"/>
              </w:rPr>
              <w:t>2.49</w:t>
            </w:r>
          </w:p>
        </w:tc>
        <w:tc>
          <w:tcPr>
            <w:tcW w:w="2070" w:type="dxa"/>
            <w:tcBorders>
              <w:top w:val="single" w:sz="4" w:space="0" w:color="000000"/>
              <w:left w:val="single" w:sz="4" w:space="0" w:color="000000"/>
              <w:bottom w:val="single" w:sz="4" w:space="0" w:color="000000"/>
              <w:right w:val="single" w:sz="4" w:space="0" w:color="000000"/>
            </w:tcBorders>
          </w:tcPr>
          <w:p w14:paraId="38621E5B" w14:textId="4BC8D42C" w:rsidR="00B07DC6" w:rsidRPr="00475AD0" w:rsidRDefault="00B07DC6" w:rsidP="00B07DC6">
            <w:pPr>
              <w:spacing w:line="0" w:lineRule="atLeast"/>
              <w:rPr>
                <w:rFonts w:cs="Times New Roman"/>
                <w:color w:val="FF0000"/>
              </w:rPr>
            </w:pPr>
            <w:r w:rsidRPr="00976EBF">
              <w:rPr>
                <w:rFonts w:cs="Times New Roman"/>
                <w:color w:val="000000" w:themeColor="text1"/>
              </w:rPr>
              <w:t>29,176</w:t>
            </w:r>
          </w:p>
        </w:tc>
        <w:tc>
          <w:tcPr>
            <w:tcW w:w="20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FAF2AB" w14:textId="0E34781A" w:rsidR="00B07DC6" w:rsidRPr="00930FAC" w:rsidRDefault="00B07DC6" w:rsidP="00B07DC6">
            <w:pPr>
              <w:spacing w:line="0" w:lineRule="atLeast"/>
              <w:rPr>
                <w:rFonts w:cs="Times New Roman"/>
                <w:color w:val="000000" w:themeColor="text1"/>
              </w:rPr>
            </w:pPr>
            <w:r w:rsidRPr="00930FAC">
              <w:rPr>
                <w:rFonts w:cs="Times New Roman"/>
                <w:color w:val="000000" w:themeColor="text1"/>
              </w:rPr>
              <w:t>11,694</w:t>
            </w:r>
          </w:p>
        </w:tc>
      </w:tr>
      <w:tr w:rsidR="00BF2301" w:rsidRPr="00843F55" w14:paraId="29574A36" w14:textId="77777777" w:rsidTr="001C6085">
        <w:tc>
          <w:tcPr>
            <w:tcW w:w="13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7DAA4" w14:textId="5E8D4979" w:rsidR="00BF2301" w:rsidRPr="00BF2301" w:rsidRDefault="00BF2301" w:rsidP="00BF2301">
            <w:pPr>
              <w:spacing w:line="0" w:lineRule="atLeast"/>
              <w:rPr>
                <w:rFonts w:cs="Times New Roman"/>
                <w:color w:val="000000" w:themeColor="text1"/>
              </w:rPr>
            </w:pPr>
            <w:r w:rsidRPr="00BF2301">
              <w:rPr>
                <w:rFonts w:cs="Times New Roman"/>
                <w:color w:val="000000" w:themeColor="text1"/>
              </w:rPr>
              <w:t>26</w:t>
            </w:r>
          </w:p>
        </w:tc>
        <w:tc>
          <w:tcPr>
            <w:tcW w:w="1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8BC661" w14:textId="169EB9EC" w:rsidR="00BF2301" w:rsidRPr="00BF2301" w:rsidRDefault="00BF2301" w:rsidP="00BF2301">
            <w:pPr>
              <w:spacing w:line="0" w:lineRule="atLeast"/>
              <w:rPr>
                <w:rFonts w:cs="Times New Roman"/>
                <w:color w:val="000000" w:themeColor="text1"/>
              </w:rPr>
            </w:pPr>
            <w:r w:rsidRPr="00BF2301">
              <w:rPr>
                <w:rFonts w:cs="Times New Roman"/>
                <w:color w:val="000000" w:themeColor="text1"/>
              </w:rPr>
              <w:t>Oklahoma </w:t>
            </w:r>
          </w:p>
        </w:tc>
        <w:tc>
          <w:tcPr>
            <w:tcW w:w="1751" w:type="dxa"/>
            <w:tcBorders>
              <w:top w:val="single" w:sz="4" w:space="0" w:color="000000"/>
              <w:left w:val="single" w:sz="4" w:space="0" w:color="000000"/>
              <w:bottom w:val="single" w:sz="4" w:space="0" w:color="000000"/>
              <w:right w:val="single" w:sz="4" w:space="0" w:color="000000"/>
            </w:tcBorders>
          </w:tcPr>
          <w:p w14:paraId="4E465A5E" w14:textId="624F6321" w:rsidR="00BF2301" w:rsidRPr="00BF2301" w:rsidRDefault="00BF2301" w:rsidP="00BF2301">
            <w:pPr>
              <w:spacing w:line="0" w:lineRule="atLeast"/>
              <w:rPr>
                <w:rFonts w:cs="Times New Roman"/>
                <w:color w:val="000000" w:themeColor="text1"/>
              </w:rPr>
            </w:pPr>
            <w:r w:rsidRPr="00BF2301">
              <w:rPr>
                <w:rFonts w:cs="Times New Roman"/>
                <w:color w:val="000000" w:themeColor="text1"/>
              </w:rPr>
              <w:t>2.48</w:t>
            </w:r>
          </w:p>
        </w:tc>
        <w:tc>
          <w:tcPr>
            <w:tcW w:w="2070" w:type="dxa"/>
            <w:tcBorders>
              <w:top w:val="single" w:sz="4" w:space="0" w:color="000000"/>
              <w:left w:val="single" w:sz="4" w:space="0" w:color="000000"/>
              <w:bottom w:val="single" w:sz="4" w:space="0" w:color="000000"/>
              <w:right w:val="single" w:sz="4" w:space="0" w:color="000000"/>
            </w:tcBorders>
          </w:tcPr>
          <w:p w14:paraId="7C05ADE6" w14:textId="1A9AE55F" w:rsidR="00BF2301" w:rsidRPr="00976EBF" w:rsidRDefault="00BF2301" w:rsidP="00BF2301">
            <w:pPr>
              <w:spacing w:line="0" w:lineRule="atLeast"/>
              <w:rPr>
                <w:rFonts w:cs="Times New Roman"/>
                <w:color w:val="000000" w:themeColor="text1"/>
              </w:rPr>
            </w:pPr>
            <w:r w:rsidRPr="00976EBF">
              <w:rPr>
                <w:rFonts w:cs="Times New Roman"/>
                <w:color w:val="000000" w:themeColor="text1"/>
              </w:rPr>
              <w:t>30,407</w:t>
            </w:r>
          </w:p>
        </w:tc>
        <w:tc>
          <w:tcPr>
            <w:tcW w:w="20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ED4406" w14:textId="435E3512" w:rsidR="00BF2301" w:rsidRPr="00930FAC" w:rsidRDefault="00BF2301" w:rsidP="00BF2301">
            <w:pPr>
              <w:spacing w:line="0" w:lineRule="atLeast"/>
              <w:rPr>
                <w:rFonts w:cs="Times New Roman"/>
                <w:color w:val="000000" w:themeColor="text1"/>
              </w:rPr>
            </w:pPr>
            <w:r w:rsidRPr="00930FAC">
              <w:rPr>
                <w:rFonts w:cs="Times New Roman"/>
                <w:color w:val="000000" w:themeColor="text1"/>
              </w:rPr>
              <w:t>12,252</w:t>
            </w:r>
          </w:p>
        </w:tc>
      </w:tr>
      <w:tr w:rsidR="00BF2301" w:rsidRPr="00843F55" w14:paraId="7F2A4E6C" w14:textId="77777777" w:rsidTr="001C6085">
        <w:tc>
          <w:tcPr>
            <w:tcW w:w="13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7F686F" w14:textId="125F39D4" w:rsidR="00BF2301" w:rsidRPr="00BF2301" w:rsidRDefault="00BF2301" w:rsidP="00BF2301">
            <w:pPr>
              <w:spacing w:line="0" w:lineRule="atLeast"/>
              <w:rPr>
                <w:rFonts w:cs="Times New Roman"/>
                <w:color w:val="000000" w:themeColor="text1"/>
              </w:rPr>
            </w:pPr>
            <w:r w:rsidRPr="00BF2301">
              <w:rPr>
                <w:rFonts w:cs="Times New Roman"/>
                <w:color w:val="000000" w:themeColor="text1"/>
              </w:rPr>
              <w:t>27</w:t>
            </w:r>
          </w:p>
        </w:tc>
        <w:tc>
          <w:tcPr>
            <w:tcW w:w="1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D61627" w14:textId="77048429" w:rsidR="00BF2301" w:rsidRPr="00BF2301" w:rsidRDefault="00BF2301" w:rsidP="00BF2301">
            <w:pPr>
              <w:spacing w:line="0" w:lineRule="atLeast"/>
              <w:rPr>
                <w:rFonts w:cs="Times New Roman"/>
                <w:color w:val="000000" w:themeColor="text1"/>
              </w:rPr>
            </w:pPr>
            <w:r w:rsidRPr="00BF2301">
              <w:rPr>
                <w:rFonts w:cs="Times New Roman"/>
                <w:color w:val="000000" w:themeColor="text1"/>
              </w:rPr>
              <w:t>Idaho</w:t>
            </w:r>
          </w:p>
        </w:tc>
        <w:tc>
          <w:tcPr>
            <w:tcW w:w="1751" w:type="dxa"/>
            <w:tcBorders>
              <w:top w:val="single" w:sz="4" w:space="0" w:color="000000"/>
              <w:left w:val="single" w:sz="4" w:space="0" w:color="000000"/>
              <w:bottom w:val="single" w:sz="4" w:space="0" w:color="000000"/>
              <w:right w:val="single" w:sz="4" w:space="0" w:color="000000"/>
            </w:tcBorders>
          </w:tcPr>
          <w:p w14:paraId="3E33C2D9" w14:textId="38911738" w:rsidR="00BF2301" w:rsidRPr="00BF2301" w:rsidRDefault="00BF2301" w:rsidP="00BF2301">
            <w:pPr>
              <w:spacing w:line="0" w:lineRule="atLeast"/>
              <w:rPr>
                <w:rFonts w:cs="Times New Roman"/>
                <w:color w:val="000000" w:themeColor="text1"/>
              </w:rPr>
            </w:pPr>
            <w:r w:rsidRPr="00BF2301">
              <w:rPr>
                <w:rFonts w:cs="Times New Roman"/>
                <w:color w:val="000000" w:themeColor="text1"/>
              </w:rPr>
              <w:t>2.47</w:t>
            </w:r>
          </w:p>
        </w:tc>
        <w:tc>
          <w:tcPr>
            <w:tcW w:w="2070" w:type="dxa"/>
            <w:tcBorders>
              <w:top w:val="single" w:sz="4" w:space="0" w:color="000000"/>
              <w:left w:val="single" w:sz="4" w:space="0" w:color="000000"/>
              <w:bottom w:val="single" w:sz="4" w:space="0" w:color="000000"/>
              <w:right w:val="single" w:sz="4" w:space="0" w:color="000000"/>
            </w:tcBorders>
          </w:tcPr>
          <w:p w14:paraId="7729DCF6" w14:textId="285CABD2" w:rsidR="00BF2301" w:rsidRPr="00475AD0" w:rsidRDefault="00BF2301" w:rsidP="00BF2301">
            <w:pPr>
              <w:spacing w:line="0" w:lineRule="atLeast"/>
              <w:rPr>
                <w:rFonts w:cs="Times New Roman"/>
                <w:color w:val="FF0000"/>
              </w:rPr>
            </w:pPr>
            <w:r w:rsidRPr="00976EBF">
              <w:rPr>
                <w:rFonts w:cs="Times New Roman"/>
                <w:color w:val="000000" w:themeColor="text1"/>
              </w:rPr>
              <w:t>12,272</w:t>
            </w:r>
          </w:p>
        </w:tc>
        <w:tc>
          <w:tcPr>
            <w:tcW w:w="20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1CE057" w14:textId="0BA3B712" w:rsidR="00BF2301" w:rsidRPr="00930FAC" w:rsidRDefault="00BF2301" w:rsidP="00BF2301">
            <w:pPr>
              <w:spacing w:line="0" w:lineRule="atLeast"/>
              <w:rPr>
                <w:rFonts w:cs="Times New Roman"/>
                <w:color w:val="000000" w:themeColor="text1"/>
              </w:rPr>
            </w:pPr>
            <w:r w:rsidRPr="00930FAC">
              <w:rPr>
                <w:rFonts w:cs="Times New Roman"/>
                <w:color w:val="000000" w:themeColor="text1"/>
              </w:rPr>
              <w:t>4,968</w:t>
            </w:r>
          </w:p>
        </w:tc>
      </w:tr>
      <w:tr w:rsidR="00BF2301" w:rsidRPr="00843F55" w14:paraId="2D832975" w14:textId="77777777" w:rsidTr="001C6085">
        <w:tc>
          <w:tcPr>
            <w:tcW w:w="13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5AC93B" w14:textId="4B8FE9BD" w:rsidR="00BF2301" w:rsidRPr="00BF2301" w:rsidRDefault="00BF2301" w:rsidP="00BF2301">
            <w:pPr>
              <w:spacing w:line="0" w:lineRule="atLeast"/>
              <w:rPr>
                <w:rFonts w:cs="Times New Roman"/>
                <w:color w:val="000000" w:themeColor="text1"/>
              </w:rPr>
            </w:pPr>
            <w:r w:rsidRPr="00BF2301">
              <w:rPr>
                <w:rFonts w:cs="Times New Roman"/>
                <w:color w:val="000000" w:themeColor="text1"/>
              </w:rPr>
              <w:t>28</w:t>
            </w:r>
          </w:p>
        </w:tc>
        <w:tc>
          <w:tcPr>
            <w:tcW w:w="1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E69108" w14:textId="4328B37F" w:rsidR="00BF2301" w:rsidRPr="00BF2301" w:rsidRDefault="00BF2301" w:rsidP="00BF2301">
            <w:pPr>
              <w:spacing w:line="0" w:lineRule="atLeast"/>
              <w:rPr>
                <w:rFonts w:cs="Times New Roman"/>
                <w:color w:val="000000" w:themeColor="text1"/>
              </w:rPr>
            </w:pPr>
            <w:r w:rsidRPr="00BF2301">
              <w:rPr>
                <w:rFonts w:cs="Times New Roman"/>
                <w:color w:val="000000" w:themeColor="text1"/>
              </w:rPr>
              <w:t>New Mexico </w:t>
            </w:r>
          </w:p>
        </w:tc>
        <w:tc>
          <w:tcPr>
            <w:tcW w:w="1751" w:type="dxa"/>
            <w:tcBorders>
              <w:top w:val="single" w:sz="4" w:space="0" w:color="000000"/>
              <w:left w:val="single" w:sz="4" w:space="0" w:color="000000"/>
              <w:bottom w:val="single" w:sz="4" w:space="0" w:color="000000"/>
              <w:right w:val="single" w:sz="4" w:space="0" w:color="000000"/>
            </w:tcBorders>
          </w:tcPr>
          <w:p w14:paraId="7005C9FB" w14:textId="6ED1172A" w:rsidR="00BF2301" w:rsidRPr="00BF2301" w:rsidRDefault="00BF2301" w:rsidP="00BF2301">
            <w:pPr>
              <w:spacing w:line="0" w:lineRule="atLeast"/>
              <w:rPr>
                <w:rFonts w:cs="Times New Roman"/>
                <w:color w:val="000000" w:themeColor="text1"/>
              </w:rPr>
            </w:pPr>
            <w:r w:rsidRPr="00BF2301">
              <w:rPr>
                <w:rFonts w:cs="Times New Roman"/>
                <w:color w:val="000000" w:themeColor="text1"/>
              </w:rPr>
              <w:t>2.47</w:t>
            </w:r>
          </w:p>
        </w:tc>
        <w:tc>
          <w:tcPr>
            <w:tcW w:w="2070" w:type="dxa"/>
            <w:tcBorders>
              <w:top w:val="single" w:sz="4" w:space="0" w:color="000000"/>
              <w:left w:val="single" w:sz="4" w:space="0" w:color="000000"/>
              <w:bottom w:val="single" w:sz="4" w:space="0" w:color="000000"/>
              <w:right w:val="single" w:sz="4" w:space="0" w:color="000000"/>
            </w:tcBorders>
          </w:tcPr>
          <w:p w14:paraId="17F23D7D" w14:textId="1432A0FC" w:rsidR="00BF2301" w:rsidRPr="00475AD0" w:rsidRDefault="00BF2301" w:rsidP="00BF2301">
            <w:pPr>
              <w:spacing w:line="0" w:lineRule="atLeast"/>
              <w:rPr>
                <w:rFonts w:cs="Times New Roman"/>
                <w:color w:val="FF0000"/>
              </w:rPr>
            </w:pPr>
            <w:r w:rsidRPr="00976EBF">
              <w:rPr>
                <w:rFonts w:cs="Times New Roman"/>
                <w:color w:val="000000" w:themeColor="text1"/>
              </w:rPr>
              <w:t>29,430</w:t>
            </w:r>
          </w:p>
        </w:tc>
        <w:tc>
          <w:tcPr>
            <w:tcW w:w="20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56CD61" w14:textId="49070DA8" w:rsidR="00BF2301" w:rsidRPr="00930FAC" w:rsidRDefault="00BF2301" w:rsidP="00BF2301">
            <w:pPr>
              <w:spacing w:line="0" w:lineRule="atLeast"/>
              <w:rPr>
                <w:rFonts w:cs="Times New Roman"/>
                <w:color w:val="000000" w:themeColor="text1"/>
              </w:rPr>
            </w:pPr>
            <w:r w:rsidRPr="00930FAC">
              <w:rPr>
                <w:rFonts w:cs="Times New Roman"/>
                <w:color w:val="000000" w:themeColor="text1"/>
              </w:rPr>
              <w:t>11,921</w:t>
            </w:r>
          </w:p>
        </w:tc>
      </w:tr>
      <w:tr w:rsidR="00BF2301" w:rsidRPr="00843F55" w14:paraId="08166372" w14:textId="77777777" w:rsidTr="001C6085">
        <w:tc>
          <w:tcPr>
            <w:tcW w:w="13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54E9DA" w14:textId="1FD32C37" w:rsidR="00BF2301" w:rsidRPr="00BF2301" w:rsidRDefault="00BF2301" w:rsidP="00BF2301">
            <w:pPr>
              <w:spacing w:line="0" w:lineRule="atLeast"/>
              <w:rPr>
                <w:rFonts w:cs="Times New Roman"/>
                <w:color w:val="000000" w:themeColor="text1"/>
              </w:rPr>
            </w:pPr>
            <w:r w:rsidRPr="00BF2301">
              <w:rPr>
                <w:rFonts w:cs="Times New Roman"/>
                <w:color w:val="000000" w:themeColor="text1"/>
              </w:rPr>
              <w:t>29</w:t>
            </w:r>
          </w:p>
        </w:tc>
        <w:tc>
          <w:tcPr>
            <w:tcW w:w="1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9C26AA" w14:textId="77777777" w:rsidR="00BF2301" w:rsidRPr="00BF2301" w:rsidRDefault="00BF2301" w:rsidP="00BF2301">
            <w:pPr>
              <w:spacing w:line="0" w:lineRule="atLeast"/>
              <w:rPr>
                <w:rFonts w:cs="Times New Roman"/>
                <w:color w:val="000000" w:themeColor="text1"/>
              </w:rPr>
            </w:pPr>
            <w:r w:rsidRPr="00BF2301">
              <w:rPr>
                <w:rFonts w:cs="Times New Roman"/>
                <w:color w:val="000000" w:themeColor="text1"/>
              </w:rPr>
              <w:t xml:space="preserve">Texas </w:t>
            </w:r>
          </w:p>
        </w:tc>
        <w:tc>
          <w:tcPr>
            <w:tcW w:w="1751" w:type="dxa"/>
            <w:tcBorders>
              <w:top w:val="single" w:sz="4" w:space="0" w:color="000000"/>
              <w:left w:val="single" w:sz="4" w:space="0" w:color="000000"/>
              <w:bottom w:val="single" w:sz="4" w:space="0" w:color="000000"/>
              <w:right w:val="single" w:sz="4" w:space="0" w:color="000000"/>
            </w:tcBorders>
          </w:tcPr>
          <w:p w14:paraId="2FA15E7D" w14:textId="45F47F24" w:rsidR="00BF2301" w:rsidRPr="00BF2301" w:rsidRDefault="00BF2301" w:rsidP="00BF2301">
            <w:pPr>
              <w:spacing w:line="0" w:lineRule="atLeast"/>
              <w:rPr>
                <w:rFonts w:cs="Times New Roman"/>
                <w:color w:val="000000" w:themeColor="text1"/>
              </w:rPr>
            </w:pPr>
            <w:r w:rsidRPr="00BF2301">
              <w:rPr>
                <w:rFonts w:cs="Times New Roman"/>
                <w:color w:val="000000" w:themeColor="text1"/>
              </w:rPr>
              <w:t>2.46</w:t>
            </w:r>
          </w:p>
        </w:tc>
        <w:tc>
          <w:tcPr>
            <w:tcW w:w="2070" w:type="dxa"/>
            <w:tcBorders>
              <w:top w:val="single" w:sz="4" w:space="0" w:color="000000"/>
              <w:left w:val="single" w:sz="4" w:space="0" w:color="000000"/>
              <w:bottom w:val="single" w:sz="4" w:space="0" w:color="000000"/>
              <w:right w:val="single" w:sz="4" w:space="0" w:color="000000"/>
            </w:tcBorders>
          </w:tcPr>
          <w:p w14:paraId="464B5B18" w14:textId="77EC9FA7" w:rsidR="00BF2301" w:rsidRPr="00976EBF" w:rsidRDefault="00BF2301" w:rsidP="00BF2301">
            <w:pPr>
              <w:spacing w:line="0" w:lineRule="atLeast"/>
              <w:rPr>
                <w:rFonts w:cs="Times New Roman"/>
                <w:color w:val="FF0000"/>
              </w:rPr>
            </w:pPr>
            <w:r w:rsidRPr="00976EBF">
              <w:rPr>
                <w:rFonts w:cs="Times New Roman"/>
                <w:color w:val="000000" w:themeColor="text1"/>
              </w:rPr>
              <w:t>198,465</w:t>
            </w:r>
          </w:p>
        </w:tc>
        <w:tc>
          <w:tcPr>
            <w:tcW w:w="20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8412C3" w14:textId="353B1444" w:rsidR="00BF2301" w:rsidRPr="00930FAC" w:rsidRDefault="00BF2301" w:rsidP="00BF2301">
            <w:pPr>
              <w:spacing w:line="0" w:lineRule="atLeast"/>
              <w:rPr>
                <w:rFonts w:cs="Times New Roman"/>
                <w:color w:val="000000" w:themeColor="text1"/>
              </w:rPr>
            </w:pPr>
            <w:r w:rsidRPr="00930FAC">
              <w:rPr>
                <w:rFonts w:cs="Times New Roman"/>
                <w:color w:val="000000" w:themeColor="text1"/>
              </w:rPr>
              <w:t>80,720</w:t>
            </w:r>
          </w:p>
        </w:tc>
      </w:tr>
      <w:tr w:rsidR="00BF2301" w:rsidRPr="00843F55" w14:paraId="55927676" w14:textId="77777777" w:rsidTr="001C6085">
        <w:tc>
          <w:tcPr>
            <w:tcW w:w="13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8A2B92" w14:textId="46DD66C3" w:rsidR="00BF2301" w:rsidRPr="00BF2301" w:rsidRDefault="00BF2301" w:rsidP="00BF2301">
            <w:pPr>
              <w:spacing w:line="0" w:lineRule="atLeast"/>
              <w:rPr>
                <w:rFonts w:cs="Times New Roman"/>
                <w:color w:val="000000" w:themeColor="text1"/>
              </w:rPr>
            </w:pPr>
            <w:r w:rsidRPr="00BF2301">
              <w:rPr>
                <w:rFonts w:cs="Times New Roman"/>
                <w:color w:val="000000" w:themeColor="text1"/>
              </w:rPr>
              <w:t>30</w:t>
            </w:r>
          </w:p>
        </w:tc>
        <w:tc>
          <w:tcPr>
            <w:tcW w:w="1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B647D2" w14:textId="05E25983" w:rsidR="00BF2301" w:rsidRPr="00BF2301" w:rsidRDefault="00BF2301" w:rsidP="00BF2301">
            <w:pPr>
              <w:spacing w:line="0" w:lineRule="atLeast"/>
              <w:rPr>
                <w:rFonts w:cs="Times New Roman"/>
                <w:color w:val="000000" w:themeColor="text1"/>
              </w:rPr>
            </w:pPr>
            <w:r w:rsidRPr="00BF2301">
              <w:rPr>
                <w:rFonts w:cs="Times New Roman"/>
                <w:color w:val="000000" w:themeColor="text1"/>
              </w:rPr>
              <w:t>Oregon </w:t>
            </w:r>
          </w:p>
        </w:tc>
        <w:tc>
          <w:tcPr>
            <w:tcW w:w="1751" w:type="dxa"/>
            <w:tcBorders>
              <w:top w:val="single" w:sz="4" w:space="0" w:color="000000"/>
              <w:left w:val="single" w:sz="4" w:space="0" w:color="000000"/>
              <w:bottom w:val="single" w:sz="4" w:space="0" w:color="000000"/>
              <w:right w:val="single" w:sz="4" w:space="0" w:color="000000"/>
            </w:tcBorders>
          </w:tcPr>
          <w:p w14:paraId="4EDD8266" w14:textId="553847C2" w:rsidR="00BF2301" w:rsidRPr="00BF2301" w:rsidRDefault="00BF2301" w:rsidP="00BF2301">
            <w:pPr>
              <w:spacing w:line="0" w:lineRule="atLeast"/>
              <w:rPr>
                <w:rFonts w:cs="Times New Roman"/>
                <w:color w:val="000000" w:themeColor="text1"/>
              </w:rPr>
            </w:pPr>
            <w:r w:rsidRPr="00BF2301">
              <w:rPr>
                <w:rFonts w:cs="Times New Roman"/>
                <w:color w:val="000000" w:themeColor="text1"/>
              </w:rPr>
              <w:t>2.43</w:t>
            </w:r>
          </w:p>
        </w:tc>
        <w:tc>
          <w:tcPr>
            <w:tcW w:w="2070" w:type="dxa"/>
            <w:tcBorders>
              <w:top w:val="single" w:sz="4" w:space="0" w:color="000000"/>
              <w:left w:val="single" w:sz="4" w:space="0" w:color="000000"/>
              <w:bottom w:val="single" w:sz="4" w:space="0" w:color="000000"/>
              <w:right w:val="single" w:sz="4" w:space="0" w:color="000000"/>
            </w:tcBorders>
          </w:tcPr>
          <w:p w14:paraId="1ADF6B6C" w14:textId="1129DEFF" w:rsidR="00BF2301" w:rsidRPr="00475AD0" w:rsidRDefault="00BF2301" w:rsidP="00BF2301">
            <w:pPr>
              <w:spacing w:line="0" w:lineRule="atLeast"/>
              <w:rPr>
                <w:rFonts w:cs="Times New Roman"/>
                <w:color w:val="FF0000"/>
              </w:rPr>
            </w:pPr>
            <w:r w:rsidRPr="00976EBF">
              <w:rPr>
                <w:rFonts w:cs="Times New Roman"/>
                <w:color w:val="000000" w:themeColor="text1"/>
              </w:rPr>
              <w:t>18,460</w:t>
            </w:r>
          </w:p>
        </w:tc>
        <w:tc>
          <w:tcPr>
            <w:tcW w:w="20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EE1D94" w14:textId="74491EBF" w:rsidR="00BF2301" w:rsidRPr="00930FAC" w:rsidRDefault="00BF2301" w:rsidP="00BF2301">
            <w:pPr>
              <w:spacing w:line="0" w:lineRule="atLeast"/>
              <w:rPr>
                <w:rFonts w:cs="Times New Roman"/>
                <w:color w:val="000000" w:themeColor="text1"/>
              </w:rPr>
            </w:pPr>
            <w:r w:rsidRPr="00930FAC">
              <w:rPr>
                <w:rFonts w:cs="Times New Roman"/>
                <w:color w:val="000000" w:themeColor="text1"/>
              </w:rPr>
              <w:t>7,603</w:t>
            </w:r>
          </w:p>
        </w:tc>
      </w:tr>
      <w:tr w:rsidR="00BF2301" w:rsidRPr="00843F55" w14:paraId="6556C6A0" w14:textId="77777777" w:rsidTr="001C6085">
        <w:tc>
          <w:tcPr>
            <w:tcW w:w="13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882740" w14:textId="53521F11" w:rsidR="00BF2301" w:rsidRPr="00BF2301" w:rsidRDefault="00BF2301" w:rsidP="00BF2301">
            <w:pPr>
              <w:spacing w:line="0" w:lineRule="atLeast"/>
              <w:rPr>
                <w:rFonts w:cs="Times New Roman"/>
                <w:color w:val="000000" w:themeColor="text1"/>
              </w:rPr>
            </w:pPr>
            <w:r w:rsidRPr="00BF2301">
              <w:rPr>
                <w:rFonts w:cs="Times New Roman"/>
                <w:color w:val="000000" w:themeColor="text1"/>
              </w:rPr>
              <w:t>31</w:t>
            </w:r>
          </w:p>
        </w:tc>
        <w:tc>
          <w:tcPr>
            <w:tcW w:w="1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56B005" w14:textId="5D26F44C" w:rsidR="00BF2301" w:rsidRPr="00BF2301" w:rsidRDefault="00BF2301" w:rsidP="00BF2301">
            <w:pPr>
              <w:spacing w:line="0" w:lineRule="atLeast"/>
              <w:rPr>
                <w:rFonts w:cs="Times New Roman"/>
                <w:color w:val="000000" w:themeColor="text1"/>
              </w:rPr>
            </w:pPr>
            <w:r w:rsidRPr="00BF2301">
              <w:rPr>
                <w:rFonts w:cs="Times New Roman"/>
                <w:color w:val="000000" w:themeColor="text1"/>
              </w:rPr>
              <w:t>Louisiana </w:t>
            </w:r>
          </w:p>
        </w:tc>
        <w:tc>
          <w:tcPr>
            <w:tcW w:w="1751" w:type="dxa"/>
            <w:tcBorders>
              <w:top w:val="single" w:sz="4" w:space="0" w:color="000000"/>
              <w:left w:val="single" w:sz="4" w:space="0" w:color="000000"/>
              <w:bottom w:val="single" w:sz="4" w:space="0" w:color="000000"/>
              <w:right w:val="single" w:sz="4" w:space="0" w:color="000000"/>
            </w:tcBorders>
          </w:tcPr>
          <w:p w14:paraId="34AB8DA1" w14:textId="0121972D" w:rsidR="00BF2301" w:rsidRPr="00BF2301" w:rsidRDefault="00BF2301" w:rsidP="00BF2301">
            <w:pPr>
              <w:spacing w:line="0" w:lineRule="atLeast"/>
              <w:rPr>
                <w:rFonts w:cs="Times New Roman"/>
                <w:color w:val="000000" w:themeColor="text1"/>
              </w:rPr>
            </w:pPr>
            <w:r w:rsidRPr="00BF2301">
              <w:rPr>
                <w:rFonts w:cs="Times New Roman"/>
                <w:color w:val="000000" w:themeColor="text1"/>
              </w:rPr>
              <w:t>2.35</w:t>
            </w:r>
          </w:p>
        </w:tc>
        <w:tc>
          <w:tcPr>
            <w:tcW w:w="2070" w:type="dxa"/>
            <w:tcBorders>
              <w:top w:val="single" w:sz="4" w:space="0" w:color="000000"/>
              <w:left w:val="single" w:sz="4" w:space="0" w:color="000000"/>
              <w:bottom w:val="single" w:sz="4" w:space="0" w:color="000000"/>
              <w:right w:val="single" w:sz="4" w:space="0" w:color="000000"/>
            </w:tcBorders>
          </w:tcPr>
          <w:p w14:paraId="34651CDA" w14:textId="7DC229CD" w:rsidR="00BF2301" w:rsidRPr="00976EBF" w:rsidRDefault="00BF2301" w:rsidP="00BF2301">
            <w:pPr>
              <w:spacing w:line="0" w:lineRule="atLeast"/>
              <w:rPr>
                <w:rFonts w:cs="Times New Roman"/>
                <w:color w:val="000000" w:themeColor="text1"/>
              </w:rPr>
            </w:pPr>
            <w:r w:rsidRPr="002E63F8">
              <w:rPr>
                <w:rFonts w:cs="Times New Roman"/>
                <w:color w:val="000000" w:themeColor="text1"/>
              </w:rPr>
              <w:t>40,154</w:t>
            </w:r>
          </w:p>
        </w:tc>
        <w:tc>
          <w:tcPr>
            <w:tcW w:w="20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1095FD" w14:textId="1CCA889F" w:rsidR="00BF2301" w:rsidRPr="00930FAC" w:rsidRDefault="00BF2301" w:rsidP="00BF2301">
            <w:pPr>
              <w:spacing w:line="0" w:lineRule="atLeast"/>
              <w:rPr>
                <w:rFonts w:cs="Times New Roman"/>
                <w:color w:val="000000" w:themeColor="text1"/>
              </w:rPr>
            </w:pPr>
            <w:r w:rsidRPr="00930FAC">
              <w:rPr>
                <w:rFonts w:cs="Times New Roman"/>
                <w:color w:val="000000" w:themeColor="text1"/>
              </w:rPr>
              <w:t>17,104</w:t>
            </w:r>
          </w:p>
        </w:tc>
      </w:tr>
      <w:tr w:rsidR="00BF2301" w:rsidRPr="00843F55" w14:paraId="2ADB75E3" w14:textId="77777777" w:rsidTr="001C6085">
        <w:tc>
          <w:tcPr>
            <w:tcW w:w="13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88DB6E" w14:textId="68C771DC" w:rsidR="00BF2301" w:rsidRPr="00BF2301" w:rsidRDefault="00BF2301" w:rsidP="00BF2301">
            <w:pPr>
              <w:spacing w:line="0" w:lineRule="atLeast"/>
              <w:rPr>
                <w:rFonts w:cs="Times New Roman"/>
                <w:color w:val="000000" w:themeColor="text1"/>
              </w:rPr>
            </w:pPr>
            <w:r w:rsidRPr="00BF2301">
              <w:rPr>
                <w:rFonts w:cs="Times New Roman"/>
                <w:color w:val="000000" w:themeColor="text1"/>
              </w:rPr>
              <w:t>32</w:t>
            </w:r>
          </w:p>
        </w:tc>
        <w:tc>
          <w:tcPr>
            <w:tcW w:w="1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56ABED" w14:textId="2E8AFD2E" w:rsidR="00BF2301" w:rsidRPr="00BF2301" w:rsidRDefault="00BF2301" w:rsidP="00BF2301">
            <w:pPr>
              <w:spacing w:line="0" w:lineRule="atLeast"/>
              <w:rPr>
                <w:rFonts w:cs="Times New Roman"/>
                <w:color w:val="000000" w:themeColor="text1"/>
              </w:rPr>
            </w:pPr>
            <w:r w:rsidRPr="00BF2301">
              <w:rPr>
                <w:rFonts w:cs="Times New Roman"/>
                <w:color w:val="000000" w:themeColor="text1"/>
              </w:rPr>
              <w:t>Wyoming </w:t>
            </w:r>
          </w:p>
        </w:tc>
        <w:tc>
          <w:tcPr>
            <w:tcW w:w="1751" w:type="dxa"/>
            <w:tcBorders>
              <w:top w:val="single" w:sz="4" w:space="0" w:color="000000"/>
              <w:left w:val="single" w:sz="4" w:space="0" w:color="000000"/>
              <w:bottom w:val="single" w:sz="4" w:space="0" w:color="000000"/>
              <w:right w:val="single" w:sz="4" w:space="0" w:color="000000"/>
            </w:tcBorders>
          </w:tcPr>
          <w:p w14:paraId="128F836E" w14:textId="6B25B4D7" w:rsidR="00BF2301" w:rsidRPr="00BF2301" w:rsidRDefault="00BF2301" w:rsidP="00BF2301">
            <w:pPr>
              <w:spacing w:line="0" w:lineRule="atLeast"/>
              <w:rPr>
                <w:rFonts w:cs="Times New Roman"/>
                <w:color w:val="000000" w:themeColor="text1"/>
              </w:rPr>
            </w:pPr>
            <w:r w:rsidRPr="00BF2301">
              <w:rPr>
                <w:rFonts w:cs="Times New Roman"/>
                <w:color w:val="000000" w:themeColor="text1"/>
              </w:rPr>
              <w:t>2.34</w:t>
            </w:r>
          </w:p>
        </w:tc>
        <w:tc>
          <w:tcPr>
            <w:tcW w:w="2070" w:type="dxa"/>
            <w:tcBorders>
              <w:top w:val="single" w:sz="4" w:space="0" w:color="000000"/>
              <w:left w:val="single" w:sz="4" w:space="0" w:color="000000"/>
              <w:bottom w:val="single" w:sz="4" w:space="0" w:color="000000"/>
              <w:right w:val="single" w:sz="4" w:space="0" w:color="000000"/>
            </w:tcBorders>
          </w:tcPr>
          <w:p w14:paraId="22A4265D" w14:textId="1846E401" w:rsidR="00BF2301" w:rsidRPr="00475AD0" w:rsidRDefault="00BF2301" w:rsidP="00BF2301">
            <w:pPr>
              <w:spacing w:line="0" w:lineRule="atLeast"/>
              <w:rPr>
                <w:rFonts w:cs="Times New Roman"/>
                <w:color w:val="FF0000"/>
              </w:rPr>
            </w:pPr>
            <w:r w:rsidRPr="00976EBF">
              <w:rPr>
                <w:rFonts w:cs="Times New Roman"/>
                <w:color w:val="000000" w:themeColor="text1"/>
              </w:rPr>
              <w:t>15,792</w:t>
            </w:r>
          </w:p>
        </w:tc>
        <w:tc>
          <w:tcPr>
            <w:tcW w:w="20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0EA04E" w14:textId="719F08C6" w:rsidR="00BF2301" w:rsidRPr="00930FAC" w:rsidRDefault="00BF2301" w:rsidP="00BF2301">
            <w:pPr>
              <w:spacing w:line="0" w:lineRule="atLeast"/>
              <w:rPr>
                <w:rFonts w:cs="Times New Roman"/>
                <w:color w:val="000000" w:themeColor="text1"/>
              </w:rPr>
            </w:pPr>
            <w:r w:rsidRPr="00930FAC">
              <w:rPr>
                <w:rFonts w:cs="Times New Roman"/>
                <w:color w:val="000000" w:themeColor="text1"/>
              </w:rPr>
              <w:t>6,735</w:t>
            </w:r>
          </w:p>
        </w:tc>
      </w:tr>
      <w:tr w:rsidR="00BF2301" w:rsidRPr="00843F55" w14:paraId="3D608BF3" w14:textId="77777777" w:rsidTr="001C6085">
        <w:tc>
          <w:tcPr>
            <w:tcW w:w="13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D1C508" w14:textId="38EE85D1" w:rsidR="00BF2301" w:rsidRPr="00BF2301" w:rsidRDefault="00BF2301" w:rsidP="00BF2301">
            <w:pPr>
              <w:spacing w:line="0" w:lineRule="atLeast"/>
              <w:rPr>
                <w:rFonts w:cs="Times New Roman"/>
                <w:color w:val="000000" w:themeColor="text1"/>
              </w:rPr>
            </w:pPr>
            <w:r w:rsidRPr="00BF2301">
              <w:rPr>
                <w:rFonts w:cs="Times New Roman"/>
                <w:color w:val="000000" w:themeColor="text1"/>
              </w:rPr>
              <w:lastRenderedPageBreak/>
              <w:t>33</w:t>
            </w:r>
          </w:p>
        </w:tc>
        <w:tc>
          <w:tcPr>
            <w:tcW w:w="1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80A7C9" w14:textId="37610055" w:rsidR="00BF2301" w:rsidRPr="00BF2301" w:rsidRDefault="00BF2301" w:rsidP="00BF2301">
            <w:pPr>
              <w:spacing w:line="0" w:lineRule="atLeast"/>
              <w:rPr>
                <w:rFonts w:cs="Times New Roman"/>
                <w:color w:val="000000" w:themeColor="text1"/>
              </w:rPr>
            </w:pPr>
            <w:r w:rsidRPr="00BF2301">
              <w:rPr>
                <w:rFonts w:cs="Times New Roman"/>
                <w:color w:val="000000" w:themeColor="text1"/>
              </w:rPr>
              <w:t>Kansas </w:t>
            </w:r>
          </w:p>
        </w:tc>
        <w:tc>
          <w:tcPr>
            <w:tcW w:w="1751" w:type="dxa"/>
            <w:tcBorders>
              <w:top w:val="single" w:sz="4" w:space="0" w:color="000000"/>
              <w:left w:val="single" w:sz="4" w:space="0" w:color="000000"/>
              <w:bottom w:val="single" w:sz="4" w:space="0" w:color="000000"/>
              <w:right w:val="single" w:sz="4" w:space="0" w:color="000000"/>
            </w:tcBorders>
          </w:tcPr>
          <w:p w14:paraId="0D7B23D6" w14:textId="2097945E" w:rsidR="00BF2301" w:rsidRPr="00BF2301" w:rsidRDefault="00BF2301" w:rsidP="00BF2301">
            <w:pPr>
              <w:spacing w:line="0" w:lineRule="atLeast"/>
              <w:rPr>
                <w:rFonts w:cs="Times New Roman"/>
                <w:color w:val="000000" w:themeColor="text1"/>
              </w:rPr>
            </w:pPr>
            <w:r w:rsidRPr="00BF2301">
              <w:rPr>
                <w:rFonts w:cs="Times New Roman"/>
                <w:color w:val="000000" w:themeColor="text1"/>
              </w:rPr>
              <w:t>2.33</w:t>
            </w:r>
          </w:p>
        </w:tc>
        <w:tc>
          <w:tcPr>
            <w:tcW w:w="2070" w:type="dxa"/>
            <w:tcBorders>
              <w:top w:val="single" w:sz="4" w:space="0" w:color="000000"/>
              <w:left w:val="single" w:sz="4" w:space="0" w:color="000000"/>
              <w:bottom w:val="single" w:sz="4" w:space="0" w:color="000000"/>
              <w:right w:val="single" w:sz="4" w:space="0" w:color="000000"/>
            </w:tcBorders>
          </w:tcPr>
          <w:p w14:paraId="2755ACF3" w14:textId="26FE6043" w:rsidR="00BF2301" w:rsidRPr="00475AD0" w:rsidRDefault="00BF2301" w:rsidP="00BF2301">
            <w:pPr>
              <w:spacing w:line="0" w:lineRule="atLeast"/>
              <w:rPr>
                <w:rFonts w:cs="Times New Roman"/>
                <w:color w:val="FF0000"/>
              </w:rPr>
            </w:pPr>
            <w:r w:rsidRPr="002E63F8">
              <w:rPr>
                <w:rFonts w:cs="Times New Roman"/>
                <w:color w:val="000000" w:themeColor="text1"/>
              </w:rPr>
              <w:t>24,037</w:t>
            </w:r>
          </w:p>
        </w:tc>
        <w:tc>
          <w:tcPr>
            <w:tcW w:w="20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B1A8BA" w14:textId="44CB3E46" w:rsidR="00BF2301" w:rsidRPr="00930FAC" w:rsidRDefault="00BF2301" w:rsidP="00BF2301">
            <w:pPr>
              <w:spacing w:line="0" w:lineRule="atLeast"/>
              <w:rPr>
                <w:rFonts w:cs="Times New Roman"/>
                <w:color w:val="000000" w:themeColor="text1"/>
              </w:rPr>
            </w:pPr>
            <w:r w:rsidRPr="00930FAC">
              <w:rPr>
                <w:rFonts w:cs="Times New Roman"/>
                <w:color w:val="000000" w:themeColor="text1"/>
              </w:rPr>
              <w:t>10,297</w:t>
            </w:r>
          </w:p>
        </w:tc>
      </w:tr>
      <w:tr w:rsidR="00BF2301" w:rsidRPr="00843F55" w14:paraId="54D65819" w14:textId="77777777" w:rsidTr="001C6085">
        <w:tc>
          <w:tcPr>
            <w:tcW w:w="13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2B3054" w14:textId="4ED44DD4" w:rsidR="00BF2301" w:rsidRPr="00BF2301" w:rsidRDefault="00BF2301" w:rsidP="00BF2301">
            <w:pPr>
              <w:spacing w:line="0" w:lineRule="atLeast"/>
              <w:rPr>
                <w:rFonts w:cs="Times New Roman"/>
                <w:color w:val="000000" w:themeColor="text1"/>
              </w:rPr>
            </w:pPr>
            <w:r w:rsidRPr="00BF2301">
              <w:rPr>
                <w:rFonts w:cs="Times New Roman"/>
                <w:color w:val="000000" w:themeColor="text1"/>
              </w:rPr>
              <w:t>34</w:t>
            </w:r>
          </w:p>
        </w:tc>
        <w:tc>
          <w:tcPr>
            <w:tcW w:w="1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E9E6B9" w14:textId="41BA9887" w:rsidR="00BF2301" w:rsidRPr="00BF2301" w:rsidRDefault="00BF2301" w:rsidP="00BF2301">
            <w:pPr>
              <w:spacing w:line="0" w:lineRule="atLeast"/>
              <w:rPr>
                <w:rFonts w:cs="Times New Roman"/>
                <w:color w:val="000000" w:themeColor="text1"/>
              </w:rPr>
            </w:pPr>
            <w:r w:rsidRPr="00BF2301">
              <w:rPr>
                <w:rFonts w:cs="Times New Roman"/>
                <w:color w:val="000000" w:themeColor="text1"/>
              </w:rPr>
              <w:t>North Dakota </w:t>
            </w:r>
          </w:p>
        </w:tc>
        <w:tc>
          <w:tcPr>
            <w:tcW w:w="1751" w:type="dxa"/>
            <w:tcBorders>
              <w:top w:val="single" w:sz="4" w:space="0" w:color="000000"/>
              <w:left w:val="single" w:sz="4" w:space="0" w:color="000000"/>
              <w:bottom w:val="single" w:sz="4" w:space="0" w:color="000000"/>
              <w:right w:val="single" w:sz="4" w:space="0" w:color="000000"/>
            </w:tcBorders>
          </w:tcPr>
          <w:p w14:paraId="73C6106A" w14:textId="5C10A15C" w:rsidR="00BF2301" w:rsidRPr="00BF2301" w:rsidRDefault="00BF2301" w:rsidP="00BF2301">
            <w:pPr>
              <w:spacing w:line="0" w:lineRule="atLeast"/>
              <w:rPr>
                <w:rFonts w:cs="Times New Roman"/>
                <w:color w:val="000000" w:themeColor="text1"/>
              </w:rPr>
            </w:pPr>
            <w:r w:rsidRPr="00BF2301">
              <w:rPr>
                <w:rFonts w:cs="Times New Roman"/>
                <w:color w:val="000000" w:themeColor="text1"/>
              </w:rPr>
              <w:t>2.33</w:t>
            </w:r>
          </w:p>
        </w:tc>
        <w:tc>
          <w:tcPr>
            <w:tcW w:w="2070" w:type="dxa"/>
            <w:tcBorders>
              <w:top w:val="single" w:sz="4" w:space="0" w:color="000000"/>
              <w:left w:val="single" w:sz="4" w:space="0" w:color="000000"/>
              <w:bottom w:val="single" w:sz="4" w:space="0" w:color="000000"/>
              <w:right w:val="single" w:sz="4" w:space="0" w:color="000000"/>
            </w:tcBorders>
          </w:tcPr>
          <w:p w14:paraId="5D0ABABA" w14:textId="65113E0E" w:rsidR="00BF2301" w:rsidRPr="00475AD0" w:rsidRDefault="00BF2301" w:rsidP="00BF2301">
            <w:pPr>
              <w:spacing w:line="0" w:lineRule="atLeast"/>
              <w:rPr>
                <w:rFonts w:cs="Times New Roman"/>
                <w:color w:val="FF0000"/>
              </w:rPr>
            </w:pPr>
            <w:r w:rsidRPr="002E63F8">
              <w:rPr>
                <w:rFonts w:cs="Times New Roman"/>
                <w:color w:val="000000" w:themeColor="text1"/>
              </w:rPr>
              <w:t>17,245</w:t>
            </w:r>
          </w:p>
        </w:tc>
        <w:tc>
          <w:tcPr>
            <w:tcW w:w="20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4529BC" w14:textId="41D707FC" w:rsidR="00BF2301" w:rsidRPr="00930FAC" w:rsidRDefault="00BF2301" w:rsidP="00BF2301">
            <w:pPr>
              <w:spacing w:line="0" w:lineRule="atLeast"/>
              <w:rPr>
                <w:rFonts w:cs="Times New Roman"/>
                <w:color w:val="000000" w:themeColor="text1"/>
              </w:rPr>
            </w:pPr>
            <w:r w:rsidRPr="00930FAC">
              <w:rPr>
                <w:rFonts w:cs="Times New Roman"/>
                <w:color w:val="000000" w:themeColor="text1"/>
              </w:rPr>
              <w:t>7,412</w:t>
            </w:r>
          </w:p>
        </w:tc>
      </w:tr>
      <w:tr w:rsidR="00BF2301" w:rsidRPr="00843F55" w14:paraId="73F4AF8A" w14:textId="77777777" w:rsidTr="001C6085">
        <w:tc>
          <w:tcPr>
            <w:tcW w:w="13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CA92D6" w14:textId="4699660D" w:rsidR="00BF2301" w:rsidRPr="00BF2301" w:rsidRDefault="00BF2301" w:rsidP="00BF2301">
            <w:pPr>
              <w:spacing w:line="0" w:lineRule="atLeast"/>
              <w:rPr>
                <w:rFonts w:cs="Times New Roman"/>
                <w:color w:val="000000" w:themeColor="text1"/>
              </w:rPr>
            </w:pPr>
            <w:r w:rsidRPr="00BF2301">
              <w:rPr>
                <w:rFonts w:cs="Times New Roman"/>
                <w:color w:val="000000" w:themeColor="text1"/>
              </w:rPr>
              <w:t>35</w:t>
            </w:r>
          </w:p>
        </w:tc>
        <w:tc>
          <w:tcPr>
            <w:tcW w:w="1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6FDF79" w14:textId="5E309CD1" w:rsidR="00BF2301" w:rsidRPr="00BF2301" w:rsidRDefault="00BF2301" w:rsidP="00BF2301">
            <w:pPr>
              <w:spacing w:line="0" w:lineRule="atLeast"/>
              <w:rPr>
                <w:rFonts w:cs="Times New Roman"/>
                <w:color w:val="000000" w:themeColor="text1"/>
              </w:rPr>
            </w:pPr>
            <w:r w:rsidRPr="00BF2301">
              <w:rPr>
                <w:rFonts w:cs="Times New Roman"/>
                <w:color w:val="000000" w:themeColor="text1"/>
              </w:rPr>
              <w:t>South Dakota </w:t>
            </w:r>
          </w:p>
        </w:tc>
        <w:tc>
          <w:tcPr>
            <w:tcW w:w="1751" w:type="dxa"/>
            <w:tcBorders>
              <w:top w:val="single" w:sz="4" w:space="0" w:color="000000"/>
              <w:left w:val="single" w:sz="4" w:space="0" w:color="000000"/>
              <w:bottom w:val="single" w:sz="4" w:space="0" w:color="000000"/>
              <w:right w:val="single" w:sz="4" w:space="0" w:color="000000"/>
            </w:tcBorders>
          </w:tcPr>
          <w:p w14:paraId="4DE6A8E7" w14:textId="050B358B" w:rsidR="00BF2301" w:rsidRPr="00BF2301" w:rsidRDefault="00BF2301" w:rsidP="00BF2301">
            <w:pPr>
              <w:spacing w:line="0" w:lineRule="atLeast"/>
              <w:rPr>
                <w:rFonts w:cs="Times New Roman"/>
                <w:color w:val="000000" w:themeColor="text1"/>
              </w:rPr>
            </w:pPr>
            <w:r w:rsidRPr="00BF2301">
              <w:rPr>
                <w:rFonts w:cs="Times New Roman"/>
                <w:color w:val="000000" w:themeColor="text1"/>
              </w:rPr>
              <w:t>2.32</w:t>
            </w:r>
          </w:p>
        </w:tc>
        <w:tc>
          <w:tcPr>
            <w:tcW w:w="2070" w:type="dxa"/>
            <w:tcBorders>
              <w:top w:val="single" w:sz="4" w:space="0" w:color="000000"/>
              <w:left w:val="single" w:sz="4" w:space="0" w:color="000000"/>
              <w:bottom w:val="single" w:sz="4" w:space="0" w:color="000000"/>
              <w:right w:val="single" w:sz="4" w:space="0" w:color="000000"/>
            </w:tcBorders>
          </w:tcPr>
          <w:p w14:paraId="4796B937" w14:textId="035A99EA" w:rsidR="00BF2301" w:rsidRPr="00475AD0" w:rsidRDefault="00BF2301" w:rsidP="00BF2301">
            <w:pPr>
              <w:spacing w:line="0" w:lineRule="atLeast"/>
              <w:rPr>
                <w:rFonts w:cs="Times New Roman"/>
                <w:color w:val="FF0000"/>
              </w:rPr>
            </w:pPr>
            <w:r w:rsidRPr="002E63F8">
              <w:rPr>
                <w:rFonts w:cs="Times New Roman"/>
                <w:color w:val="000000" w:themeColor="text1"/>
              </w:rPr>
              <w:t>17,955</w:t>
            </w:r>
          </w:p>
        </w:tc>
        <w:tc>
          <w:tcPr>
            <w:tcW w:w="20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DD2CF4" w14:textId="27AD21FA" w:rsidR="00BF2301" w:rsidRPr="00930FAC" w:rsidRDefault="00BF2301" w:rsidP="00BF2301">
            <w:pPr>
              <w:spacing w:line="0" w:lineRule="atLeast"/>
              <w:rPr>
                <w:rFonts w:cs="Times New Roman"/>
                <w:color w:val="000000" w:themeColor="text1"/>
              </w:rPr>
            </w:pPr>
            <w:r w:rsidRPr="00930FAC">
              <w:rPr>
                <w:rFonts w:cs="Times New Roman"/>
                <w:color w:val="000000" w:themeColor="text1"/>
              </w:rPr>
              <w:t>7,751</w:t>
            </w:r>
          </w:p>
        </w:tc>
      </w:tr>
      <w:tr w:rsidR="00BF2301" w:rsidRPr="00843F55" w14:paraId="0EACA8D7" w14:textId="77777777" w:rsidTr="001C6085">
        <w:tc>
          <w:tcPr>
            <w:tcW w:w="13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5FB308" w14:textId="6FFA41FA" w:rsidR="00BF2301" w:rsidRPr="00BF2301" w:rsidRDefault="00BF2301" w:rsidP="00BF2301">
            <w:pPr>
              <w:spacing w:line="0" w:lineRule="atLeast"/>
              <w:rPr>
                <w:rFonts w:cs="Times New Roman"/>
                <w:color w:val="000000" w:themeColor="text1"/>
              </w:rPr>
            </w:pPr>
            <w:r w:rsidRPr="00BF2301">
              <w:rPr>
                <w:rFonts w:cs="Times New Roman"/>
                <w:color w:val="000000" w:themeColor="text1"/>
              </w:rPr>
              <w:t>36</w:t>
            </w:r>
          </w:p>
        </w:tc>
        <w:tc>
          <w:tcPr>
            <w:tcW w:w="1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6420C9" w14:textId="2C4DDB8E" w:rsidR="00BF2301" w:rsidRPr="00BF2301" w:rsidRDefault="00BF2301" w:rsidP="00BF2301">
            <w:pPr>
              <w:spacing w:line="0" w:lineRule="atLeast"/>
              <w:rPr>
                <w:rFonts w:cs="Times New Roman"/>
                <w:color w:val="000000" w:themeColor="text1"/>
              </w:rPr>
            </w:pPr>
            <w:r w:rsidRPr="00BF2301">
              <w:rPr>
                <w:rFonts w:cs="Times New Roman"/>
                <w:color w:val="000000" w:themeColor="text1"/>
              </w:rPr>
              <w:t>Arkansas</w:t>
            </w:r>
          </w:p>
        </w:tc>
        <w:tc>
          <w:tcPr>
            <w:tcW w:w="1751" w:type="dxa"/>
            <w:tcBorders>
              <w:top w:val="single" w:sz="4" w:space="0" w:color="000000"/>
              <w:left w:val="single" w:sz="4" w:space="0" w:color="000000"/>
              <w:bottom w:val="single" w:sz="4" w:space="0" w:color="000000"/>
              <w:right w:val="single" w:sz="4" w:space="0" w:color="000000"/>
            </w:tcBorders>
          </w:tcPr>
          <w:p w14:paraId="529BAE00" w14:textId="1A11D749" w:rsidR="00BF2301" w:rsidRPr="00BF2301" w:rsidRDefault="00BF2301" w:rsidP="00BF2301">
            <w:pPr>
              <w:spacing w:line="0" w:lineRule="atLeast"/>
              <w:rPr>
                <w:rFonts w:cs="Times New Roman"/>
                <w:color w:val="000000" w:themeColor="text1"/>
              </w:rPr>
            </w:pPr>
            <w:r w:rsidRPr="00BF2301">
              <w:rPr>
                <w:rFonts w:cs="Times New Roman"/>
                <w:color w:val="000000" w:themeColor="text1"/>
              </w:rPr>
              <w:t>2.31</w:t>
            </w:r>
          </w:p>
        </w:tc>
        <w:tc>
          <w:tcPr>
            <w:tcW w:w="2070" w:type="dxa"/>
            <w:tcBorders>
              <w:top w:val="single" w:sz="4" w:space="0" w:color="000000"/>
              <w:left w:val="single" w:sz="4" w:space="0" w:color="000000"/>
              <w:bottom w:val="single" w:sz="4" w:space="0" w:color="000000"/>
              <w:right w:val="single" w:sz="4" w:space="0" w:color="000000"/>
            </w:tcBorders>
          </w:tcPr>
          <w:p w14:paraId="16E99D6E" w14:textId="2DECC1E6" w:rsidR="00BF2301" w:rsidRPr="00475AD0" w:rsidRDefault="00BF2301" w:rsidP="00BF2301">
            <w:pPr>
              <w:spacing w:line="0" w:lineRule="atLeast"/>
              <w:rPr>
                <w:rFonts w:cs="Times New Roman"/>
                <w:color w:val="FF0000"/>
              </w:rPr>
            </w:pPr>
            <w:r w:rsidRPr="002E63F8">
              <w:rPr>
                <w:rFonts w:cs="Times New Roman"/>
                <w:color w:val="000000" w:themeColor="text1"/>
              </w:rPr>
              <w:t>38,078</w:t>
            </w:r>
          </w:p>
        </w:tc>
        <w:tc>
          <w:tcPr>
            <w:tcW w:w="20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4A818E" w14:textId="735AEB83" w:rsidR="00BF2301" w:rsidRPr="00930FAC" w:rsidRDefault="00BF2301" w:rsidP="00BF2301">
            <w:pPr>
              <w:spacing w:line="0" w:lineRule="atLeast"/>
              <w:rPr>
                <w:rFonts w:cs="Times New Roman"/>
                <w:color w:val="000000" w:themeColor="text1"/>
              </w:rPr>
            </w:pPr>
            <w:r w:rsidRPr="00930FAC">
              <w:rPr>
                <w:rFonts w:cs="Times New Roman"/>
                <w:color w:val="000000" w:themeColor="text1"/>
              </w:rPr>
              <w:t>16,454</w:t>
            </w:r>
          </w:p>
        </w:tc>
      </w:tr>
      <w:tr w:rsidR="00BF2301" w:rsidRPr="00843F55" w14:paraId="6C3D104D" w14:textId="77777777" w:rsidTr="001C6085">
        <w:tc>
          <w:tcPr>
            <w:tcW w:w="13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64BD05" w14:textId="6EC206C2" w:rsidR="00BF2301" w:rsidRPr="00BF2301" w:rsidRDefault="00BF2301" w:rsidP="00BF2301">
            <w:pPr>
              <w:spacing w:line="0" w:lineRule="atLeast"/>
              <w:rPr>
                <w:rFonts w:cs="Times New Roman"/>
                <w:color w:val="000000" w:themeColor="text1"/>
              </w:rPr>
            </w:pPr>
            <w:r w:rsidRPr="00BF2301">
              <w:rPr>
                <w:rFonts w:cs="Times New Roman"/>
                <w:color w:val="000000" w:themeColor="text1"/>
              </w:rPr>
              <w:t>37</w:t>
            </w:r>
          </w:p>
        </w:tc>
        <w:tc>
          <w:tcPr>
            <w:tcW w:w="1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B43864" w14:textId="1DA487E1" w:rsidR="00BF2301" w:rsidRPr="00BF2301" w:rsidRDefault="00BF2301" w:rsidP="00BF2301">
            <w:pPr>
              <w:spacing w:line="0" w:lineRule="atLeast"/>
              <w:rPr>
                <w:rFonts w:cs="Times New Roman"/>
                <w:color w:val="000000" w:themeColor="text1"/>
              </w:rPr>
            </w:pPr>
            <w:r w:rsidRPr="00BF2301">
              <w:rPr>
                <w:rFonts w:cs="Times New Roman"/>
                <w:color w:val="000000" w:themeColor="text1"/>
              </w:rPr>
              <w:t>Missouri </w:t>
            </w:r>
          </w:p>
        </w:tc>
        <w:tc>
          <w:tcPr>
            <w:tcW w:w="1751" w:type="dxa"/>
            <w:tcBorders>
              <w:top w:val="single" w:sz="4" w:space="0" w:color="000000"/>
              <w:left w:val="single" w:sz="4" w:space="0" w:color="000000"/>
              <w:bottom w:val="single" w:sz="4" w:space="0" w:color="000000"/>
              <w:right w:val="single" w:sz="4" w:space="0" w:color="000000"/>
            </w:tcBorders>
          </w:tcPr>
          <w:p w14:paraId="78AAAFA4" w14:textId="397CD16E" w:rsidR="00BF2301" w:rsidRPr="00BF2301" w:rsidRDefault="00BF2301" w:rsidP="00BF2301">
            <w:pPr>
              <w:spacing w:line="0" w:lineRule="atLeast"/>
              <w:rPr>
                <w:rFonts w:cs="Times New Roman"/>
                <w:color w:val="000000" w:themeColor="text1"/>
              </w:rPr>
            </w:pPr>
            <w:r w:rsidRPr="00BF2301">
              <w:rPr>
                <w:rFonts w:cs="Times New Roman"/>
                <w:color w:val="000000" w:themeColor="text1"/>
              </w:rPr>
              <w:t>2.30</w:t>
            </w:r>
          </w:p>
        </w:tc>
        <w:tc>
          <w:tcPr>
            <w:tcW w:w="2070" w:type="dxa"/>
            <w:tcBorders>
              <w:top w:val="single" w:sz="4" w:space="0" w:color="000000"/>
              <w:left w:val="single" w:sz="4" w:space="0" w:color="000000"/>
              <w:bottom w:val="single" w:sz="4" w:space="0" w:color="000000"/>
              <w:right w:val="single" w:sz="4" w:space="0" w:color="000000"/>
            </w:tcBorders>
          </w:tcPr>
          <w:p w14:paraId="62717915" w14:textId="78D142E8" w:rsidR="00BF2301" w:rsidRPr="00475AD0" w:rsidRDefault="00BF2301" w:rsidP="00BF2301">
            <w:pPr>
              <w:spacing w:line="0" w:lineRule="atLeast"/>
              <w:rPr>
                <w:rFonts w:cs="Times New Roman"/>
                <w:color w:val="FF0000"/>
              </w:rPr>
            </w:pPr>
            <w:r w:rsidRPr="002E63F8">
              <w:rPr>
                <w:rFonts w:cs="Times New Roman"/>
                <w:color w:val="000000" w:themeColor="text1"/>
              </w:rPr>
              <w:t>77,693</w:t>
            </w:r>
          </w:p>
        </w:tc>
        <w:tc>
          <w:tcPr>
            <w:tcW w:w="20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E42A6C" w14:textId="51D65FA2" w:rsidR="00BF2301" w:rsidRPr="00930FAC" w:rsidRDefault="00BF2301" w:rsidP="00BF2301">
            <w:pPr>
              <w:spacing w:line="0" w:lineRule="atLeast"/>
              <w:rPr>
                <w:rFonts w:cs="Times New Roman"/>
                <w:color w:val="000000" w:themeColor="text1"/>
              </w:rPr>
            </w:pPr>
            <w:r w:rsidRPr="00930FAC">
              <w:rPr>
                <w:rFonts w:cs="Times New Roman"/>
                <w:color w:val="000000" w:themeColor="text1"/>
              </w:rPr>
              <w:t>33,830</w:t>
            </w:r>
          </w:p>
        </w:tc>
      </w:tr>
      <w:tr w:rsidR="00BF2301" w:rsidRPr="00843F55" w14:paraId="1B5C2C84" w14:textId="77777777" w:rsidTr="001C6085">
        <w:tc>
          <w:tcPr>
            <w:tcW w:w="13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0C1AF6" w14:textId="163F3395" w:rsidR="00BF2301" w:rsidRPr="00BF2301" w:rsidRDefault="00BF2301" w:rsidP="00BF2301">
            <w:pPr>
              <w:spacing w:line="0" w:lineRule="atLeast"/>
              <w:rPr>
                <w:rFonts w:cs="Times New Roman"/>
                <w:color w:val="000000" w:themeColor="text1"/>
              </w:rPr>
            </w:pPr>
            <w:r w:rsidRPr="00BF2301">
              <w:rPr>
                <w:rFonts w:cs="Times New Roman"/>
                <w:color w:val="000000" w:themeColor="text1"/>
              </w:rPr>
              <w:t>38 </w:t>
            </w:r>
          </w:p>
        </w:tc>
        <w:tc>
          <w:tcPr>
            <w:tcW w:w="1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733604" w14:textId="6CEE971B" w:rsidR="00BF2301" w:rsidRPr="00BF2301" w:rsidRDefault="00BF2301" w:rsidP="00BF2301">
            <w:pPr>
              <w:spacing w:line="0" w:lineRule="atLeast"/>
              <w:rPr>
                <w:rFonts w:cs="Times New Roman"/>
                <w:color w:val="000000" w:themeColor="text1"/>
              </w:rPr>
            </w:pPr>
            <w:r w:rsidRPr="00BF2301">
              <w:rPr>
                <w:rFonts w:cs="Times New Roman"/>
                <w:color w:val="000000" w:themeColor="text1"/>
              </w:rPr>
              <w:t>Montana </w:t>
            </w:r>
          </w:p>
        </w:tc>
        <w:tc>
          <w:tcPr>
            <w:tcW w:w="1751" w:type="dxa"/>
            <w:tcBorders>
              <w:top w:val="single" w:sz="4" w:space="0" w:color="000000"/>
              <w:left w:val="single" w:sz="4" w:space="0" w:color="000000"/>
              <w:bottom w:val="single" w:sz="4" w:space="0" w:color="000000"/>
              <w:right w:val="single" w:sz="4" w:space="0" w:color="000000"/>
            </w:tcBorders>
          </w:tcPr>
          <w:p w14:paraId="5AF6D9B7" w14:textId="047B2E80" w:rsidR="00BF2301" w:rsidRPr="00BF2301" w:rsidRDefault="00BF2301" w:rsidP="00BF2301">
            <w:pPr>
              <w:spacing w:line="0" w:lineRule="atLeast"/>
              <w:rPr>
                <w:rFonts w:cs="Times New Roman"/>
                <w:color w:val="000000" w:themeColor="text1"/>
              </w:rPr>
            </w:pPr>
            <w:r w:rsidRPr="00BF2301">
              <w:rPr>
                <w:rFonts w:cs="Times New Roman"/>
                <w:color w:val="000000" w:themeColor="text1"/>
              </w:rPr>
              <w:t>2.29</w:t>
            </w:r>
          </w:p>
        </w:tc>
        <w:tc>
          <w:tcPr>
            <w:tcW w:w="2070" w:type="dxa"/>
            <w:tcBorders>
              <w:top w:val="single" w:sz="4" w:space="0" w:color="000000"/>
              <w:left w:val="single" w:sz="4" w:space="0" w:color="000000"/>
              <w:bottom w:val="single" w:sz="4" w:space="0" w:color="000000"/>
              <w:right w:val="single" w:sz="4" w:space="0" w:color="000000"/>
            </w:tcBorders>
          </w:tcPr>
          <w:p w14:paraId="2B828B3F" w14:textId="1CBF12C3" w:rsidR="00BF2301" w:rsidRPr="00475AD0" w:rsidRDefault="00BF2301" w:rsidP="00BF2301">
            <w:pPr>
              <w:spacing w:line="0" w:lineRule="atLeast"/>
              <w:rPr>
                <w:rFonts w:cs="Times New Roman"/>
                <w:color w:val="FF0000"/>
              </w:rPr>
            </w:pPr>
            <w:r w:rsidRPr="002E63F8">
              <w:rPr>
                <w:rFonts w:cs="Times New Roman"/>
                <w:color w:val="000000" w:themeColor="text1"/>
              </w:rPr>
              <w:t>25,211</w:t>
            </w:r>
          </w:p>
        </w:tc>
        <w:tc>
          <w:tcPr>
            <w:tcW w:w="20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EC31F7" w14:textId="63E2A2ED" w:rsidR="00BF2301" w:rsidRPr="00930FAC" w:rsidRDefault="00BF2301" w:rsidP="00BF2301">
            <w:pPr>
              <w:spacing w:line="0" w:lineRule="atLeast"/>
              <w:rPr>
                <w:rFonts w:cs="Times New Roman"/>
                <w:color w:val="000000" w:themeColor="text1"/>
              </w:rPr>
            </w:pPr>
            <w:r w:rsidRPr="00930FAC">
              <w:rPr>
                <w:rFonts w:cs="Times New Roman"/>
                <w:color w:val="000000" w:themeColor="text1"/>
              </w:rPr>
              <w:t>11,026</w:t>
            </w:r>
          </w:p>
        </w:tc>
      </w:tr>
      <w:tr w:rsidR="00BF2301" w:rsidRPr="00843F55" w14:paraId="1AA80FE7" w14:textId="77777777" w:rsidTr="001C6085">
        <w:tc>
          <w:tcPr>
            <w:tcW w:w="13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A04922" w14:textId="4359F430" w:rsidR="00BF2301" w:rsidRPr="00BF2301" w:rsidRDefault="00BF2301" w:rsidP="00BF2301">
            <w:pPr>
              <w:spacing w:line="0" w:lineRule="atLeast"/>
              <w:rPr>
                <w:rFonts w:cs="Times New Roman"/>
                <w:color w:val="000000" w:themeColor="text1"/>
              </w:rPr>
            </w:pPr>
            <w:r w:rsidRPr="00BF2301">
              <w:rPr>
                <w:rFonts w:cs="Times New Roman"/>
                <w:color w:val="000000" w:themeColor="text1"/>
              </w:rPr>
              <w:t>39</w:t>
            </w:r>
          </w:p>
        </w:tc>
        <w:tc>
          <w:tcPr>
            <w:tcW w:w="1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227C83" w14:textId="283F605F" w:rsidR="00BF2301" w:rsidRPr="00BF2301" w:rsidRDefault="00BF2301" w:rsidP="00BF2301">
            <w:pPr>
              <w:spacing w:line="0" w:lineRule="atLeast"/>
              <w:rPr>
                <w:rFonts w:cs="Times New Roman"/>
                <w:color w:val="000000" w:themeColor="text1"/>
              </w:rPr>
            </w:pPr>
            <w:r w:rsidRPr="00BF2301">
              <w:rPr>
                <w:rFonts w:cs="Times New Roman"/>
                <w:color w:val="000000" w:themeColor="text1"/>
              </w:rPr>
              <w:t>Vermont </w:t>
            </w:r>
          </w:p>
        </w:tc>
        <w:tc>
          <w:tcPr>
            <w:tcW w:w="1751" w:type="dxa"/>
            <w:tcBorders>
              <w:top w:val="single" w:sz="4" w:space="0" w:color="000000"/>
              <w:left w:val="single" w:sz="4" w:space="0" w:color="000000"/>
              <w:bottom w:val="single" w:sz="4" w:space="0" w:color="000000"/>
              <w:right w:val="single" w:sz="4" w:space="0" w:color="000000"/>
            </w:tcBorders>
          </w:tcPr>
          <w:p w14:paraId="03E78D2E" w14:textId="04B38732" w:rsidR="00BF2301" w:rsidRPr="00BF2301" w:rsidRDefault="00BF2301" w:rsidP="00BF2301">
            <w:pPr>
              <w:spacing w:line="0" w:lineRule="atLeast"/>
              <w:rPr>
                <w:rFonts w:cs="Times New Roman"/>
                <w:color w:val="000000" w:themeColor="text1"/>
              </w:rPr>
            </w:pPr>
            <w:r w:rsidRPr="00BF2301">
              <w:rPr>
                <w:rFonts w:cs="Times New Roman"/>
                <w:color w:val="000000" w:themeColor="text1"/>
              </w:rPr>
              <w:t>2.28</w:t>
            </w:r>
          </w:p>
        </w:tc>
        <w:tc>
          <w:tcPr>
            <w:tcW w:w="2070" w:type="dxa"/>
            <w:tcBorders>
              <w:top w:val="single" w:sz="4" w:space="0" w:color="000000"/>
              <w:left w:val="single" w:sz="4" w:space="0" w:color="000000"/>
              <w:bottom w:val="single" w:sz="4" w:space="0" w:color="000000"/>
              <w:right w:val="single" w:sz="4" w:space="0" w:color="000000"/>
            </w:tcBorders>
          </w:tcPr>
          <w:p w14:paraId="7CF1DD8E" w14:textId="2CE9A07F" w:rsidR="00BF2301" w:rsidRPr="00475AD0" w:rsidRDefault="00BF2301" w:rsidP="00BF2301">
            <w:pPr>
              <w:spacing w:line="0" w:lineRule="atLeast"/>
              <w:rPr>
                <w:rFonts w:cs="Times New Roman"/>
                <w:color w:val="FF0000"/>
              </w:rPr>
            </w:pPr>
            <w:r w:rsidRPr="002E63F8">
              <w:rPr>
                <w:rFonts w:cs="Times New Roman"/>
                <w:color w:val="000000" w:themeColor="text1"/>
              </w:rPr>
              <w:t>5,998</w:t>
            </w:r>
          </w:p>
        </w:tc>
        <w:tc>
          <w:tcPr>
            <w:tcW w:w="20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0F7B49" w14:textId="4A24B2F2" w:rsidR="00BF2301" w:rsidRPr="00930FAC" w:rsidRDefault="00BF2301" w:rsidP="00BF2301">
            <w:pPr>
              <w:spacing w:line="0" w:lineRule="atLeast"/>
              <w:rPr>
                <w:rFonts w:cs="Times New Roman"/>
                <w:color w:val="000000" w:themeColor="text1"/>
              </w:rPr>
            </w:pPr>
            <w:r w:rsidRPr="00930FAC">
              <w:rPr>
                <w:rFonts w:cs="Times New Roman"/>
                <w:color w:val="000000" w:themeColor="text1"/>
              </w:rPr>
              <w:t>2,628</w:t>
            </w:r>
          </w:p>
        </w:tc>
      </w:tr>
      <w:tr w:rsidR="00BF2301" w:rsidRPr="00843F55" w14:paraId="09B4F411" w14:textId="77777777" w:rsidTr="001C6085">
        <w:tc>
          <w:tcPr>
            <w:tcW w:w="13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F1B8B2" w14:textId="6636CA0D" w:rsidR="00BF2301" w:rsidRPr="00BF2301" w:rsidRDefault="00BF2301" w:rsidP="00BF2301">
            <w:pPr>
              <w:spacing w:line="0" w:lineRule="atLeast"/>
              <w:rPr>
                <w:rFonts w:cs="Times New Roman"/>
                <w:color w:val="000000" w:themeColor="text1"/>
              </w:rPr>
            </w:pPr>
            <w:r w:rsidRPr="00BF2301">
              <w:rPr>
                <w:rFonts w:cs="Times New Roman"/>
                <w:color w:val="000000" w:themeColor="text1"/>
              </w:rPr>
              <w:t>40</w:t>
            </w:r>
          </w:p>
        </w:tc>
        <w:tc>
          <w:tcPr>
            <w:tcW w:w="1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476BEB" w14:textId="1750FEDB" w:rsidR="00BF2301" w:rsidRPr="00BF2301" w:rsidRDefault="00BF2301" w:rsidP="00BF2301">
            <w:pPr>
              <w:spacing w:line="0" w:lineRule="atLeast"/>
              <w:rPr>
                <w:rFonts w:cs="Times New Roman"/>
                <w:color w:val="000000" w:themeColor="text1"/>
              </w:rPr>
            </w:pPr>
            <w:r w:rsidRPr="00BF2301">
              <w:rPr>
                <w:rFonts w:cs="Times New Roman"/>
                <w:color w:val="000000" w:themeColor="text1"/>
              </w:rPr>
              <w:t>Nebraska </w:t>
            </w:r>
          </w:p>
        </w:tc>
        <w:tc>
          <w:tcPr>
            <w:tcW w:w="1751" w:type="dxa"/>
            <w:tcBorders>
              <w:top w:val="single" w:sz="4" w:space="0" w:color="000000"/>
              <w:left w:val="single" w:sz="4" w:space="0" w:color="000000"/>
              <w:bottom w:val="single" w:sz="4" w:space="0" w:color="000000"/>
              <w:right w:val="single" w:sz="4" w:space="0" w:color="000000"/>
            </w:tcBorders>
          </w:tcPr>
          <w:p w14:paraId="12103FF2" w14:textId="76564075" w:rsidR="00BF2301" w:rsidRPr="00BF2301" w:rsidRDefault="00BF2301" w:rsidP="00BF2301">
            <w:pPr>
              <w:spacing w:line="0" w:lineRule="atLeast"/>
              <w:rPr>
                <w:rFonts w:cs="Times New Roman"/>
                <w:color w:val="000000" w:themeColor="text1"/>
              </w:rPr>
            </w:pPr>
            <w:r w:rsidRPr="00BF2301">
              <w:rPr>
                <w:rFonts w:cs="Times New Roman"/>
                <w:color w:val="000000" w:themeColor="text1"/>
              </w:rPr>
              <w:t>2.27</w:t>
            </w:r>
          </w:p>
        </w:tc>
        <w:tc>
          <w:tcPr>
            <w:tcW w:w="2070" w:type="dxa"/>
            <w:tcBorders>
              <w:top w:val="single" w:sz="4" w:space="0" w:color="000000"/>
              <w:left w:val="single" w:sz="4" w:space="0" w:color="000000"/>
              <w:bottom w:val="single" w:sz="4" w:space="0" w:color="000000"/>
              <w:right w:val="single" w:sz="4" w:space="0" w:color="000000"/>
            </w:tcBorders>
          </w:tcPr>
          <w:p w14:paraId="182D3EAB" w14:textId="612803D8" w:rsidR="00BF2301" w:rsidRPr="00475AD0" w:rsidRDefault="00BF2301" w:rsidP="00BF2301">
            <w:pPr>
              <w:spacing w:line="0" w:lineRule="atLeast"/>
              <w:rPr>
                <w:rFonts w:cs="Times New Roman"/>
                <w:color w:val="FF0000"/>
              </w:rPr>
            </w:pPr>
            <w:r w:rsidRPr="002E63F8">
              <w:rPr>
                <w:rFonts w:cs="Times New Roman"/>
                <w:color w:val="000000" w:themeColor="text1"/>
              </w:rPr>
              <w:t>22,541</w:t>
            </w:r>
          </w:p>
        </w:tc>
        <w:tc>
          <w:tcPr>
            <w:tcW w:w="20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03D562" w14:textId="094D95CC" w:rsidR="00BF2301" w:rsidRPr="00930FAC" w:rsidRDefault="00BF2301" w:rsidP="00BF2301">
            <w:pPr>
              <w:spacing w:line="0" w:lineRule="atLeast"/>
              <w:rPr>
                <w:rFonts w:cs="Times New Roman"/>
                <w:color w:val="000000" w:themeColor="text1"/>
              </w:rPr>
            </w:pPr>
            <w:r w:rsidRPr="00930FAC">
              <w:rPr>
                <w:rFonts w:cs="Times New Roman"/>
                <w:color w:val="000000" w:themeColor="text1"/>
              </w:rPr>
              <w:t>9,939</w:t>
            </w:r>
          </w:p>
        </w:tc>
      </w:tr>
      <w:tr w:rsidR="00BF2301" w:rsidRPr="00843F55" w14:paraId="486326BD" w14:textId="77777777" w:rsidTr="001C6085">
        <w:tc>
          <w:tcPr>
            <w:tcW w:w="13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03F6AE" w14:textId="6EF22D17" w:rsidR="00BF2301" w:rsidRPr="00BF2301" w:rsidRDefault="00BF2301" w:rsidP="00BF2301">
            <w:pPr>
              <w:spacing w:line="0" w:lineRule="atLeast"/>
              <w:rPr>
                <w:rFonts w:cs="Times New Roman"/>
                <w:color w:val="000000" w:themeColor="text1"/>
              </w:rPr>
            </w:pPr>
            <w:r w:rsidRPr="00BF2301">
              <w:rPr>
                <w:rFonts w:cs="Times New Roman"/>
                <w:color w:val="000000" w:themeColor="text1"/>
              </w:rPr>
              <w:t>41</w:t>
            </w:r>
          </w:p>
        </w:tc>
        <w:tc>
          <w:tcPr>
            <w:tcW w:w="1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1B6E7D" w14:textId="717E04A7" w:rsidR="00BF2301" w:rsidRPr="00BF2301" w:rsidRDefault="00BF2301" w:rsidP="00BF2301">
            <w:pPr>
              <w:spacing w:line="0" w:lineRule="atLeast"/>
              <w:rPr>
                <w:rFonts w:cs="Times New Roman"/>
                <w:color w:val="000000" w:themeColor="text1"/>
              </w:rPr>
            </w:pPr>
            <w:r w:rsidRPr="00BF2301">
              <w:rPr>
                <w:rFonts w:cs="Times New Roman"/>
                <w:color w:val="000000" w:themeColor="text1"/>
              </w:rPr>
              <w:t>Kentucky </w:t>
            </w:r>
          </w:p>
        </w:tc>
        <w:tc>
          <w:tcPr>
            <w:tcW w:w="1751" w:type="dxa"/>
            <w:tcBorders>
              <w:top w:val="single" w:sz="4" w:space="0" w:color="000000"/>
              <w:left w:val="single" w:sz="4" w:space="0" w:color="000000"/>
              <w:bottom w:val="single" w:sz="4" w:space="0" w:color="000000"/>
              <w:right w:val="single" w:sz="4" w:space="0" w:color="000000"/>
            </w:tcBorders>
          </w:tcPr>
          <w:p w14:paraId="720CFAE1" w14:textId="65F3CAA7" w:rsidR="00BF2301" w:rsidRPr="00BF2301" w:rsidRDefault="00BF2301" w:rsidP="00BF2301">
            <w:pPr>
              <w:spacing w:line="0" w:lineRule="atLeast"/>
              <w:rPr>
                <w:rFonts w:cs="Times New Roman"/>
                <w:color w:val="000000" w:themeColor="text1"/>
              </w:rPr>
            </w:pPr>
            <w:r w:rsidRPr="00BF2301">
              <w:rPr>
                <w:rFonts w:cs="Times New Roman"/>
                <w:color w:val="000000" w:themeColor="text1"/>
              </w:rPr>
              <w:t>2.25</w:t>
            </w:r>
          </w:p>
        </w:tc>
        <w:tc>
          <w:tcPr>
            <w:tcW w:w="2070" w:type="dxa"/>
            <w:tcBorders>
              <w:top w:val="single" w:sz="4" w:space="0" w:color="000000"/>
              <w:left w:val="single" w:sz="4" w:space="0" w:color="000000"/>
              <w:bottom w:val="single" w:sz="4" w:space="0" w:color="000000"/>
              <w:right w:val="single" w:sz="4" w:space="0" w:color="000000"/>
            </w:tcBorders>
          </w:tcPr>
          <w:p w14:paraId="50D24488" w14:textId="39A5E453" w:rsidR="00BF2301" w:rsidRPr="00475AD0" w:rsidRDefault="00BF2301" w:rsidP="00BF2301">
            <w:pPr>
              <w:spacing w:line="0" w:lineRule="atLeast"/>
              <w:rPr>
                <w:rFonts w:cs="Times New Roman"/>
                <w:color w:val="FF0000"/>
              </w:rPr>
            </w:pPr>
            <w:r w:rsidRPr="002E63F8">
              <w:rPr>
                <w:rFonts w:cs="Times New Roman"/>
                <w:color w:val="000000" w:themeColor="text1"/>
              </w:rPr>
              <w:t>62,346</w:t>
            </w:r>
          </w:p>
        </w:tc>
        <w:tc>
          <w:tcPr>
            <w:tcW w:w="20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6AA63A" w14:textId="72326E5F" w:rsidR="00BF2301" w:rsidRPr="00930FAC" w:rsidRDefault="00BF2301" w:rsidP="00BF2301">
            <w:pPr>
              <w:spacing w:line="0" w:lineRule="atLeast"/>
              <w:rPr>
                <w:rFonts w:cs="Times New Roman"/>
                <w:color w:val="000000" w:themeColor="text1"/>
              </w:rPr>
            </w:pPr>
            <w:r w:rsidRPr="00930FAC">
              <w:rPr>
                <w:rFonts w:cs="Times New Roman"/>
                <w:color w:val="000000" w:themeColor="text1"/>
              </w:rPr>
              <w:t>27,690</w:t>
            </w:r>
          </w:p>
        </w:tc>
      </w:tr>
      <w:tr w:rsidR="00BF2301" w:rsidRPr="00843F55" w14:paraId="2E9397A7" w14:textId="77777777" w:rsidTr="001C6085">
        <w:tc>
          <w:tcPr>
            <w:tcW w:w="13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D1EAFE" w14:textId="2E0B5BA1" w:rsidR="00BF2301" w:rsidRPr="00BF2301" w:rsidRDefault="00BF2301" w:rsidP="00BF2301">
            <w:pPr>
              <w:spacing w:line="0" w:lineRule="atLeast"/>
              <w:rPr>
                <w:rFonts w:cs="Times New Roman"/>
                <w:color w:val="000000" w:themeColor="text1"/>
              </w:rPr>
            </w:pPr>
            <w:r w:rsidRPr="00BF2301">
              <w:rPr>
                <w:rFonts w:cs="Times New Roman"/>
                <w:color w:val="000000" w:themeColor="text1"/>
              </w:rPr>
              <w:t>42</w:t>
            </w:r>
          </w:p>
        </w:tc>
        <w:tc>
          <w:tcPr>
            <w:tcW w:w="1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30CCF0" w14:textId="7FACACB2" w:rsidR="00BF2301" w:rsidRPr="00BF2301" w:rsidRDefault="00BF2301" w:rsidP="00BF2301">
            <w:pPr>
              <w:spacing w:line="0" w:lineRule="atLeast"/>
              <w:rPr>
                <w:rFonts w:cs="Times New Roman"/>
                <w:color w:val="000000" w:themeColor="text1"/>
              </w:rPr>
            </w:pPr>
            <w:r w:rsidRPr="00BF2301">
              <w:rPr>
                <w:rFonts w:cs="Times New Roman"/>
                <w:color w:val="000000" w:themeColor="text1"/>
              </w:rPr>
              <w:t xml:space="preserve">Pennsylvania </w:t>
            </w:r>
          </w:p>
        </w:tc>
        <w:tc>
          <w:tcPr>
            <w:tcW w:w="1751" w:type="dxa"/>
            <w:tcBorders>
              <w:top w:val="single" w:sz="4" w:space="0" w:color="000000"/>
              <w:left w:val="single" w:sz="4" w:space="0" w:color="000000"/>
              <w:bottom w:val="single" w:sz="4" w:space="0" w:color="000000"/>
              <w:right w:val="single" w:sz="4" w:space="0" w:color="000000"/>
            </w:tcBorders>
          </w:tcPr>
          <w:p w14:paraId="11FE89C0" w14:textId="54B25623" w:rsidR="00BF2301" w:rsidRPr="00BF2301" w:rsidRDefault="00BF2301" w:rsidP="00BF2301">
            <w:pPr>
              <w:spacing w:line="0" w:lineRule="atLeast"/>
              <w:rPr>
                <w:rFonts w:cs="Times New Roman"/>
                <w:color w:val="000000" w:themeColor="text1"/>
              </w:rPr>
            </w:pPr>
            <w:r w:rsidRPr="00BF2301">
              <w:rPr>
                <w:rFonts w:cs="Times New Roman"/>
                <w:color w:val="000000" w:themeColor="text1"/>
              </w:rPr>
              <w:t>2.22</w:t>
            </w:r>
          </w:p>
        </w:tc>
        <w:tc>
          <w:tcPr>
            <w:tcW w:w="2070" w:type="dxa"/>
            <w:tcBorders>
              <w:top w:val="single" w:sz="4" w:space="0" w:color="000000"/>
              <w:left w:val="single" w:sz="4" w:space="0" w:color="000000"/>
              <w:bottom w:val="single" w:sz="4" w:space="0" w:color="000000"/>
              <w:right w:val="single" w:sz="4" w:space="0" w:color="000000"/>
            </w:tcBorders>
          </w:tcPr>
          <w:p w14:paraId="54389E69" w14:textId="7B89924C" w:rsidR="00BF2301" w:rsidRPr="00475AD0" w:rsidRDefault="00BF2301" w:rsidP="00BF2301">
            <w:pPr>
              <w:spacing w:line="0" w:lineRule="atLeast"/>
              <w:rPr>
                <w:rFonts w:cs="Times New Roman"/>
                <w:color w:val="FF0000"/>
              </w:rPr>
            </w:pPr>
            <w:r w:rsidRPr="002E63F8">
              <w:rPr>
                <w:rFonts w:cs="Times New Roman"/>
                <w:color w:val="000000" w:themeColor="text1"/>
              </w:rPr>
              <w:t>88,322</w:t>
            </w:r>
          </w:p>
        </w:tc>
        <w:tc>
          <w:tcPr>
            <w:tcW w:w="20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331C02" w14:textId="7263B60D" w:rsidR="00BF2301" w:rsidRPr="00930FAC" w:rsidRDefault="00BF2301" w:rsidP="00BF2301">
            <w:pPr>
              <w:spacing w:line="0" w:lineRule="atLeast"/>
              <w:rPr>
                <w:rFonts w:cs="Times New Roman"/>
                <w:color w:val="000000" w:themeColor="text1"/>
              </w:rPr>
            </w:pPr>
            <w:r w:rsidRPr="00930FAC">
              <w:rPr>
                <w:rFonts w:cs="Times New Roman"/>
                <w:color w:val="000000" w:themeColor="text1"/>
              </w:rPr>
              <w:t>39,713</w:t>
            </w:r>
          </w:p>
        </w:tc>
      </w:tr>
      <w:tr w:rsidR="00BF2301" w:rsidRPr="00843F55" w14:paraId="78BB15AD" w14:textId="77777777" w:rsidTr="001C6085">
        <w:tc>
          <w:tcPr>
            <w:tcW w:w="13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2DBF40" w14:textId="5E5C9F9F" w:rsidR="00BF2301" w:rsidRPr="00BF2301" w:rsidRDefault="00BF2301" w:rsidP="00BF2301">
            <w:pPr>
              <w:spacing w:line="0" w:lineRule="atLeast"/>
              <w:rPr>
                <w:rFonts w:cs="Times New Roman"/>
                <w:color w:val="000000" w:themeColor="text1"/>
              </w:rPr>
            </w:pPr>
            <w:r w:rsidRPr="00BF2301">
              <w:rPr>
                <w:rFonts w:cs="Times New Roman"/>
                <w:color w:val="000000" w:themeColor="text1"/>
              </w:rPr>
              <w:t>43</w:t>
            </w:r>
          </w:p>
        </w:tc>
        <w:tc>
          <w:tcPr>
            <w:tcW w:w="1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0EF56F" w14:textId="0890C8DF" w:rsidR="00BF2301" w:rsidRPr="00BF2301" w:rsidRDefault="00BF2301" w:rsidP="00BF2301">
            <w:pPr>
              <w:spacing w:line="0" w:lineRule="atLeast"/>
              <w:rPr>
                <w:rFonts w:cs="Times New Roman"/>
                <w:color w:val="000000" w:themeColor="text1"/>
              </w:rPr>
            </w:pPr>
            <w:r w:rsidRPr="00BF2301">
              <w:rPr>
                <w:rFonts w:cs="Times New Roman"/>
                <w:color w:val="000000" w:themeColor="text1"/>
              </w:rPr>
              <w:t>Delaware</w:t>
            </w:r>
          </w:p>
        </w:tc>
        <w:tc>
          <w:tcPr>
            <w:tcW w:w="1751" w:type="dxa"/>
            <w:tcBorders>
              <w:top w:val="single" w:sz="4" w:space="0" w:color="000000"/>
              <w:left w:val="single" w:sz="4" w:space="0" w:color="000000"/>
              <w:bottom w:val="single" w:sz="4" w:space="0" w:color="000000"/>
              <w:right w:val="single" w:sz="4" w:space="0" w:color="000000"/>
            </w:tcBorders>
          </w:tcPr>
          <w:p w14:paraId="65C4759A" w14:textId="589F6504" w:rsidR="00BF2301" w:rsidRPr="00BF2301" w:rsidRDefault="00BF2301" w:rsidP="00BF2301">
            <w:pPr>
              <w:spacing w:line="0" w:lineRule="atLeast"/>
              <w:rPr>
                <w:rFonts w:cs="Times New Roman"/>
                <w:color w:val="000000" w:themeColor="text1"/>
              </w:rPr>
            </w:pPr>
            <w:r w:rsidRPr="00BF2301">
              <w:rPr>
                <w:rFonts w:cs="Times New Roman"/>
                <w:color w:val="000000" w:themeColor="text1"/>
              </w:rPr>
              <w:t>2.20</w:t>
            </w:r>
          </w:p>
        </w:tc>
        <w:tc>
          <w:tcPr>
            <w:tcW w:w="2070" w:type="dxa"/>
            <w:tcBorders>
              <w:top w:val="single" w:sz="4" w:space="0" w:color="000000"/>
              <w:left w:val="single" w:sz="4" w:space="0" w:color="000000"/>
              <w:bottom w:val="single" w:sz="4" w:space="0" w:color="000000"/>
              <w:right w:val="single" w:sz="4" w:space="0" w:color="000000"/>
            </w:tcBorders>
          </w:tcPr>
          <w:p w14:paraId="006B3421" w14:textId="5225DABD" w:rsidR="00BF2301" w:rsidRPr="00475AD0" w:rsidRDefault="00BF2301" w:rsidP="00BF2301">
            <w:pPr>
              <w:spacing w:line="0" w:lineRule="atLeast"/>
              <w:rPr>
                <w:rFonts w:cs="Times New Roman"/>
                <w:color w:val="FF0000"/>
              </w:rPr>
            </w:pPr>
            <w:r w:rsidRPr="002E63F8">
              <w:rPr>
                <w:rFonts w:cs="Times New Roman"/>
                <w:color w:val="000000" w:themeColor="text1"/>
              </w:rPr>
              <w:t>11,998</w:t>
            </w:r>
          </w:p>
        </w:tc>
        <w:tc>
          <w:tcPr>
            <w:tcW w:w="20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EA6E7A" w14:textId="4E9128A8" w:rsidR="00BF2301" w:rsidRPr="00930FAC" w:rsidRDefault="00BF2301" w:rsidP="00BF2301">
            <w:pPr>
              <w:spacing w:line="0" w:lineRule="atLeast"/>
              <w:rPr>
                <w:rFonts w:cs="Times New Roman"/>
                <w:color w:val="000000" w:themeColor="text1"/>
              </w:rPr>
            </w:pPr>
            <w:r w:rsidRPr="00930FAC">
              <w:rPr>
                <w:rFonts w:cs="Times New Roman"/>
                <w:color w:val="000000" w:themeColor="text1"/>
              </w:rPr>
              <w:t>5,466</w:t>
            </w:r>
          </w:p>
        </w:tc>
      </w:tr>
      <w:tr w:rsidR="00BF2301" w:rsidRPr="00843F55" w14:paraId="7094AC5F" w14:textId="77777777" w:rsidTr="001C6085">
        <w:tc>
          <w:tcPr>
            <w:tcW w:w="13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3B7FAA" w14:textId="0CD056BE" w:rsidR="00BF2301" w:rsidRPr="00BF2301" w:rsidRDefault="00BF2301" w:rsidP="00BF2301">
            <w:pPr>
              <w:spacing w:line="0" w:lineRule="atLeast"/>
              <w:rPr>
                <w:rFonts w:cs="Times New Roman"/>
                <w:color w:val="000000" w:themeColor="text1"/>
              </w:rPr>
            </w:pPr>
            <w:r w:rsidRPr="00BF2301">
              <w:rPr>
                <w:rFonts w:cs="Times New Roman"/>
                <w:color w:val="000000" w:themeColor="text1"/>
              </w:rPr>
              <w:t>44</w:t>
            </w:r>
          </w:p>
        </w:tc>
        <w:tc>
          <w:tcPr>
            <w:tcW w:w="1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9D734D" w14:textId="41067EF9" w:rsidR="00BF2301" w:rsidRPr="00BF2301" w:rsidRDefault="00BF2301" w:rsidP="00BF2301">
            <w:pPr>
              <w:spacing w:line="0" w:lineRule="atLeast"/>
              <w:rPr>
                <w:rFonts w:cs="Times New Roman"/>
                <w:color w:val="000000" w:themeColor="text1"/>
              </w:rPr>
            </w:pPr>
            <w:r w:rsidRPr="00BF2301">
              <w:rPr>
                <w:rFonts w:cs="Times New Roman"/>
                <w:color w:val="000000" w:themeColor="text1"/>
              </w:rPr>
              <w:t xml:space="preserve">South Carolina </w:t>
            </w:r>
          </w:p>
        </w:tc>
        <w:tc>
          <w:tcPr>
            <w:tcW w:w="1751" w:type="dxa"/>
            <w:tcBorders>
              <w:top w:val="single" w:sz="4" w:space="0" w:color="000000"/>
              <w:left w:val="single" w:sz="4" w:space="0" w:color="000000"/>
              <w:bottom w:val="single" w:sz="4" w:space="0" w:color="000000"/>
              <w:right w:val="single" w:sz="4" w:space="0" w:color="000000"/>
            </w:tcBorders>
          </w:tcPr>
          <w:p w14:paraId="0990E07D" w14:textId="75F31E4B" w:rsidR="00BF2301" w:rsidRPr="00BF2301" w:rsidRDefault="00BF2301" w:rsidP="00BF2301">
            <w:pPr>
              <w:spacing w:line="0" w:lineRule="atLeast"/>
              <w:rPr>
                <w:rFonts w:cs="Times New Roman"/>
                <w:color w:val="000000" w:themeColor="text1"/>
              </w:rPr>
            </w:pPr>
            <w:r w:rsidRPr="00BF2301">
              <w:rPr>
                <w:rFonts w:cs="Times New Roman"/>
                <w:color w:val="000000" w:themeColor="text1"/>
              </w:rPr>
              <w:t>2.19</w:t>
            </w:r>
          </w:p>
        </w:tc>
        <w:tc>
          <w:tcPr>
            <w:tcW w:w="2070" w:type="dxa"/>
            <w:tcBorders>
              <w:top w:val="single" w:sz="4" w:space="0" w:color="000000"/>
              <w:left w:val="single" w:sz="4" w:space="0" w:color="000000"/>
              <w:bottom w:val="single" w:sz="4" w:space="0" w:color="000000"/>
              <w:right w:val="single" w:sz="4" w:space="0" w:color="000000"/>
            </w:tcBorders>
          </w:tcPr>
          <w:p w14:paraId="55BD7E95" w14:textId="74C06F9E" w:rsidR="00BF2301" w:rsidRPr="00475AD0" w:rsidRDefault="00BF2301" w:rsidP="00BF2301">
            <w:pPr>
              <w:spacing w:line="0" w:lineRule="atLeast"/>
              <w:rPr>
                <w:rFonts w:cs="Times New Roman"/>
                <w:color w:val="FF0000"/>
              </w:rPr>
            </w:pPr>
            <w:r w:rsidRPr="002E63F8">
              <w:rPr>
                <w:rFonts w:cs="Times New Roman"/>
                <w:color w:val="000000" w:themeColor="text1"/>
              </w:rPr>
              <w:t>90,552</w:t>
            </w:r>
          </w:p>
        </w:tc>
        <w:tc>
          <w:tcPr>
            <w:tcW w:w="20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5D22F2" w14:textId="2A520538" w:rsidR="00BF2301" w:rsidRPr="00930FAC" w:rsidRDefault="00BF2301" w:rsidP="00BF2301">
            <w:pPr>
              <w:spacing w:line="0" w:lineRule="atLeast"/>
              <w:rPr>
                <w:rFonts w:cs="Times New Roman"/>
                <w:color w:val="000000" w:themeColor="text1"/>
              </w:rPr>
            </w:pPr>
            <w:r w:rsidRPr="00930FAC">
              <w:rPr>
                <w:rFonts w:cs="Times New Roman"/>
                <w:color w:val="000000" w:themeColor="text1"/>
              </w:rPr>
              <w:t>41,267</w:t>
            </w:r>
          </w:p>
        </w:tc>
      </w:tr>
      <w:tr w:rsidR="00BF2301" w:rsidRPr="00843F55" w14:paraId="449F60D7" w14:textId="77777777" w:rsidTr="001C6085">
        <w:tc>
          <w:tcPr>
            <w:tcW w:w="13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A59CC5" w14:textId="53C75A42" w:rsidR="00BF2301" w:rsidRPr="00BF2301" w:rsidRDefault="00BF2301" w:rsidP="00BF2301">
            <w:pPr>
              <w:spacing w:line="0" w:lineRule="atLeast"/>
              <w:rPr>
                <w:rFonts w:cs="Times New Roman"/>
                <w:color w:val="000000" w:themeColor="text1"/>
              </w:rPr>
            </w:pPr>
            <w:r w:rsidRPr="00BF2301">
              <w:rPr>
                <w:rFonts w:cs="Times New Roman"/>
                <w:color w:val="000000" w:themeColor="text1"/>
              </w:rPr>
              <w:t>45</w:t>
            </w:r>
          </w:p>
        </w:tc>
        <w:tc>
          <w:tcPr>
            <w:tcW w:w="1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7BE68A" w14:textId="41C6C670" w:rsidR="00BF2301" w:rsidRPr="00BF2301" w:rsidRDefault="00BF2301" w:rsidP="00BF2301">
            <w:pPr>
              <w:spacing w:line="0" w:lineRule="atLeast"/>
              <w:rPr>
                <w:rFonts w:cs="Times New Roman"/>
                <w:color w:val="000000" w:themeColor="text1"/>
              </w:rPr>
            </w:pPr>
            <w:r w:rsidRPr="00BF2301">
              <w:rPr>
                <w:rFonts w:cs="Times New Roman"/>
                <w:color w:val="000000" w:themeColor="text1"/>
              </w:rPr>
              <w:t>Virginia</w:t>
            </w:r>
          </w:p>
        </w:tc>
        <w:tc>
          <w:tcPr>
            <w:tcW w:w="1751" w:type="dxa"/>
            <w:tcBorders>
              <w:top w:val="single" w:sz="4" w:space="0" w:color="000000"/>
              <w:left w:val="single" w:sz="4" w:space="0" w:color="000000"/>
              <w:bottom w:val="single" w:sz="4" w:space="0" w:color="000000"/>
              <w:right w:val="single" w:sz="4" w:space="0" w:color="000000"/>
            </w:tcBorders>
          </w:tcPr>
          <w:p w14:paraId="37167742" w14:textId="0ADE2D45" w:rsidR="00BF2301" w:rsidRPr="00BF2301" w:rsidRDefault="00BF2301" w:rsidP="00BF2301">
            <w:pPr>
              <w:spacing w:line="0" w:lineRule="atLeast"/>
              <w:rPr>
                <w:rFonts w:cs="Times New Roman"/>
                <w:color w:val="000000" w:themeColor="text1"/>
              </w:rPr>
            </w:pPr>
            <w:r w:rsidRPr="00BF2301">
              <w:rPr>
                <w:rFonts w:cs="Times New Roman"/>
                <w:color w:val="000000" w:themeColor="text1"/>
              </w:rPr>
              <w:t>2.18</w:t>
            </w:r>
          </w:p>
        </w:tc>
        <w:tc>
          <w:tcPr>
            <w:tcW w:w="2070" w:type="dxa"/>
            <w:tcBorders>
              <w:top w:val="single" w:sz="4" w:space="0" w:color="000000"/>
              <w:left w:val="single" w:sz="4" w:space="0" w:color="000000"/>
              <w:bottom w:val="single" w:sz="4" w:space="0" w:color="000000"/>
              <w:right w:val="single" w:sz="4" w:space="0" w:color="000000"/>
            </w:tcBorders>
          </w:tcPr>
          <w:p w14:paraId="6ABE63EB" w14:textId="00B04FAF" w:rsidR="00BF2301" w:rsidRPr="00475AD0" w:rsidRDefault="00BF2301" w:rsidP="00BF2301">
            <w:pPr>
              <w:spacing w:line="0" w:lineRule="atLeast"/>
              <w:rPr>
                <w:rFonts w:cs="Times New Roman"/>
                <w:color w:val="FF0000"/>
              </w:rPr>
            </w:pPr>
            <w:r w:rsidRPr="002E63F8">
              <w:rPr>
                <w:rFonts w:cs="Times New Roman"/>
                <w:color w:val="000000" w:themeColor="text1"/>
              </w:rPr>
              <w:t>128,989</w:t>
            </w:r>
          </w:p>
        </w:tc>
        <w:tc>
          <w:tcPr>
            <w:tcW w:w="20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482616" w14:textId="495B0DA3" w:rsidR="00BF2301" w:rsidRPr="00930FAC" w:rsidRDefault="00BF2301" w:rsidP="00BF2301">
            <w:pPr>
              <w:spacing w:line="0" w:lineRule="atLeast"/>
              <w:rPr>
                <w:rFonts w:cs="Times New Roman"/>
                <w:color w:val="000000" w:themeColor="text1"/>
              </w:rPr>
            </w:pPr>
            <w:r w:rsidRPr="00930FAC">
              <w:rPr>
                <w:rFonts w:cs="Times New Roman"/>
                <w:color w:val="000000" w:themeColor="text1"/>
              </w:rPr>
              <w:t>59,247</w:t>
            </w:r>
          </w:p>
        </w:tc>
      </w:tr>
      <w:tr w:rsidR="00BF2301" w:rsidRPr="00843F55" w14:paraId="2F360A5D" w14:textId="77777777" w:rsidTr="001C6085">
        <w:tc>
          <w:tcPr>
            <w:tcW w:w="13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A36D62" w14:textId="216622E1" w:rsidR="00BF2301" w:rsidRPr="00BF2301" w:rsidRDefault="00BF2301" w:rsidP="00BF2301">
            <w:pPr>
              <w:spacing w:line="0" w:lineRule="atLeast"/>
              <w:rPr>
                <w:rFonts w:cs="Times New Roman"/>
                <w:color w:val="000000" w:themeColor="text1"/>
              </w:rPr>
            </w:pPr>
            <w:r w:rsidRPr="00BF2301">
              <w:rPr>
                <w:rFonts w:cs="Times New Roman"/>
                <w:color w:val="000000" w:themeColor="text1"/>
              </w:rPr>
              <w:t>46</w:t>
            </w:r>
          </w:p>
        </w:tc>
        <w:tc>
          <w:tcPr>
            <w:tcW w:w="1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A7F7E2" w14:textId="5CB12916" w:rsidR="00BF2301" w:rsidRPr="00BF2301" w:rsidRDefault="00BF2301" w:rsidP="00BF2301">
            <w:pPr>
              <w:spacing w:line="0" w:lineRule="atLeast"/>
              <w:rPr>
                <w:rFonts w:cs="Times New Roman"/>
                <w:color w:val="000000" w:themeColor="text1"/>
              </w:rPr>
            </w:pPr>
            <w:r w:rsidRPr="00BF2301">
              <w:rPr>
                <w:rFonts w:cs="Times New Roman"/>
                <w:color w:val="000000" w:themeColor="text1"/>
              </w:rPr>
              <w:t>New Hampshire </w:t>
            </w:r>
          </w:p>
        </w:tc>
        <w:tc>
          <w:tcPr>
            <w:tcW w:w="1751" w:type="dxa"/>
            <w:tcBorders>
              <w:top w:val="single" w:sz="4" w:space="0" w:color="000000"/>
              <w:left w:val="single" w:sz="4" w:space="0" w:color="000000"/>
              <w:bottom w:val="single" w:sz="4" w:space="0" w:color="000000"/>
              <w:right w:val="single" w:sz="4" w:space="0" w:color="000000"/>
            </w:tcBorders>
          </w:tcPr>
          <w:p w14:paraId="44DD642E" w14:textId="4C6648FF" w:rsidR="00BF2301" w:rsidRPr="00BF2301" w:rsidRDefault="00BF2301" w:rsidP="00BF2301">
            <w:pPr>
              <w:spacing w:line="0" w:lineRule="atLeast"/>
              <w:rPr>
                <w:rFonts w:cs="Times New Roman"/>
                <w:color w:val="000000" w:themeColor="text1"/>
              </w:rPr>
            </w:pPr>
            <w:r w:rsidRPr="00BF2301">
              <w:rPr>
                <w:rFonts w:cs="Times New Roman"/>
                <w:color w:val="000000" w:themeColor="text1"/>
              </w:rPr>
              <w:t>2.17</w:t>
            </w:r>
          </w:p>
        </w:tc>
        <w:tc>
          <w:tcPr>
            <w:tcW w:w="2070" w:type="dxa"/>
            <w:tcBorders>
              <w:top w:val="single" w:sz="4" w:space="0" w:color="000000"/>
              <w:left w:val="single" w:sz="4" w:space="0" w:color="000000"/>
              <w:bottom w:val="single" w:sz="4" w:space="0" w:color="000000"/>
              <w:right w:val="single" w:sz="4" w:space="0" w:color="000000"/>
            </w:tcBorders>
          </w:tcPr>
          <w:p w14:paraId="7C5912B2" w14:textId="03C02730" w:rsidR="00BF2301" w:rsidRPr="002E63F8" w:rsidRDefault="00BF2301" w:rsidP="00BF2301">
            <w:pPr>
              <w:spacing w:line="0" w:lineRule="atLeast"/>
              <w:rPr>
                <w:rFonts w:cs="Times New Roman"/>
                <w:color w:val="000000" w:themeColor="text1"/>
              </w:rPr>
            </w:pPr>
            <w:r w:rsidRPr="002E63F8">
              <w:rPr>
                <w:rFonts w:cs="Times New Roman"/>
                <w:color w:val="000000" w:themeColor="text1"/>
              </w:rPr>
              <w:t>8,453</w:t>
            </w:r>
          </w:p>
        </w:tc>
        <w:tc>
          <w:tcPr>
            <w:tcW w:w="20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2F3CA4" w14:textId="7DABFFE0" w:rsidR="00BF2301" w:rsidRPr="00930FAC" w:rsidRDefault="00BF2301" w:rsidP="00BF2301">
            <w:pPr>
              <w:spacing w:line="0" w:lineRule="atLeast"/>
              <w:rPr>
                <w:rFonts w:cs="Times New Roman"/>
                <w:color w:val="000000" w:themeColor="text1"/>
              </w:rPr>
            </w:pPr>
            <w:r w:rsidRPr="00930FAC">
              <w:rPr>
                <w:rFonts w:cs="Times New Roman"/>
                <w:color w:val="000000" w:themeColor="text1"/>
              </w:rPr>
              <w:t>3,897</w:t>
            </w:r>
          </w:p>
        </w:tc>
      </w:tr>
      <w:tr w:rsidR="00BF2301" w:rsidRPr="00843F55" w14:paraId="748E6FB6" w14:textId="77777777" w:rsidTr="001C6085">
        <w:tc>
          <w:tcPr>
            <w:tcW w:w="13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52EECC" w14:textId="5D13212B" w:rsidR="00BF2301" w:rsidRPr="00BF2301" w:rsidRDefault="00BF2301" w:rsidP="00BF2301">
            <w:pPr>
              <w:spacing w:line="0" w:lineRule="atLeast"/>
              <w:rPr>
                <w:rFonts w:cs="Times New Roman"/>
                <w:color w:val="000000" w:themeColor="text1"/>
              </w:rPr>
            </w:pPr>
            <w:r w:rsidRPr="00BF2301">
              <w:rPr>
                <w:rFonts w:cs="Times New Roman"/>
                <w:color w:val="000000" w:themeColor="text1"/>
              </w:rPr>
              <w:t>47</w:t>
            </w:r>
          </w:p>
        </w:tc>
        <w:tc>
          <w:tcPr>
            <w:tcW w:w="1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9FE804" w14:textId="56C50109" w:rsidR="00BF2301" w:rsidRPr="00BF2301" w:rsidRDefault="00BF2301" w:rsidP="00BF2301">
            <w:pPr>
              <w:spacing w:line="0" w:lineRule="atLeast"/>
              <w:rPr>
                <w:rFonts w:cs="Times New Roman"/>
                <w:color w:val="000000" w:themeColor="text1"/>
              </w:rPr>
            </w:pPr>
            <w:r w:rsidRPr="00BF2301">
              <w:rPr>
                <w:rFonts w:cs="Times New Roman"/>
                <w:color w:val="000000" w:themeColor="text1"/>
              </w:rPr>
              <w:t xml:space="preserve">North Carolina </w:t>
            </w:r>
          </w:p>
        </w:tc>
        <w:tc>
          <w:tcPr>
            <w:tcW w:w="1751" w:type="dxa"/>
            <w:tcBorders>
              <w:top w:val="single" w:sz="4" w:space="0" w:color="000000"/>
              <w:left w:val="single" w:sz="4" w:space="0" w:color="000000"/>
              <w:bottom w:val="single" w:sz="4" w:space="0" w:color="000000"/>
              <w:right w:val="single" w:sz="4" w:space="0" w:color="000000"/>
            </w:tcBorders>
          </w:tcPr>
          <w:p w14:paraId="7348AC98" w14:textId="087B53A9" w:rsidR="00BF2301" w:rsidRPr="00BF2301" w:rsidRDefault="00BF2301" w:rsidP="00BF2301">
            <w:pPr>
              <w:spacing w:line="0" w:lineRule="atLeast"/>
              <w:rPr>
                <w:rFonts w:cs="Times New Roman"/>
                <w:color w:val="000000" w:themeColor="text1"/>
              </w:rPr>
            </w:pPr>
            <w:r w:rsidRPr="00BF2301">
              <w:rPr>
                <w:rFonts w:cs="Times New Roman"/>
                <w:color w:val="000000" w:themeColor="text1"/>
              </w:rPr>
              <w:t>2.16</w:t>
            </w:r>
          </w:p>
        </w:tc>
        <w:tc>
          <w:tcPr>
            <w:tcW w:w="2070" w:type="dxa"/>
            <w:tcBorders>
              <w:top w:val="single" w:sz="4" w:space="0" w:color="000000"/>
              <w:left w:val="single" w:sz="4" w:space="0" w:color="000000"/>
              <w:bottom w:val="single" w:sz="4" w:space="0" w:color="000000"/>
              <w:right w:val="single" w:sz="4" w:space="0" w:color="000000"/>
            </w:tcBorders>
          </w:tcPr>
          <w:p w14:paraId="5D1369B7" w14:textId="690D7497" w:rsidR="00BF2301" w:rsidRPr="00475AD0" w:rsidRDefault="00BF2301" w:rsidP="00BF2301">
            <w:pPr>
              <w:spacing w:line="0" w:lineRule="atLeast"/>
              <w:rPr>
                <w:rFonts w:cs="Times New Roman"/>
                <w:color w:val="FF0000"/>
              </w:rPr>
            </w:pPr>
            <w:r w:rsidRPr="002E63F8">
              <w:rPr>
                <w:rFonts w:cs="Times New Roman"/>
                <w:color w:val="000000" w:themeColor="text1"/>
              </w:rPr>
              <w:t>173,653</w:t>
            </w:r>
          </w:p>
        </w:tc>
        <w:tc>
          <w:tcPr>
            <w:tcW w:w="20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94CE79" w14:textId="27F98104" w:rsidR="00BF2301" w:rsidRPr="00930FAC" w:rsidRDefault="00BF2301" w:rsidP="00BF2301">
            <w:pPr>
              <w:spacing w:line="0" w:lineRule="atLeast"/>
              <w:rPr>
                <w:rFonts w:cs="Times New Roman"/>
                <w:color w:val="000000" w:themeColor="text1"/>
              </w:rPr>
            </w:pPr>
            <w:r w:rsidRPr="00930FAC">
              <w:rPr>
                <w:rFonts w:cs="Times New Roman"/>
                <w:color w:val="000000" w:themeColor="text1"/>
              </w:rPr>
              <w:t>80,212</w:t>
            </w:r>
          </w:p>
        </w:tc>
      </w:tr>
      <w:tr w:rsidR="00BF2301" w:rsidRPr="00843F55" w14:paraId="341A73E2" w14:textId="77777777" w:rsidTr="001C6085">
        <w:tc>
          <w:tcPr>
            <w:tcW w:w="13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6D5DAD" w14:textId="3A7D1308" w:rsidR="00BF2301" w:rsidRPr="00BF2301" w:rsidRDefault="00BF2301" w:rsidP="00BF2301">
            <w:pPr>
              <w:spacing w:line="0" w:lineRule="atLeast"/>
              <w:rPr>
                <w:rFonts w:cs="Times New Roman"/>
                <w:color w:val="000000" w:themeColor="text1"/>
              </w:rPr>
            </w:pPr>
            <w:r w:rsidRPr="00BF2301">
              <w:rPr>
                <w:rFonts w:cs="Times New Roman"/>
                <w:color w:val="000000" w:themeColor="text1"/>
              </w:rPr>
              <w:t>48</w:t>
            </w:r>
          </w:p>
        </w:tc>
        <w:tc>
          <w:tcPr>
            <w:tcW w:w="1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AF7085" w14:textId="183A91A0" w:rsidR="00BF2301" w:rsidRPr="00BF2301" w:rsidRDefault="00BF2301" w:rsidP="00BF2301">
            <w:pPr>
              <w:spacing w:line="0" w:lineRule="atLeast"/>
              <w:rPr>
                <w:rFonts w:cs="Times New Roman"/>
                <w:color w:val="000000" w:themeColor="text1"/>
              </w:rPr>
            </w:pPr>
            <w:r w:rsidRPr="00BF2301">
              <w:rPr>
                <w:rFonts w:cs="Times New Roman"/>
                <w:color w:val="000000" w:themeColor="text1"/>
              </w:rPr>
              <w:t>Maine </w:t>
            </w:r>
          </w:p>
        </w:tc>
        <w:tc>
          <w:tcPr>
            <w:tcW w:w="1751" w:type="dxa"/>
            <w:tcBorders>
              <w:top w:val="single" w:sz="4" w:space="0" w:color="000000"/>
              <w:left w:val="single" w:sz="4" w:space="0" w:color="000000"/>
              <w:bottom w:val="single" w:sz="4" w:space="0" w:color="000000"/>
              <w:right w:val="single" w:sz="4" w:space="0" w:color="000000"/>
            </w:tcBorders>
          </w:tcPr>
          <w:p w14:paraId="71F425EF" w14:textId="4098A331" w:rsidR="00BF2301" w:rsidRPr="00BF2301" w:rsidRDefault="00BF2301" w:rsidP="00BF2301">
            <w:pPr>
              <w:spacing w:line="0" w:lineRule="atLeast"/>
              <w:rPr>
                <w:rFonts w:cs="Times New Roman"/>
                <w:color w:val="000000" w:themeColor="text1"/>
              </w:rPr>
            </w:pPr>
            <w:r w:rsidRPr="00BF2301">
              <w:rPr>
                <w:rFonts w:cs="Times New Roman"/>
                <w:color w:val="000000" w:themeColor="text1"/>
              </w:rPr>
              <w:t>2.09</w:t>
            </w:r>
          </w:p>
        </w:tc>
        <w:tc>
          <w:tcPr>
            <w:tcW w:w="2070" w:type="dxa"/>
            <w:tcBorders>
              <w:top w:val="single" w:sz="4" w:space="0" w:color="000000"/>
              <w:left w:val="single" w:sz="4" w:space="0" w:color="000000"/>
              <w:bottom w:val="single" w:sz="4" w:space="0" w:color="000000"/>
              <w:right w:val="single" w:sz="4" w:space="0" w:color="000000"/>
            </w:tcBorders>
          </w:tcPr>
          <w:p w14:paraId="5477305E" w14:textId="7B022279" w:rsidR="00BF2301" w:rsidRPr="002E63F8" w:rsidRDefault="00BF2301" w:rsidP="00BF2301">
            <w:pPr>
              <w:spacing w:line="0" w:lineRule="atLeast"/>
              <w:rPr>
                <w:rFonts w:cs="Times New Roman"/>
                <w:color w:val="000000" w:themeColor="text1"/>
              </w:rPr>
            </w:pPr>
            <w:r w:rsidRPr="002E63F8">
              <w:rPr>
                <w:rFonts w:cs="Times New Roman"/>
                <w:color w:val="000000" w:themeColor="text1"/>
              </w:rPr>
              <w:t>17,467</w:t>
            </w:r>
          </w:p>
        </w:tc>
        <w:tc>
          <w:tcPr>
            <w:tcW w:w="20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7C5A69" w14:textId="66FF91C7" w:rsidR="00BF2301" w:rsidRPr="00930FAC" w:rsidRDefault="00BF2301" w:rsidP="00BF2301">
            <w:pPr>
              <w:spacing w:line="0" w:lineRule="atLeast"/>
              <w:rPr>
                <w:rFonts w:cs="Times New Roman"/>
                <w:color w:val="000000" w:themeColor="text1"/>
              </w:rPr>
            </w:pPr>
            <w:r w:rsidRPr="00930FAC">
              <w:rPr>
                <w:rFonts w:cs="Times New Roman"/>
                <w:color w:val="000000" w:themeColor="text1"/>
              </w:rPr>
              <w:t>8,340</w:t>
            </w:r>
          </w:p>
        </w:tc>
      </w:tr>
      <w:tr w:rsidR="00BF2301" w:rsidRPr="00843F55" w14:paraId="267C42FE" w14:textId="77777777" w:rsidTr="001C6085">
        <w:tc>
          <w:tcPr>
            <w:tcW w:w="13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DC81DC" w14:textId="767A4A38" w:rsidR="00BF2301" w:rsidRPr="00BF2301" w:rsidRDefault="00BF2301" w:rsidP="00BF2301">
            <w:pPr>
              <w:spacing w:line="0" w:lineRule="atLeast"/>
              <w:rPr>
                <w:rFonts w:cs="Times New Roman"/>
                <w:color w:val="000000" w:themeColor="text1"/>
              </w:rPr>
            </w:pPr>
            <w:r w:rsidRPr="00BF2301">
              <w:rPr>
                <w:rFonts w:cs="Times New Roman"/>
                <w:color w:val="000000" w:themeColor="text1"/>
              </w:rPr>
              <w:t>49</w:t>
            </w:r>
          </w:p>
        </w:tc>
        <w:tc>
          <w:tcPr>
            <w:tcW w:w="1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6EDBAF" w14:textId="715175BD" w:rsidR="00BF2301" w:rsidRPr="00BF2301" w:rsidRDefault="00BF2301" w:rsidP="00BF2301">
            <w:pPr>
              <w:spacing w:line="0" w:lineRule="atLeast"/>
              <w:rPr>
                <w:rFonts w:cs="Times New Roman"/>
                <w:color w:val="000000" w:themeColor="text1"/>
              </w:rPr>
            </w:pPr>
            <w:r w:rsidRPr="00BF2301">
              <w:rPr>
                <w:rFonts w:cs="Times New Roman"/>
                <w:color w:val="000000" w:themeColor="text1"/>
              </w:rPr>
              <w:t>Alaska </w:t>
            </w:r>
          </w:p>
        </w:tc>
        <w:tc>
          <w:tcPr>
            <w:tcW w:w="1751" w:type="dxa"/>
            <w:tcBorders>
              <w:top w:val="single" w:sz="4" w:space="0" w:color="000000"/>
              <w:left w:val="single" w:sz="4" w:space="0" w:color="000000"/>
              <w:bottom w:val="single" w:sz="4" w:space="0" w:color="000000"/>
              <w:right w:val="single" w:sz="4" w:space="0" w:color="000000"/>
            </w:tcBorders>
          </w:tcPr>
          <w:p w14:paraId="0BF1CDD1" w14:textId="4C0069C5" w:rsidR="00BF2301" w:rsidRPr="00BF2301" w:rsidRDefault="00BF2301" w:rsidP="00BF2301">
            <w:pPr>
              <w:spacing w:line="0" w:lineRule="atLeast"/>
              <w:rPr>
                <w:rFonts w:cs="Times New Roman"/>
                <w:color w:val="000000" w:themeColor="text1"/>
              </w:rPr>
            </w:pPr>
            <w:r w:rsidRPr="00BF2301">
              <w:rPr>
                <w:rFonts w:cs="Times New Roman"/>
                <w:color w:val="000000" w:themeColor="text1"/>
              </w:rPr>
              <w:t>2.09</w:t>
            </w:r>
          </w:p>
        </w:tc>
        <w:tc>
          <w:tcPr>
            <w:tcW w:w="2070" w:type="dxa"/>
            <w:tcBorders>
              <w:top w:val="single" w:sz="4" w:space="0" w:color="000000"/>
              <w:left w:val="single" w:sz="4" w:space="0" w:color="000000"/>
              <w:bottom w:val="single" w:sz="4" w:space="0" w:color="000000"/>
              <w:right w:val="single" w:sz="4" w:space="0" w:color="000000"/>
            </w:tcBorders>
          </w:tcPr>
          <w:p w14:paraId="1432364F" w14:textId="7FC3AF4D" w:rsidR="00BF2301" w:rsidRPr="002E63F8" w:rsidRDefault="00BF2301" w:rsidP="00BF2301">
            <w:pPr>
              <w:spacing w:line="0" w:lineRule="atLeast"/>
              <w:rPr>
                <w:rFonts w:cs="Times New Roman"/>
                <w:color w:val="000000" w:themeColor="text1"/>
              </w:rPr>
            </w:pPr>
            <w:r w:rsidRPr="002E63F8">
              <w:rPr>
                <w:rFonts w:cs="Times New Roman"/>
                <w:color w:val="000000" w:themeColor="text1"/>
              </w:rPr>
              <w:t>11,754</w:t>
            </w:r>
          </w:p>
        </w:tc>
        <w:tc>
          <w:tcPr>
            <w:tcW w:w="20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EE8317" w14:textId="0E9EB32F" w:rsidR="00BF2301" w:rsidRPr="00930FAC" w:rsidRDefault="00BF2301" w:rsidP="00BF2301">
            <w:pPr>
              <w:spacing w:line="0" w:lineRule="atLeast"/>
              <w:rPr>
                <w:rFonts w:cs="Times New Roman"/>
                <w:color w:val="000000" w:themeColor="text1"/>
              </w:rPr>
            </w:pPr>
            <w:r w:rsidRPr="00930FAC">
              <w:rPr>
                <w:rFonts w:cs="Times New Roman"/>
                <w:color w:val="000000" w:themeColor="text1"/>
              </w:rPr>
              <w:t>5,637</w:t>
            </w:r>
          </w:p>
        </w:tc>
      </w:tr>
      <w:tr w:rsidR="00BF2301" w:rsidRPr="00843F55" w14:paraId="7F5173DD" w14:textId="77777777" w:rsidTr="001C6085">
        <w:tc>
          <w:tcPr>
            <w:tcW w:w="13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22C4DF" w14:textId="5A8F74E0" w:rsidR="00BF2301" w:rsidRPr="00BF2301" w:rsidRDefault="00BF2301" w:rsidP="00BF2301">
            <w:pPr>
              <w:spacing w:line="0" w:lineRule="atLeast"/>
              <w:rPr>
                <w:rFonts w:cs="Times New Roman"/>
                <w:color w:val="000000" w:themeColor="text1"/>
              </w:rPr>
            </w:pPr>
            <w:r w:rsidRPr="00BF2301">
              <w:rPr>
                <w:rFonts w:cs="Times New Roman"/>
                <w:color w:val="000000" w:themeColor="text1"/>
              </w:rPr>
              <w:t>50</w:t>
            </w:r>
          </w:p>
        </w:tc>
        <w:tc>
          <w:tcPr>
            <w:tcW w:w="1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E75423" w14:textId="1620F7BB" w:rsidR="00BF2301" w:rsidRPr="00BF2301" w:rsidRDefault="00BF2301" w:rsidP="00BF2301">
            <w:pPr>
              <w:spacing w:line="0" w:lineRule="atLeast"/>
              <w:rPr>
                <w:rFonts w:cs="Times New Roman"/>
                <w:color w:val="000000" w:themeColor="text1"/>
              </w:rPr>
            </w:pPr>
            <w:r w:rsidRPr="00BF2301">
              <w:rPr>
                <w:rFonts w:cs="Times New Roman"/>
                <w:color w:val="000000" w:themeColor="text1"/>
              </w:rPr>
              <w:t>West Virginia </w:t>
            </w:r>
          </w:p>
        </w:tc>
        <w:tc>
          <w:tcPr>
            <w:tcW w:w="1751" w:type="dxa"/>
            <w:tcBorders>
              <w:top w:val="single" w:sz="4" w:space="0" w:color="000000"/>
              <w:left w:val="single" w:sz="4" w:space="0" w:color="000000"/>
              <w:bottom w:val="single" w:sz="4" w:space="0" w:color="000000"/>
              <w:right w:val="single" w:sz="4" w:space="0" w:color="000000"/>
            </w:tcBorders>
          </w:tcPr>
          <w:p w14:paraId="5AA0ABE0" w14:textId="73CE05D2" w:rsidR="00BF2301" w:rsidRPr="00BF2301" w:rsidRDefault="00BF2301" w:rsidP="00BF2301">
            <w:pPr>
              <w:spacing w:line="0" w:lineRule="atLeast"/>
              <w:rPr>
                <w:rFonts w:cs="Times New Roman"/>
                <w:color w:val="000000" w:themeColor="text1"/>
              </w:rPr>
            </w:pPr>
            <w:r w:rsidRPr="00BF2301">
              <w:rPr>
                <w:rFonts w:cs="Times New Roman"/>
                <w:color w:val="000000" w:themeColor="text1"/>
              </w:rPr>
              <w:t>2.06</w:t>
            </w:r>
          </w:p>
        </w:tc>
        <w:tc>
          <w:tcPr>
            <w:tcW w:w="2070" w:type="dxa"/>
            <w:tcBorders>
              <w:top w:val="single" w:sz="4" w:space="0" w:color="000000"/>
              <w:left w:val="single" w:sz="4" w:space="0" w:color="000000"/>
              <w:bottom w:val="single" w:sz="4" w:space="0" w:color="000000"/>
              <w:right w:val="single" w:sz="4" w:space="0" w:color="000000"/>
            </w:tcBorders>
          </w:tcPr>
          <w:p w14:paraId="4F709042" w14:textId="71E9722A" w:rsidR="00BF2301" w:rsidRPr="002E63F8" w:rsidRDefault="00BF2301" w:rsidP="00BF2301">
            <w:pPr>
              <w:spacing w:line="0" w:lineRule="atLeast"/>
              <w:rPr>
                <w:rFonts w:cs="Times New Roman"/>
                <w:color w:val="000000" w:themeColor="text1"/>
              </w:rPr>
            </w:pPr>
            <w:r w:rsidRPr="002E63F8">
              <w:rPr>
                <w:rFonts w:cs="Times New Roman"/>
                <w:color w:val="000000" w:themeColor="text1"/>
              </w:rPr>
              <w:t>71,054</w:t>
            </w:r>
          </w:p>
        </w:tc>
        <w:tc>
          <w:tcPr>
            <w:tcW w:w="20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93943D" w14:textId="14909DE0" w:rsidR="00BF2301" w:rsidRPr="00930FAC" w:rsidRDefault="00BF2301" w:rsidP="00BF2301">
            <w:pPr>
              <w:spacing w:line="0" w:lineRule="atLeast"/>
              <w:rPr>
                <w:rFonts w:cs="Times New Roman"/>
                <w:color w:val="000000" w:themeColor="text1"/>
              </w:rPr>
            </w:pPr>
            <w:r w:rsidRPr="00930FAC">
              <w:rPr>
                <w:rFonts w:cs="Times New Roman"/>
                <w:color w:val="000000" w:themeColor="text1"/>
              </w:rPr>
              <w:t>34,422</w:t>
            </w:r>
          </w:p>
        </w:tc>
      </w:tr>
      <w:tr w:rsidR="00BF2301" w:rsidRPr="00843F55" w14:paraId="0C510DE6" w14:textId="77777777" w:rsidTr="001C6085">
        <w:tc>
          <w:tcPr>
            <w:tcW w:w="13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78B9BA" w14:textId="77777777" w:rsidR="00BF2301" w:rsidRPr="00BF2301" w:rsidRDefault="00BF2301" w:rsidP="00BF2301">
            <w:pPr>
              <w:rPr>
                <w:rFonts w:eastAsia="Times New Roman" w:cs="Times New Roman"/>
                <w:color w:val="000000" w:themeColor="text1"/>
              </w:rPr>
            </w:pPr>
          </w:p>
        </w:tc>
        <w:tc>
          <w:tcPr>
            <w:tcW w:w="1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7A1239" w14:textId="77777777" w:rsidR="00BF2301" w:rsidRPr="00BF2301" w:rsidRDefault="00BF2301" w:rsidP="00BF2301">
            <w:pPr>
              <w:spacing w:line="0" w:lineRule="atLeast"/>
              <w:rPr>
                <w:rFonts w:cs="Times New Roman"/>
                <w:color w:val="000000" w:themeColor="text1"/>
              </w:rPr>
            </w:pPr>
            <w:r w:rsidRPr="00BF2301">
              <w:rPr>
                <w:rFonts w:cs="Times New Roman"/>
                <w:color w:val="000000" w:themeColor="text1"/>
              </w:rPr>
              <w:t>U.S. Total</w:t>
            </w:r>
          </w:p>
        </w:tc>
        <w:tc>
          <w:tcPr>
            <w:tcW w:w="1751" w:type="dxa"/>
            <w:tcBorders>
              <w:top w:val="single" w:sz="4" w:space="0" w:color="000000"/>
              <w:left w:val="single" w:sz="4" w:space="0" w:color="000000"/>
              <w:bottom w:val="single" w:sz="4" w:space="0" w:color="000000"/>
              <w:right w:val="single" w:sz="4" w:space="0" w:color="000000"/>
            </w:tcBorders>
          </w:tcPr>
          <w:p w14:paraId="3A02941C" w14:textId="77777777" w:rsidR="00BF2301" w:rsidRPr="00BF2301" w:rsidRDefault="00BF2301" w:rsidP="00BF2301">
            <w:pPr>
              <w:spacing w:line="0" w:lineRule="atLeast"/>
              <w:rPr>
                <w:rFonts w:cs="Times New Roman"/>
                <w:color w:val="000000" w:themeColor="text1"/>
              </w:rPr>
            </w:pPr>
          </w:p>
        </w:tc>
        <w:tc>
          <w:tcPr>
            <w:tcW w:w="2070" w:type="dxa"/>
            <w:tcBorders>
              <w:top w:val="single" w:sz="4" w:space="0" w:color="000000"/>
              <w:left w:val="single" w:sz="4" w:space="0" w:color="000000"/>
              <w:bottom w:val="single" w:sz="4" w:space="0" w:color="000000"/>
              <w:right w:val="single" w:sz="4" w:space="0" w:color="000000"/>
            </w:tcBorders>
          </w:tcPr>
          <w:p w14:paraId="3F4CF8A5" w14:textId="0DFD5CB4" w:rsidR="00BF2301" w:rsidRPr="00843F55" w:rsidRDefault="00BF2301" w:rsidP="00BF2301">
            <w:pPr>
              <w:spacing w:line="0" w:lineRule="atLeast"/>
              <w:rPr>
                <w:rFonts w:cs="Times New Roman"/>
              </w:rPr>
            </w:pPr>
            <w:r w:rsidRPr="00843F55">
              <w:rPr>
                <w:rFonts w:cs="Times New Roman"/>
              </w:rPr>
              <w:t>1,884,585</w:t>
            </w:r>
          </w:p>
        </w:tc>
        <w:tc>
          <w:tcPr>
            <w:tcW w:w="20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1A0612" w14:textId="39B6E2AA" w:rsidR="00BF2301" w:rsidRPr="00843F55" w:rsidRDefault="00BF2301" w:rsidP="00BF2301">
            <w:pPr>
              <w:spacing w:line="0" w:lineRule="atLeast"/>
              <w:rPr>
                <w:rFonts w:cs="Times New Roman"/>
              </w:rPr>
            </w:pPr>
            <w:r w:rsidRPr="00843F55">
              <w:rPr>
                <w:rFonts w:cs="Times New Roman"/>
              </w:rPr>
              <w:t>7</w:t>
            </w:r>
            <w:r>
              <w:rPr>
                <w:rFonts w:cs="Times New Roman"/>
              </w:rPr>
              <w:t>79,539</w:t>
            </w:r>
          </w:p>
        </w:tc>
      </w:tr>
      <w:tr w:rsidR="00BF2301" w:rsidRPr="00843F55" w14:paraId="756781FB" w14:textId="77777777" w:rsidTr="001C6085">
        <w:tc>
          <w:tcPr>
            <w:tcW w:w="13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8EDD11" w14:textId="77777777" w:rsidR="00BF2301" w:rsidRPr="00BF2301" w:rsidRDefault="00BF2301" w:rsidP="00BF2301">
            <w:pPr>
              <w:rPr>
                <w:rFonts w:eastAsia="Times New Roman" w:cs="Times New Roman"/>
                <w:color w:val="000000" w:themeColor="text1"/>
              </w:rPr>
            </w:pPr>
          </w:p>
        </w:tc>
        <w:tc>
          <w:tcPr>
            <w:tcW w:w="1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C3849B" w14:textId="77777777" w:rsidR="00BF2301" w:rsidRPr="00BF2301" w:rsidRDefault="00BF2301" w:rsidP="00BF2301">
            <w:pPr>
              <w:spacing w:line="0" w:lineRule="atLeast"/>
              <w:rPr>
                <w:rFonts w:cs="Times New Roman"/>
                <w:color w:val="000000" w:themeColor="text1"/>
              </w:rPr>
            </w:pPr>
            <w:r w:rsidRPr="00BF2301">
              <w:rPr>
                <w:rFonts w:cs="Times New Roman"/>
                <w:color w:val="000000" w:themeColor="text1"/>
              </w:rPr>
              <w:t>Average </w:t>
            </w:r>
          </w:p>
        </w:tc>
        <w:tc>
          <w:tcPr>
            <w:tcW w:w="1751" w:type="dxa"/>
            <w:tcBorders>
              <w:top w:val="single" w:sz="4" w:space="0" w:color="000000"/>
              <w:left w:val="single" w:sz="4" w:space="0" w:color="000000"/>
              <w:bottom w:val="single" w:sz="4" w:space="0" w:color="000000"/>
              <w:right w:val="single" w:sz="4" w:space="0" w:color="000000"/>
            </w:tcBorders>
          </w:tcPr>
          <w:p w14:paraId="577BF2D2" w14:textId="77777777" w:rsidR="00BF2301" w:rsidRPr="00BF2301" w:rsidRDefault="00BF2301" w:rsidP="00BF2301">
            <w:pPr>
              <w:spacing w:line="0" w:lineRule="atLeast"/>
              <w:rPr>
                <w:rFonts w:cs="Times New Roman"/>
                <w:color w:val="000000" w:themeColor="text1"/>
              </w:rPr>
            </w:pPr>
          </w:p>
        </w:tc>
        <w:tc>
          <w:tcPr>
            <w:tcW w:w="2070" w:type="dxa"/>
            <w:tcBorders>
              <w:top w:val="single" w:sz="4" w:space="0" w:color="000000"/>
              <w:left w:val="single" w:sz="4" w:space="0" w:color="000000"/>
              <w:bottom w:val="single" w:sz="4" w:space="0" w:color="000000"/>
              <w:right w:val="single" w:sz="4" w:space="0" w:color="000000"/>
            </w:tcBorders>
          </w:tcPr>
          <w:p w14:paraId="1AE1E10E" w14:textId="0A159F57" w:rsidR="00BF2301" w:rsidRPr="00843F55" w:rsidRDefault="00BF2301" w:rsidP="00BF2301">
            <w:pPr>
              <w:spacing w:line="0" w:lineRule="atLeast"/>
              <w:rPr>
                <w:rFonts w:cs="Times New Roman"/>
              </w:rPr>
            </w:pPr>
            <w:r>
              <w:rPr>
                <w:rFonts w:cs="Times New Roman"/>
              </w:rPr>
              <w:t>37,752</w:t>
            </w:r>
          </w:p>
        </w:tc>
        <w:tc>
          <w:tcPr>
            <w:tcW w:w="20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C30752" w14:textId="3FF9661E" w:rsidR="00BF2301" w:rsidRPr="00843F55" w:rsidRDefault="00BF2301" w:rsidP="00BF2301">
            <w:pPr>
              <w:spacing w:line="0" w:lineRule="atLeast"/>
              <w:rPr>
                <w:rFonts w:cs="Times New Roman"/>
              </w:rPr>
            </w:pPr>
            <w:r w:rsidRPr="00843F55">
              <w:rPr>
                <w:rFonts w:cs="Times New Roman"/>
              </w:rPr>
              <w:t>1</w:t>
            </w:r>
            <w:r>
              <w:rPr>
                <w:rFonts w:cs="Times New Roman"/>
              </w:rPr>
              <w:t>5,626</w:t>
            </w:r>
          </w:p>
        </w:tc>
      </w:tr>
    </w:tbl>
    <w:p w14:paraId="641CEBF6" w14:textId="0DD8C6D5" w:rsidR="00BF2301" w:rsidRDefault="00BF2301" w:rsidP="00662D20">
      <w:pPr>
        <w:rPr>
          <w:rFonts w:ascii="Cambria" w:hAnsi="Cambria" w:cs="Times New Roman"/>
          <w:b/>
          <w:bCs/>
          <w:color w:val="000000" w:themeColor="text1"/>
        </w:rPr>
      </w:pPr>
    </w:p>
    <w:p w14:paraId="50508A62" w14:textId="3CD9A380" w:rsidR="0084335B" w:rsidRDefault="0084335B" w:rsidP="00662D20">
      <w:pPr>
        <w:rPr>
          <w:rFonts w:ascii="Cambria" w:hAnsi="Cambria" w:cs="Times New Roman"/>
          <w:b/>
          <w:bCs/>
          <w:color w:val="000000" w:themeColor="text1"/>
        </w:rPr>
      </w:pPr>
    </w:p>
    <w:p w14:paraId="04622D6F" w14:textId="77777777" w:rsidR="0084335B" w:rsidRDefault="0084335B" w:rsidP="00662D20">
      <w:pPr>
        <w:rPr>
          <w:rFonts w:ascii="Cambria" w:hAnsi="Cambria" w:cs="Times New Roman"/>
          <w:b/>
          <w:bCs/>
          <w:color w:val="000000" w:themeColor="text1"/>
        </w:rPr>
      </w:pPr>
    </w:p>
    <w:p w14:paraId="18BA08CE" w14:textId="52BE284D" w:rsidR="00662D20" w:rsidRPr="00555DE8" w:rsidRDefault="00662D20" w:rsidP="00662D20">
      <w:pPr>
        <w:rPr>
          <w:rFonts w:ascii="Times New Roman" w:hAnsi="Times New Roman" w:cs="Times New Roman"/>
          <w:color w:val="000000" w:themeColor="text1"/>
          <w:sz w:val="20"/>
          <w:szCs w:val="20"/>
        </w:rPr>
      </w:pPr>
      <w:r w:rsidRPr="00555DE8">
        <w:rPr>
          <w:rFonts w:ascii="Cambria" w:hAnsi="Cambria" w:cs="Times New Roman"/>
          <w:b/>
          <w:bCs/>
          <w:color w:val="000000" w:themeColor="text1"/>
        </w:rPr>
        <w:t>Part 4</w:t>
      </w:r>
    </w:p>
    <w:p w14:paraId="33F07897" w14:textId="77777777" w:rsidR="00662D20" w:rsidRPr="00555DE8" w:rsidRDefault="00662D20" w:rsidP="00662D20">
      <w:pPr>
        <w:rPr>
          <w:rFonts w:ascii="Times New Roman" w:eastAsia="Times New Roman" w:hAnsi="Times New Roman" w:cs="Times New Roman"/>
          <w:color w:val="000000" w:themeColor="text1"/>
          <w:sz w:val="20"/>
          <w:szCs w:val="20"/>
        </w:rPr>
      </w:pPr>
    </w:p>
    <w:p w14:paraId="2B4F03B6" w14:textId="77777777" w:rsidR="00662D20" w:rsidRPr="00555DE8" w:rsidRDefault="00662D20" w:rsidP="00662D20">
      <w:pPr>
        <w:rPr>
          <w:rFonts w:ascii="Times New Roman" w:hAnsi="Times New Roman" w:cs="Times New Roman"/>
          <w:color w:val="000000" w:themeColor="text1"/>
          <w:sz w:val="20"/>
          <w:szCs w:val="20"/>
        </w:rPr>
      </w:pPr>
      <w:r w:rsidRPr="00555DE8">
        <w:rPr>
          <w:rFonts w:ascii="Cambria" w:hAnsi="Cambria" w:cs="Times New Roman"/>
          <w:b/>
          <w:bCs/>
          <w:color w:val="000000" w:themeColor="text1"/>
          <w:sz w:val="40"/>
          <w:szCs w:val="40"/>
        </w:rPr>
        <w:t>Performance Indicators</w:t>
      </w:r>
    </w:p>
    <w:p w14:paraId="114E2234" w14:textId="77777777" w:rsidR="00662D20" w:rsidRPr="00555DE8" w:rsidRDefault="00662D20" w:rsidP="00662D20">
      <w:pPr>
        <w:rPr>
          <w:rFonts w:ascii="Times New Roman" w:eastAsia="Times New Roman" w:hAnsi="Times New Roman" w:cs="Times New Roman"/>
          <w:color w:val="000000" w:themeColor="text1"/>
          <w:sz w:val="20"/>
          <w:szCs w:val="20"/>
        </w:rPr>
      </w:pPr>
    </w:p>
    <w:p w14:paraId="7D82EA7F" w14:textId="7532ECB6" w:rsidR="00662D20" w:rsidRPr="00843F55" w:rsidRDefault="00662D20" w:rsidP="00662D20">
      <w:pPr>
        <w:rPr>
          <w:rFonts w:cs="Times New Roman"/>
          <w:color w:val="000000" w:themeColor="text1"/>
        </w:rPr>
      </w:pPr>
      <w:r w:rsidRPr="1AF91A83">
        <w:rPr>
          <w:rFonts w:cs="Times New Roman"/>
          <w:color w:val="000000" w:themeColor="text1"/>
        </w:rPr>
        <w:t xml:space="preserve">The </w:t>
      </w:r>
      <w:r w:rsidRPr="1AF91A83">
        <w:rPr>
          <w:rFonts w:cs="Times New Roman"/>
          <w:i/>
          <w:iCs/>
          <w:color w:val="000000" w:themeColor="text1"/>
        </w:rPr>
        <w:t>Annual Highway Report</w:t>
      </w:r>
      <w:r w:rsidRPr="1AF91A83">
        <w:rPr>
          <w:rFonts w:cs="Times New Roman"/>
          <w:color w:val="000000" w:themeColor="text1"/>
        </w:rPr>
        <w:t xml:space="preserve"> ranks each state in 13 categories. Four of the categories measure </w:t>
      </w:r>
      <w:r w:rsidRPr="1AF91A83">
        <w:rPr>
          <w:rFonts w:cs="Times New Roman"/>
          <w:b/>
          <w:bCs/>
          <w:color w:val="000000" w:themeColor="text1"/>
        </w:rPr>
        <w:t>spending</w:t>
      </w:r>
      <w:r w:rsidRPr="1AF91A83">
        <w:rPr>
          <w:rFonts w:cs="Times New Roman"/>
          <w:color w:val="000000" w:themeColor="text1"/>
        </w:rPr>
        <w:t xml:space="preserve">: Capital and Bridge Disbursements, Maintenance Disbursements, Administrative Disbursements, and </w:t>
      </w:r>
      <w:del w:id="126" w:author="Truong Bui" w:date="2022-10-12T00:07:00Z">
        <w:r w:rsidRPr="1AF91A83" w:rsidDel="00BA33D7">
          <w:rPr>
            <w:rFonts w:cs="Times New Roman"/>
            <w:color w:val="000000" w:themeColor="text1"/>
          </w:rPr>
          <w:delText xml:space="preserve">Total </w:delText>
        </w:r>
      </w:del>
      <w:ins w:id="127" w:author="Truong Bui" w:date="2022-10-12T00:07:00Z">
        <w:r w:rsidR="00BA33D7">
          <w:rPr>
            <w:rFonts w:cs="Times New Roman"/>
            <w:color w:val="000000" w:themeColor="text1"/>
          </w:rPr>
          <w:t>Other</w:t>
        </w:r>
        <w:r w:rsidR="00BA33D7" w:rsidRPr="1AF91A83">
          <w:rPr>
            <w:rFonts w:cs="Times New Roman"/>
            <w:color w:val="000000" w:themeColor="text1"/>
          </w:rPr>
          <w:t xml:space="preserve"> </w:t>
        </w:r>
      </w:ins>
      <w:r w:rsidRPr="1AF91A83">
        <w:rPr>
          <w:rFonts w:cs="Times New Roman"/>
          <w:color w:val="000000" w:themeColor="text1"/>
        </w:rPr>
        <w:t xml:space="preserve">Disbursements. The remaining nine categories measure </w:t>
      </w:r>
      <w:r w:rsidRPr="1AF91A83">
        <w:rPr>
          <w:rFonts w:cs="Times New Roman"/>
          <w:b/>
          <w:bCs/>
          <w:color w:val="000000" w:themeColor="text1"/>
        </w:rPr>
        <w:t>performance</w:t>
      </w:r>
      <w:r w:rsidRPr="1AF91A83">
        <w:rPr>
          <w:rFonts w:cs="Times New Roman"/>
          <w:color w:val="000000" w:themeColor="text1"/>
        </w:rPr>
        <w:t xml:space="preserve">. Four of the </w:t>
      </w:r>
      <w:r w:rsidR="00411A11" w:rsidRPr="1AF91A83">
        <w:rPr>
          <w:rFonts w:cs="Times New Roman"/>
          <w:color w:val="000000" w:themeColor="text1"/>
        </w:rPr>
        <w:t xml:space="preserve">performance </w:t>
      </w:r>
      <w:r w:rsidRPr="1AF91A83">
        <w:rPr>
          <w:rFonts w:cs="Times New Roman"/>
          <w:color w:val="000000" w:themeColor="text1"/>
        </w:rPr>
        <w:t xml:space="preserve">categories measure pavement quality: Rural Interstate Pavement Condition, Urban Interstate Pavement Condition, Rural Other Principal Arterial Pavement Condition, and Urban Other Principal Arterial Pavement Condition. One of the </w:t>
      </w:r>
      <w:r w:rsidR="00411A11" w:rsidRPr="1AF91A83">
        <w:rPr>
          <w:rFonts w:cs="Times New Roman"/>
          <w:color w:val="000000" w:themeColor="text1"/>
        </w:rPr>
        <w:t xml:space="preserve">performance </w:t>
      </w:r>
      <w:r w:rsidRPr="1AF91A83">
        <w:rPr>
          <w:rFonts w:cs="Times New Roman"/>
          <w:color w:val="000000" w:themeColor="text1"/>
        </w:rPr>
        <w:t xml:space="preserve">categories measures </w:t>
      </w:r>
      <w:r w:rsidR="0084335B" w:rsidRPr="1AF91A83">
        <w:rPr>
          <w:rFonts w:cs="Times New Roman"/>
          <w:color w:val="000000" w:themeColor="text1"/>
        </w:rPr>
        <w:t xml:space="preserve">traffic </w:t>
      </w:r>
      <w:r w:rsidRPr="1AF91A83">
        <w:rPr>
          <w:rFonts w:cs="Times New Roman"/>
          <w:color w:val="000000" w:themeColor="text1"/>
        </w:rPr>
        <w:t>congestion</w:t>
      </w:r>
      <w:r w:rsidR="006E65CE" w:rsidRPr="1AF91A83">
        <w:rPr>
          <w:rFonts w:cs="Times New Roman"/>
          <w:color w:val="000000" w:themeColor="text1"/>
        </w:rPr>
        <w:t>,</w:t>
      </w:r>
      <w:r w:rsidRPr="1AF91A83">
        <w:rPr>
          <w:rFonts w:cs="Times New Roman"/>
          <w:color w:val="000000" w:themeColor="text1"/>
        </w:rPr>
        <w:t xml:space="preserve"> Urban Area Congestion. </w:t>
      </w:r>
      <w:r w:rsidR="00411A11" w:rsidRPr="1AF91A83">
        <w:rPr>
          <w:rFonts w:cs="Times New Roman"/>
          <w:color w:val="000000" w:themeColor="text1"/>
        </w:rPr>
        <w:t>The four remaining categories</w:t>
      </w:r>
      <w:r w:rsidRPr="1AF91A83">
        <w:rPr>
          <w:rFonts w:cs="Times New Roman"/>
          <w:color w:val="000000" w:themeColor="text1"/>
        </w:rPr>
        <w:t xml:space="preserve"> measure safety: Structurally Deficient Bridges, Other Fatality Rate, Rural Fatality Rate, and Urban Fatality Rate. </w:t>
      </w:r>
    </w:p>
    <w:p w14:paraId="226B0087" w14:textId="77777777" w:rsidR="00662D20" w:rsidRPr="00843F55" w:rsidRDefault="00662D20" w:rsidP="00662D20">
      <w:pPr>
        <w:rPr>
          <w:rFonts w:eastAsia="Times New Roman" w:cs="Times New Roman"/>
          <w:color w:val="000000" w:themeColor="text1"/>
        </w:rPr>
      </w:pPr>
    </w:p>
    <w:p w14:paraId="7DFFEE37" w14:textId="625B3EAF" w:rsidR="00662D20" w:rsidRPr="00843F55" w:rsidRDefault="00090CCD" w:rsidP="00662D20">
      <w:pPr>
        <w:rPr>
          <w:rFonts w:cs="Times New Roman"/>
          <w:color w:val="000000" w:themeColor="text1"/>
        </w:rPr>
      </w:pPr>
      <w:r>
        <w:rPr>
          <w:rFonts w:cs="Times New Roman"/>
          <w:color w:val="000000" w:themeColor="text1"/>
        </w:rPr>
        <w:t>The</w:t>
      </w:r>
      <w:ins w:id="128" w:author="Truong Bui" w:date="2022-10-12T00:42:00Z">
        <w:r w:rsidR="00794B56">
          <w:rPr>
            <w:rFonts w:cs="Times New Roman"/>
            <w:color w:val="000000" w:themeColor="text1"/>
          </w:rPr>
          <w:t xml:space="preserve"> performance ratio</w:t>
        </w:r>
      </w:ins>
      <w:del w:id="129" w:author="Truong Bui" w:date="2022-10-12T00:42:00Z">
        <w:r w:rsidDel="00794B56">
          <w:rPr>
            <w:rFonts w:cs="Times New Roman"/>
            <w:color w:val="000000" w:themeColor="text1"/>
          </w:rPr>
          <w:delText xml:space="preserve"> ranking</w:delText>
        </w:r>
      </w:del>
      <w:r>
        <w:rPr>
          <w:rFonts w:cs="Times New Roman"/>
          <w:color w:val="000000" w:themeColor="text1"/>
        </w:rPr>
        <w:t xml:space="preserve"> for each of the 13 categories </w:t>
      </w:r>
      <w:r w:rsidR="0084335B">
        <w:rPr>
          <w:rFonts w:cs="Times New Roman"/>
          <w:color w:val="000000" w:themeColor="text1"/>
        </w:rPr>
        <w:t xml:space="preserve">is </w:t>
      </w:r>
      <w:r w:rsidR="00555DE8" w:rsidRPr="00843F55">
        <w:rPr>
          <w:rFonts w:cs="Times New Roman"/>
          <w:color w:val="000000" w:themeColor="text1"/>
        </w:rPr>
        <w:t>c</w:t>
      </w:r>
      <w:r w:rsidR="0084335B">
        <w:rPr>
          <w:rFonts w:cs="Times New Roman"/>
          <w:color w:val="000000" w:themeColor="text1"/>
        </w:rPr>
        <w:t xml:space="preserve">alculated individually </w:t>
      </w:r>
      <w:r w:rsidR="0084335B" w:rsidRPr="006E65CE">
        <w:rPr>
          <w:rFonts w:cs="Times New Roman"/>
          <w:color w:val="000000" w:themeColor="text1"/>
        </w:rPr>
        <w:t xml:space="preserve">(pages X-Y, </w:t>
      </w:r>
      <w:r w:rsidR="00C22A73" w:rsidRPr="006E65CE">
        <w:rPr>
          <w:rFonts w:cs="Times New Roman"/>
          <w:color w:val="000000" w:themeColor="text1"/>
        </w:rPr>
        <w:t>tables 7-19, maps, figures 2-14)</w:t>
      </w:r>
      <w:ins w:id="130" w:author="Truong Bui" w:date="2022-10-19T03:58:00Z">
        <w:r w:rsidR="00293347">
          <w:rPr>
            <w:rFonts w:cs="Times New Roman"/>
            <w:color w:val="000000" w:themeColor="text1"/>
          </w:rPr>
          <w:t xml:space="preserve"> for each state</w:t>
        </w:r>
      </w:ins>
      <w:del w:id="131" w:author="Truong Bui" w:date="2022-10-19T03:58:00Z">
        <w:r w:rsidR="00C22A73" w:rsidRPr="006E65CE" w:rsidDel="00293347">
          <w:rPr>
            <w:rFonts w:cs="Times New Roman"/>
            <w:color w:val="000000" w:themeColor="text1"/>
          </w:rPr>
          <w:delText xml:space="preserve">. </w:delText>
        </w:r>
      </w:del>
      <w:del w:id="132" w:author="Truong Bui" w:date="2022-10-19T03:52:00Z">
        <w:r w:rsidR="00C22A73" w:rsidRPr="006E65CE" w:rsidDel="00DF2E9A">
          <w:rPr>
            <w:rFonts w:cs="Times New Roman"/>
            <w:color w:val="000000" w:themeColor="text1"/>
          </w:rPr>
          <w:delText xml:space="preserve">Each </w:delText>
        </w:r>
      </w:del>
      <w:del w:id="133" w:author="Truong Bui" w:date="2022-10-12T00:48:00Z">
        <w:r w:rsidR="00C22A73" w:rsidRPr="006E65CE" w:rsidDel="00794B56">
          <w:rPr>
            <w:rFonts w:cs="Times New Roman"/>
            <w:color w:val="000000" w:themeColor="text1"/>
          </w:rPr>
          <w:delText>ranking</w:delText>
        </w:r>
      </w:del>
      <w:del w:id="134" w:author="Truong Bui" w:date="2022-10-19T03:52:00Z">
        <w:r w:rsidR="00C22A73" w:rsidRPr="006E65CE" w:rsidDel="00DF2E9A">
          <w:rPr>
            <w:rFonts w:cs="Times New Roman"/>
            <w:color w:val="000000" w:themeColor="text1"/>
          </w:rPr>
          <w:delText xml:space="preserve"> is </w:delText>
        </w:r>
        <w:r w:rsidRPr="006E65CE" w:rsidDel="00DF2E9A">
          <w:rPr>
            <w:rFonts w:cs="Times New Roman"/>
            <w:color w:val="000000" w:themeColor="text1"/>
          </w:rPr>
          <w:delText xml:space="preserve">calculated as a </w:delText>
        </w:r>
      </w:del>
      <w:del w:id="135" w:author="Truong Bui" w:date="2022-10-12T00:48:00Z">
        <w:r w:rsidRPr="006E65CE" w:rsidDel="00794B56">
          <w:rPr>
            <w:rFonts w:cs="Times New Roman"/>
            <w:color w:val="000000" w:themeColor="text1"/>
          </w:rPr>
          <w:delText>percentage</w:delText>
        </w:r>
      </w:del>
      <w:del w:id="136" w:author="Truong Bui" w:date="2022-10-19T03:52:00Z">
        <w:r w:rsidRPr="006E65CE" w:rsidDel="00DF2E9A">
          <w:rPr>
            <w:rFonts w:cs="Times New Roman"/>
            <w:color w:val="000000" w:themeColor="text1"/>
          </w:rPr>
          <w:delText xml:space="preserve">. </w:delText>
        </w:r>
      </w:del>
      <w:del w:id="137" w:author="Truong Bui" w:date="2022-10-19T03:58:00Z">
        <w:r w:rsidR="001E2774" w:rsidRPr="006E65CE" w:rsidDel="00293347">
          <w:rPr>
            <w:rFonts w:cs="Times New Roman"/>
            <w:color w:val="000000" w:themeColor="text1"/>
          </w:rPr>
          <w:delText xml:space="preserve">The </w:delText>
        </w:r>
        <w:r w:rsidR="00C22A73" w:rsidRPr="006E65CE" w:rsidDel="00293347">
          <w:rPr>
            <w:rFonts w:cs="Times New Roman"/>
            <w:color w:val="000000" w:themeColor="text1"/>
          </w:rPr>
          <w:delText xml:space="preserve">state’s </w:delText>
        </w:r>
      </w:del>
      <w:del w:id="138" w:author="Truong Bui" w:date="2022-10-12T00:49:00Z">
        <w:r w:rsidR="00C22A73" w:rsidRPr="006E65CE" w:rsidDel="00794B56">
          <w:rPr>
            <w:rFonts w:cs="Times New Roman"/>
            <w:color w:val="000000" w:themeColor="text1"/>
          </w:rPr>
          <w:delText xml:space="preserve">ranking </w:delText>
        </w:r>
      </w:del>
      <w:del w:id="139" w:author="Truong Bui" w:date="2022-10-19T03:58:00Z">
        <w:r w:rsidR="001E2774" w:rsidRPr="006E65CE" w:rsidDel="00293347">
          <w:rPr>
            <w:rFonts w:cs="Times New Roman"/>
            <w:color w:val="000000" w:themeColor="text1"/>
          </w:rPr>
          <w:delText xml:space="preserve">is </w:delText>
        </w:r>
      </w:del>
      <w:del w:id="140" w:author="Truong Bui" w:date="2022-10-19T03:55:00Z">
        <w:r w:rsidR="001E2774" w:rsidRPr="006E65CE" w:rsidDel="00D165A7">
          <w:rPr>
            <w:rFonts w:cs="Times New Roman"/>
            <w:color w:val="000000" w:themeColor="text1"/>
          </w:rPr>
          <w:delText xml:space="preserve">a ratio of </w:delText>
        </w:r>
      </w:del>
      <w:ins w:id="141" w:author="Truong Bui" w:date="2022-10-19T03:55:00Z">
        <w:r w:rsidR="00D165A7">
          <w:rPr>
            <w:rFonts w:cs="Times New Roman"/>
            <w:color w:val="000000" w:themeColor="text1"/>
          </w:rPr>
          <w:t xml:space="preserve"> by dividing </w:t>
        </w:r>
      </w:ins>
      <w:r w:rsidR="006E65CE" w:rsidRPr="006E65CE">
        <w:rPr>
          <w:rFonts w:cs="Times New Roman"/>
          <w:color w:val="000000" w:themeColor="text1"/>
        </w:rPr>
        <w:t>th</w:t>
      </w:r>
      <w:ins w:id="142" w:author="Truong Bui" w:date="2022-10-12T00:49:00Z">
        <w:r w:rsidR="00794B56">
          <w:rPr>
            <w:rFonts w:cs="Times New Roman"/>
            <w:color w:val="000000" w:themeColor="text1"/>
          </w:rPr>
          <w:t xml:space="preserve">e </w:t>
        </w:r>
      </w:ins>
      <w:ins w:id="143" w:author="Truong Bui" w:date="2022-10-12T02:21:00Z">
        <w:r w:rsidR="00BD0F91">
          <w:rPr>
            <w:rFonts w:cs="Times New Roman"/>
            <w:color w:val="000000" w:themeColor="text1"/>
          </w:rPr>
          <w:t xml:space="preserve">actual </w:t>
        </w:r>
      </w:ins>
      <w:ins w:id="144" w:author="Truong Bui" w:date="2022-10-12T01:58:00Z">
        <w:r w:rsidR="00BF35EA">
          <w:rPr>
            <w:rFonts w:cs="Times New Roman"/>
            <w:color w:val="000000" w:themeColor="text1"/>
          </w:rPr>
          <w:t>measure</w:t>
        </w:r>
      </w:ins>
      <w:del w:id="145" w:author="Truong Bui" w:date="2022-10-12T00:49:00Z">
        <w:r w:rsidR="006E65CE" w:rsidRPr="006E65CE" w:rsidDel="00794B56">
          <w:rPr>
            <w:rFonts w:cs="Times New Roman"/>
            <w:color w:val="000000" w:themeColor="text1"/>
          </w:rPr>
          <w:delText>at percentage</w:delText>
        </w:r>
      </w:del>
      <w:r w:rsidR="006E65CE" w:rsidRPr="006E65CE">
        <w:rPr>
          <w:rFonts w:cs="Times New Roman"/>
          <w:color w:val="000000" w:themeColor="text1"/>
        </w:rPr>
        <w:t xml:space="preserve"> </w:t>
      </w:r>
      <w:ins w:id="146" w:author="Truong Bui" w:date="2022-10-19T03:55:00Z">
        <w:r w:rsidR="00D165A7">
          <w:rPr>
            <w:rFonts w:cs="Times New Roman"/>
            <w:color w:val="000000" w:themeColor="text1"/>
          </w:rPr>
          <w:t>by</w:t>
        </w:r>
      </w:ins>
      <w:del w:id="147" w:author="Truong Bui" w:date="2022-10-19T03:55:00Z">
        <w:r w:rsidR="00C22A73" w:rsidRPr="006E65CE" w:rsidDel="00D165A7">
          <w:rPr>
            <w:rFonts w:cs="Times New Roman"/>
            <w:color w:val="000000" w:themeColor="text1"/>
          </w:rPr>
          <w:delText>to</w:delText>
        </w:r>
      </w:del>
      <w:r w:rsidR="00C22A73" w:rsidRPr="006E65CE">
        <w:rPr>
          <w:rFonts w:cs="Times New Roman"/>
          <w:color w:val="000000" w:themeColor="text1"/>
        </w:rPr>
        <w:t xml:space="preserve"> the </w:t>
      </w:r>
      <w:del w:id="148" w:author="Truong Bui" w:date="2022-10-12T02:21:00Z">
        <w:r w:rsidR="00C22A73" w:rsidRPr="006E65CE" w:rsidDel="00BD0F91">
          <w:rPr>
            <w:rFonts w:cs="Times New Roman"/>
            <w:color w:val="000000" w:themeColor="text1"/>
          </w:rPr>
          <w:delText>national average</w:delText>
        </w:r>
      </w:del>
      <w:ins w:id="149" w:author="Truong Bui" w:date="2022-10-12T02:21:00Z">
        <w:r w:rsidR="00BD0F91">
          <w:rPr>
            <w:rFonts w:cs="Times New Roman"/>
            <w:color w:val="000000" w:themeColor="text1"/>
          </w:rPr>
          <w:t>expected measure</w:t>
        </w:r>
      </w:ins>
      <w:r w:rsidR="00C22A73" w:rsidRPr="006E65CE">
        <w:rPr>
          <w:rFonts w:cs="Times New Roman"/>
          <w:color w:val="000000" w:themeColor="text1"/>
        </w:rPr>
        <w:t xml:space="preserve">. </w:t>
      </w:r>
      <w:ins w:id="150" w:author="Truong Bui" w:date="2022-10-12T02:21:00Z">
        <w:r w:rsidR="00BD0F91">
          <w:rPr>
            <w:rFonts w:cs="Times New Roman"/>
            <w:color w:val="000000" w:themeColor="text1"/>
          </w:rPr>
          <w:t xml:space="preserve">For the four spending categories, the expected measure is determined by </w:t>
        </w:r>
      </w:ins>
      <w:ins w:id="151" w:author="Truong Bui" w:date="2022-10-12T02:22:00Z">
        <w:r w:rsidR="00BD0F91">
          <w:rPr>
            <w:rFonts w:cs="Times New Roman"/>
            <w:color w:val="000000" w:themeColor="text1"/>
          </w:rPr>
          <w:t>a local regression</w:t>
        </w:r>
      </w:ins>
      <w:ins w:id="152" w:author="Truong Bui" w:date="2022-10-12T02:28:00Z">
        <w:r w:rsidR="007A03CB">
          <w:rPr>
            <w:rFonts w:cs="Times New Roman"/>
            <w:color w:val="000000" w:themeColor="text1"/>
          </w:rPr>
          <w:t xml:space="preserve"> that incorporates urbanization</w:t>
        </w:r>
      </w:ins>
      <w:ins w:id="153" w:author="Truong Bui" w:date="2022-10-12T02:22:00Z">
        <w:r w:rsidR="00BD0F91">
          <w:rPr>
            <w:rFonts w:cs="Times New Roman"/>
            <w:color w:val="000000" w:themeColor="text1"/>
          </w:rPr>
          <w:t xml:space="preserve"> as explained in </w:t>
        </w:r>
      </w:ins>
      <w:ins w:id="154" w:author="Truong Bui" w:date="2022-10-19T04:38:00Z">
        <w:r w:rsidR="003B20C3">
          <w:rPr>
            <w:rFonts w:cs="Times New Roman"/>
            <w:color w:val="000000" w:themeColor="text1"/>
          </w:rPr>
          <w:t>the Append</w:t>
        </w:r>
      </w:ins>
      <w:ins w:id="155" w:author="Truong Bui" w:date="2022-10-19T04:39:00Z">
        <w:r w:rsidR="003B20C3">
          <w:rPr>
            <w:rFonts w:cs="Times New Roman"/>
            <w:color w:val="000000" w:themeColor="text1"/>
          </w:rPr>
          <w:t>ix.</w:t>
        </w:r>
      </w:ins>
      <w:ins w:id="156" w:author="Truong Bui" w:date="2022-10-12T02:22:00Z">
        <w:r w:rsidR="00BD0F91">
          <w:rPr>
            <w:rFonts w:cs="Times New Roman"/>
            <w:color w:val="000000" w:themeColor="text1"/>
          </w:rPr>
          <w:t xml:space="preserve"> For the other nine categories, </w:t>
        </w:r>
      </w:ins>
      <w:ins w:id="157" w:author="Truong Bui" w:date="2022-10-12T02:23:00Z">
        <w:r w:rsidR="00BD0F91">
          <w:rPr>
            <w:rFonts w:cs="Times New Roman"/>
            <w:color w:val="000000" w:themeColor="text1"/>
          </w:rPr>
          <w:t>the expected measure is the national weighted average.</w:t>
        </w:r>
      </w:ins>
      <w:ins w:id="158" w:author="Truong Bui" w:date="2022-10-12T02:25:00Z">
        <w:r w:rsidR="00BD0F91">
          <w:rPr>
            <w:rFonts w:cs="Times New Roman"/>
            <w:color w:val="000000" w:themeColor="text1"/>
          </w:rPr>
          <w:t xml:space="preserve"> States are </w:t>
        </w:r>
        <w:r w:rsidR="00BD0F91">
          <w:rPr>
            <w:rFonts w:cs="Times New Roman"/>
            <w:color w:val="000000" w:themeColor="text1"/>
          </w:rPr>
          <w:lastRenderedPageBreak/>
          <w:t xml:space="preserve">ranked </w:t>
        </w:r>
      </w:ins>
      <w:ins w:id="159" w:author="Truong Bui" w:date="2022-10-12T02:26:00Z">
        <w:r w:rsidR="00BD0F91">
          <w:rPr>
            <w:rFonts w:cs="Times New Roman"/>
            <w:color w:val="000000" w:themeColor="text1"/>
          </w:rPr>
          <w:t xml:space="preserve">in each category based on the </w:t>
        </w:r>
      </w:ins>
      <w:ins w:id="160" w:author="Truong Bui" w:date="2022-10-19T03:53:00Z">
        <w:r w:rsidR="00DF2E9A">
          <w:rPr>
            <w:rFonts w:cs="Times New Roman"/>
            <w:color w:val="000000" w:themeColor="text1"/>
          </w:rPr>
          <w:t>performance ratio</w:t>
        </w:r>
        <w:r w:rsidR="00E54D21">
          <w:rPr>
            <w:rFonts w:cs="Times New Roman"/>
            <w:color w:val="000000" w:themeColor="text1"/>
          </w:rPr>
          <w:t>s</w:t>
        </w:r>
      </w:ins>
      <w:ins w:id="161" w:author="Truong Bui" w:date="2022-10-12T02:26:00Z">
        <w:r w:rsidR="00BD0F91">
          <w:rPr>
            <w:rFonts w:cs="Times New Roman"/>
            <w:color w:val="000000" w:themeColor="text1"/>
          </w:rPr>
          <w:t xml:space="preserve"> they attain, with </w:t>
        </w:r>
      </w:ins>
      <w:ins w:id="162" w:author="Truong Bui" w:date="2022-10-12T02:27:00Z">
        <w:r w:rsidR="00BD0F91">
          <w:rPr>
            <w:rFonts w:cs="Times New Roman"/>
            <w:color w:val="000000" w:themeColor="text1"/>
          </w:rPr>
          <w:t xml:space="preserve">higher </w:t>
        </w:r>
      </w:ins>
      <w:ins w:id="163" w:author="Truong Bui" w:date="2022-10-19T03:53:00Z">
        <w:r w:rsidR="00DF2E9A">
          <w:rPr>
            <w:rFonts w:cs="Times New Roman"/>
            <w:color w:val="000000" w:themeColor="text1"/>
          </w:rPr>
          <w:t>ratios</w:t>
        </w:r>
      </w:ins>
      <w:ins w:id="164" w:author="Truong Bui" w:date="2022-10-12T02:27:00Z">
        <w:r w:rsidR="00BD0F91">
          <w:rPr>
            <w:rFonts w:cs="Times New Roman"/>
            <w:color w:val="000000" w:themeColor="text1"/>
          </w:rPr>
          <w:t xml:space="preserve"> indicating worse performance.</w:t>
        </w:r>
      </w:ins>
      <w:ins w:id="165" w:author="Truong Bui" w:date="2022-10-12T02:23:00Z">
        <w:r w:rsidR="00BD0F91">
          <w:rPr>
            <w:rFonts w:cs="Times New Roman"/>
            <w:color w:val="000000" w:themeColor="text1"/>
          </w:rPr>
          <w:t xml:space="preserve"> </w:t>
        </w:r>
      </w:ins>
      <w:r w:rsidR="00C22A73" w:rsidRPr="006E65CE">
        <w:rPr>
          <w:rFonts w:cs="Times New Roman"/>
          <w:color w:val="000000" w:themeColor="text1"/>
        </w:rPr>
        <w:t xml:space="preserve">For all categories 1 is the best </w:t>
      </w:r>
      <w:r w:rsidR="001E2774" w:rsidRPr="006E65CE">
        <w:rPr>
          <w:rFonts w:cs="Times New Roman"/>
          <w:color w:val="000000" w:themeColor="text1"/>
        </w:rPr>
        <w:t>ra</w:t>
      </w:r>
      <w:r w:rsidR="001E2774">
        <w:rPr>
          <w:rFonts w:cs="Times New Roman"/>
          <w:color w:val="000000" w:themeColor="text1"/>
        </w:rPr>
        <w:t xml:space="preserve">nking </w:t>
      </w:r>
      <w:r w:rsidR="00C22A73">
        <w:rPr>
          <w:rFonts w:cs="Times New Roman"/>
          <w:color w:val="000000" w:themeColor="text1"/>
        </w:rPr>
        <w:t xml:space="preserve">and 50 is the worst. </w:t>
      </w:r>
      <w:r w:rsidR="006E65CE">
        <w:rPr>
          <w:rFonts w:cs="Times New Roman"/>
          <w:color w:val="000000" w:themeColor="text1"/>
        </w:rPr>
        <w:t xml:space="preserve">To determine the total ranking, </w:t>
      </w:r>
      <w:r w:rsidR="00C22A73">
        <w:rPr>
          <w:rFonts w:cs="Times New Roman"/>
          <w:color w:val="000000" w:themeColor="text1"/>
        </w:rPr>
        <w:t xml:space="preserve">each of the categorical </w:t>
      </w:r>
      <w:r w:rsidR="00F13FC7">
        <w:rPr>
          <w:rFonts w:cs="Times New Roman"/>
          <w:color w:val="000000" w:themeColor="text1"/>
        </w:rPr>
        <w:t xml:space="preserve">ratios are added </w:t>
      </w:r>
      <w:r w:rsidR="00555DE8" w:rsidRPr="00843F55">
        <w:rPr>
          <w:rFonts w:cs="Times New Roman"/>
          <w:color w:val="000000" w:themeColor="text1"/>
        </w:rPr>
        <w:t xml:space="preserve">together, weighted equally and then </w:t>
      </w:r>
      <w:r w:rsidR="00662D20" w:rsidRPr="00843F55">
        <w:rPr>
          <w:rFonts w:cs="Times New Roman"/>
          <w:color w:val="000000" w:themeColor="text1"/>
        </w:rPr>
        <w:t xml:space="preserve">averaged to get one overall </w:t>
      </w:r>
      <w:r w:rsidR="00F13FC7">
        <w:rPr>
          <w:rFonts w:cs="Times New Roman"/>
          <w:color w:val="000000" w:themeColor="text1"/>
        </w:rPr>
        <w:t xml:space="preserve">final </w:t>
      </w:r>
      <w:del w:id="166" w:author="Truong Bui" w:date="2022-10-19T03:54:00Z">
        <w:r w:rsidR="00662D20" w:rsidRPr="00843F55" w:rsidDel="00B80A62">
          <w:rPr>
            <w:rFonts w:cs="Times New Roman"/>
            <w:color w:val="000000" w:themeColor="text1"/>
          </w:rPr>
          <w:delText>score</w:delText>
        </w:r>
      </w:del>
      <w:ins w:id="167" w:author="Truong Bui" w:date="2022-10-19T03:54:00Z">
        <w:r w:rsidR="00B80A62">
          <w:rPr>
            <w:rFonts w:cs="Times New Roman"/>
            <w:color w:val="000000" w:themeColor="text1"/>
          </w:rPr>
          <w:t>ratio</w:t>
        </w:r>
      </w:ins>
      <w:r w:rsidR="00662D20" w:rsidRPr="00843F55">
        <w:rPr>
          <w:rFonts w:cs="Times New Roman"/>
          <w:color w:val="000000" w:themeColor="text1"/>
        </w:rPr>
        <w:t xml:space="preserve">. </w:t>
      </w:r>
      <w:r w:rsidR="00F13FC7">
        <w:rPr>
          <w:rFonts w:cs="Times New Roman"/>
          <w:color w:val="000000" w:themeColor="text1"/>
        </w:rPr>
        <w:t xml:space="preserve">Each </w:t>
      </w:r>
      <w:r w:rsidR="00662D20" w:rsidRPr="00843F55">
        <w:rPr>
          <w:rFonts w:cs="Times New Roman"/>
          <w:color w:val="000000" w:themeColor="text1"/>
        </w:rPr>
        <w:t>measure, whether spending efficiency or system performance, is weighted equally</w:t>
      </w:r>
      <w:r>
        <w:rPr>
          <w:rFonts w:cs="Times New Roman"/>
          <w:color w:val="000000" w:themeColor="text1"/>
        </w:rPr>
        <w:t xml:space="preserve">, so each categorical score makes up 1/13 of the total score. Additional details on how the rankings are calculated are in the Appendix on page </w:t>
      </w:r>
      <w:r w:rsidRPr="006E65CE">
        <w:rPr>
          <w:rFonts w:cs="Times New Roman"/>
          <w:color w:val="000000" w:themeColor="text1"/>
        </w:rPr>
        <w:t>XX</w:t>
      </w:r>
      <w:r>
        <w:rPr>
          <w:rFonts w:cs="Times New Roman"/>
          <w:color w:val="000000" w:themeColor="text1"/>
        </w:rPr>
        <w:t xml:space="preserve">. </w:t>
      </w:r>
    </w:p>
    <w:p w14:paraId="5E62B681" w14:textId="77777777" w:rsidR="00662D20" w:rsidRPr="00843F55" w:rsidRDefault="00662D20" w:rsidP="00662D20">
      <w:pPr>
        <w:rPr>
          <w:rFonts w:eastAsia="Times New Roman" w:cs="Times New Roman"/>
          <w:color w:val="000000" w:themeColor="text1"/>
        </w:rPr>
      </w:pPr>
    </w:p>
    <w:p w14:paraId="0C005CE4" w14:textId="607BA2C8" w:rsidR="00662D20" w:rsidRPr="00843F55" w:rsidRDefault="00662D20" w:rsidP="00662D20">
      <w:pPr>
        <w:rPr>
          <w:rFonts w:cs="Times New Roman"/>
          <w:color w:val="000000" w:themeColor="text1"/>
        </w:rPr>
      </w:pPr>
      <w:r w:rsidRPr="00843F55">
        <w:rPr>
          <w:rFonts w:cs="Times New Roman"/>
          <w:color w:val="000000" w:themeColor="text1"/>
        </w:rPr>
        <w:t>This part of the report includes detailed data and trends for each category. Rankings include a table showing the state, the ranking</w:t>
      </w:r>
      <w:r w:rsidR="007D4326">
        <w:rPr>
          <w:rFonts w:cs="Times New Roman"/>
          <w:color w:val="000000" w:themeColor="text1"/>
        </w:rPr>
        <w:t>,</w:t>
      </w:r>
      <w:r w:rsidRPr="00843F55">
        <w:rPr>
          <w:rFonts w:cs="Times New Roman"/>
          <w:color w:val="000000" w:themeColor="text1"/>
        </w:rPr>
        <w:t xml:space="preserve"> and a </w:t>
      </w:r>
      <w:commentRangeStart w:id="168"/>
      <w:r w:rsidRPr="00843F55">
        <w:rPr>
          <w:rFonts w:cs="Times New Roman"/>
          <w:color w:val="000000" w:themeColor="text1"/>
        </w:rPr>
        <w:t>composite score</w:t>
      </w:r>
      <w:commentRangeEnd w:id="168"/>
      <w:r w:rsidR="00B12525">
        <w:rPr>
          <w:rStyle w:val="CommentReference"/>
        </w:rPr>
        <w:commentReference w:id="168"/>
      </w:r>
      <w:r w:rsidRPr="00843F55">
        <w:rPr>
          <w:rFonts w:cs="Times New Roman"/>
          <w:color w:val="000000" w:themeColor="text1"/>
        </w:rPr>
        <w:t>. Each ranking also includes a color-coded map with the composite score for each state. </w:t>
      </w:r>
    </w:p>
    <w:p w14:paraId="583A0487" w14:textId="315581C4" w:rsidR="00AA14E9" w:rsidRPr="00843F55" w:rsidRDefault="00662D20" w:rsidP="00AC534B">
      <w:pPr>
        <w:spacing w:after="240"/>
        <w:rPr>
          <w:rFonts w:eastAsia="Times New Roman" w:cs="Times New Roman"/>
          <w:color w:val="FF0000"/>
        </w:rPr>
      </w:pPr>
      <w:r w:rsidRPr="00843F55">
        <w:rPr>
          <w:rFonts w:eastAsia="Times New Roman" w:cs="Times New Roman"/>
          <w:color w:val="FF0000"/>
        </w:rPr>
        <w:br/>
      </w:r>
    </w:p>
    <w:p w14:paraId="44670296" w14:textId="77777777" w:rsidR="00662D20" w:rsidRPr="00843F55" w:rsidRDefault="00662D20" w:rsidP="00662D20">
      <w:pPr>
        <w:rPr>
          <w:rFonts w:cs="Times New Roman"/>
          <w:color w:val="000000" w:themeColor="text1"/>
        </w:rPr>
      </w:pPr>
      <w:r w:rsidRPr="00843F55">
        <w:rPr>
          <w:rFonts w:cs="Times New Roman"/>
          <w:b/>
          <w:bCs/>
          <w:i/>
          <w:iCs/>
          <w:color w:val="000000" w:themeColor="text1"/>
        </w:rPr>
        <w:t>Capital and Bridge Disbursements</w:t>
      </w:r>
    </w:p>
    <w:p w14:paraId="3EDB06EA" w14:textId="77777777" w:rsidR="00662D20" w:rsidRPr="00843F55" w:rsidRDefault="00662D20" w:rsidP="00662D20">
      <w:pPr>
        <w:rPr>
          <w:rFonts w:eastAsia="Times New Roman" w:cs="Times New Roman"/>
          <w:color w:val="000000" w:themeColor="text1"/>
        </w:rPr>
      </w:pPr>
    </w:p>
    <w:p w14:paraId="73A5115A" w14:textId="2071F0EA" w:rsidR="00662D20" w:rsidRPr="00843F55" w:rsidRDefault="4433993D" w:rsidP="00662D20">
      <w:pPr>
        <w:rPr>
          <w:rFonts w:cs="Times New Roman"/>
          <w:color w:val="000000" w:themeColor="text1"/>
        </w:rPr>
      </w:pPr>
      <w:r w:rsidRPr="1A52F602">
        <w:rPr>
          <w:rFonts w:cs="Times New Roman"/>
          <w:color w:val="000000" w:themeColor="text1"/>
        </w:rPr>
        <w:t xml:space="preserve">Capital and bridge disbursements are the costs to build new, and widen existing, highways and bridges. Capital and bridge disbursements for state-owned roads equal </w:t>
      </w:r>
      <w:r w:rsidR="4FFF7FD5" w:rsidRPr="1A52F602">
        <w:rPr>
          <w:rFonts w:cs="Times New Roman"/>
          <w:color w:val="000000" w:themeColor="text1"/>
        </w:rPr>
        <w:t>49.9</w:t>
      </w:r>
      <w:r w:rsidRPr="1A52F602">
        <w:rPr>
          <w:rFonts w:cs="Times New Roman"/>
          <w:color w:val="000000" w:themeColor="text1"/>
        </w:rPr>
        <w:t>% of total disbursements, totaling $</w:t>
      </w:r>
      <w:r w:rsidR="411A5491" w:rsidRPr="1A52F602">
        <w:rPr>
          <w:rFonts w:cs="Times New Roman"/>
          <w:color w:val="000000" w:themeColor="text1"/>
        </w:rPr>
        <w:t>78</w:t>
      </w:r>
      <w:r w:rsidR="07C0E16B" w:rsidRPr="1A52F602">
        <w:rPr>
          <w:rFonts w:cs="Times New Roman"/>
          <w:color w:val="000000" w:themeColor="text1"/>
        </w:rPr>
        <w:t>.</w:t>
      </w:r>
      <w:r w:rsidR="6E3C993C" w:rsidRPr="1A52F602">
        <w:rPr>
          <w:rFonts w:cs="Times New Roman"/>
          <w:color w:val="000000" w:themeColor="text1"/>
        </w:rPr>
        <w:t>87</w:t>
      </w:r>
      <w:r w:rsidR="07C0E16B" w:rsidRPr="1A52F602">
        <w:rPr>
          <w:rFonts w:cs="Times New Roman"/>
          <w:color w:val="000000" w:themeColor="text1"/>
        </w:rPr>
        <w:t xml:space="preserve"> </w:t>
      </w:r>
      <w:r w:rsidRPr="1A52F602">
        <w:rPr>
          <w:rFonts w:cs="Times New Roman"/>
          <w:color w:val="000000" w:themeColor="text1"/>
        </w:rPr>
        <w:t>billion in 20</w:t>
      </w:r>
      <w:r w:rsidR="19ABC3F4" w:rsidRPr="1A52F602">
        <w:rPr>
          <w:rFonts w:cs="Times New Roman"/>
          <w:color w:val="000000" w:themeColor="text1"/>
        </w:rPr>
        <w:t>20</w:t>
      </w:r>
      <w:r w:rsidR="04A67AE7" w:rsidRPr="1A52F602">
        <w:rPr>
          <w:rFonts w:cs="Times New Roman"/>
          <w:color w:val="000000" w:themeColor="text1"/>
        </w:rPr>
        <w:t xml:space="preserve"> the same as what</w:t>
      </w:r>
      <w:r w:rsidR="19ABC3F4" w:rsidRPr="1A52F602">
        <w:rPr>
          <w:rFonts w:cs="Times New Roman"/>
          <w:color w:val="000000" w:themeColor="text1"/>
        </w:rPr>
        <w:t xml:space="preserve"> </w:t>
      </w:r>
      <w:r w:rsidRPr="1A52F602">
        <w:rPr>
          <w:rFonts w:cs="Times New Roman"/>
          <w:color w:val="000000" w:themeColor="text1"/>
        </w:rPr>
        <w:t>was spent in 201</w:t>
      </w:r>
      <w:r w:rsidR="19ABC3F4" w:rsidRPr="1A52F602">
        <w:rPr>
          <w:rFonts w:cs="Times New Roman"/>
          <w:color w:val="000000" w:themeColor="text1"/>
        </w:rPr>
        <w:t>9.</w:t>
      </w:r>
    </w:p>
    <w:p w14:paraId="1E979B70" w14:textId="77777777" w:rsidR="00662D20" w:rsidRPr="00843F55" w:rsidRDefault="00662D20" w:rsidP="00662D20">
      <w:pPr>
        <w:rPr>
          <w:rFonts w:eastAsia="Times New Roman" w:cs="Times New Roman"/>
          <w:color w:val="FF0000"/>
        </w:rPr>
      </w:pPr>
    </w:p>
    <w:p w14:paraId="3932E756" w14:textId="119722D7" w:rsidR="00662D20" w:rsidRPr="00843F55" w:rsidRDefault="026DCC3D" w:rsidP="00662D20">
      <w:pPr>
        <w:rPr>
          <w:rFonts w:cs="Times New Roman"/>
          <w:color w:val="000000" w:themeColor="text1"/>
        </w:rPr>
      </w:pPr>
      <w:r w:rsidRPr="1A52F602">
        <w:rPr>
          <w:rFonts w:cs="Times New Roman"/>
          <w:color w:val="000000" w:themeColor="text1"/>
        </w:rPr>
        <w:t>For the past two years</w:t>
      </w:r>
      <w:r w:rsidR="34D87404" w:rsidRPr="1A52F602">
        <w:rPr>
          <w:rFonts w:cs="Times New Roman"/>
          <w:color w:val="000000" w:themeColor="text1"/>
        </w:rPr>
        <w:t xml:space="preserve">, we </w:t>
      </w:r>
      <w:r w:rsidRPr="1A52F602">
        <w:rPr>
          <w:rFonts w:cs="Times New Roman"/>
          <w:color w:val="000000" w:themeColor="text1"/>
        </w:rPr>
        <w:t xml:space="preserve">have </w:t>
      </w:r>
      <w:r w:rsidR="34D87404" w:rsidRPr="1A52F602">
        <w:rPr>
          <w:rFonts w:cs="Times New Roman"/>
          <w:color w:val="000000" w:themeColor="text1"/>
        </w:rPr>
        <w:t>measure</w:t>
      </w:r>
      <w:r w:rsidRPr="1A52F602">
        <w:rPr>
          <w:rFonts w:cs="Times New Roman"/>
          <w:color w:val="000000" w:themeColor="text1"/>
        </w:rPr>
        <w:t>d</w:t>
      </w:r>
      <w:r w:rsidR="34D87404" w:rsidRPr="1A52F602">
        <w:rPr>
          <w:rFonts w:cs="Times New Roman"/>
          <w:color w:val="000000" w:themeColor="text1"/>
        </w:rPr>
        <w:t xml:space="preserve"> capital and bridge disbursements </w:t>
      </w:r>
      <w:r w:rsidR="77D9A8D0" w:rsidRPr="1A52F602">
        <w:rPr>
          <w:rFonts w:cs="Times New Roman"/>
          <w:color w:val="000000" w:themeColor="text1"/>
        </w:rPr>
        <w:t>per lane-mile.</w:t>
      </w:r>
      <w:r w:rsidRPr="1A52F602">
        <w:rPr>
          <w:rFonts w:cs="Times New Roman"/>
          <w:color w:val="000000" w:themeColor="text1"/>
        </w:rPr>
        <w:t xml:space="preserve"> For 2018</w:t>
      </w:r>
      <w:r w:rsidR="6522308E" w:rsidRPr="1A52F602">
        <w:rPr>
          <w:rFonts w:cs="Times New Roman"/>
          <w:color w:val="000000" w:themeColor="text1"/>
        </w:rPr>
        <w:t>,</w:t>
      </w:r>
      <w:r w:rsidR="77D9A8D0" w:rsidRPr="1A52F602">
        <w:rPr>
          <w:rFonts w:cs="Times New Roman"/>
          <w:color w:val="000000" w:themeColor="text1"/>
        </w:rPr>
        <w:t xml:space="preserve"> we measured capital and bridge disbursements per </w:t>
      </w:r>
      <w:r w:rsidR="65F8353D" w:rsidRPr="1A52F602">
        <w:rPr>
          <w:rFonts w:cs="Times New Roman"/>
          <w:color w:val="000000" w:themeColor="text1"/>
        </w:rPr>
        <w:t xml:space="preserve">centerline-mile, </w:t>
      </w:r>
      <w:r w:rsidR="77D9A8D0" w:rsidRPr="1A52F602">
        <w:rPr>
          <w:rFonts w:cs="Times New Roman"/>
          <w:color w:val="000000" w:themeColor="text1"/>
        </w:rPr>
        <w:t>lane-mile, and vehicle-mile</w:t>
      </w:r>
      <w:r w:rsidR="6522308E" w:rsidRPr="1A52F602">
        <w:rPr>
          <w:rFonts w:cs="Times New Roman"/>
          <w:color w:val="000000" w:themeColor="text1"/>
        </w:rPr>
        <w:t>s</w:t>
      </w:r>
      <w:r w:rsidR="77D9A8D0" w:rsidRPr="1A52F602">
        <w:rPr>
          <w:rFonts w:cs="Times New Roman"/>
          <w:color w:val="000000" w:themeColor="text1"/>
        </w:rPr>
        <w:t xml:space="preserve"> traveled (VMT) per lane-mile. </w:t>
      </w:r>
      <w:r w:rsidR="34D87404" w:rsidRPr="1A52F602">
        <w:rPr>
          <w:rFonts w:cs="Times New Roman"/>
          <w:color w:val="000000" w:themeColor="text1"/>
        </w:rPr>
        <w:t>The average 20</w:t>
      </w:r>
      <w:r w:rsidRPr="1A52F602">
        <w:rPr>
          <w:rFonts w:cs="Times New Roman"/>
          <w:color w:val="000000" w:themeColor="text1"/>
        </w:rPr>
        <w:t>20</w:t>
      </w:r>
      <w:r w:rsidR="34D87404" w:rsidRPr="1A52F602">
        <w:rPr>
          <w:rFonts w:cs="Times New Roman"/>
          <w:color w:val="000000" w:themeColor="text1"/>
        </w:rPr>
        <w:t xml:space="preserve"> lane-mile disbursement is </w:t>
      </w:r>
      <w:r w:rsidRPr="1A52F602">
        <w:rPr>
          <w:rFonts w:cs="Times New Roman"/>
          <w:color w:val="000000" w:themeColor="text1"/>
        </w:rPr>
        <w:t>$4</w:t>
      </w:r>
      <w:r w:rsidR="2CB5C1D0" w:rsidRPr="1A52F602">
        <w:rPr>
          <w:rFonts w:cs="Times New Roman"/>
          <w:color w:val="000000" w:themeColor="text1"/>
        </w:rPr>
        <w:t>1</w:t>
      </w:r>
      <w:r w:rsidRPr="1A52F602">
        <w:rPr>
          <w:rFonts w:cs="Times New Roman"/>
          <w:color w:val="000000" w:themeColor="text1"/>
        </w:rPr>
        <w:t>,</w:t>
      </w:r>
      <w:r w:rsidR="065511F1" w:rsidRPr="1A52F602">
        <w:rPr>
          <w:rFonts w:cs="Times New Roman"/>
          <w:color w:val="000000" w:themeColor="text1"/>
        </w:rPr>
        <w:t>783</w:t>
      </w:r>
      <w:r w:rsidR="34D87404" w:rsidRPr="1A52F602">
        <w:rPr>
          <w:rFonts w:cs="Times New Roman"/>
          <w:color w:val="000000" w:themeColor="text1"/>
        </w:rPr>
        <w:t xml:space="preserve">, a </w:t>
      </w:r>
      <w:r w:rsidR="7B4CD210" w:rsidRPr="1A52F602">
        <w:rPr>
          <w:rFonts w:cs="Times New Roman"/>
          <w:color w:val="000000" w:themeColor="text1"/>
        </w:rPr>
        <w:t>0.2</w:t>
      </w:r>
      <w:r w:rsidR="34D87404" w:rsidRPr="1A52F602">
        <w:rPr>
          <w:rFonts w:cs="Times New Roman"/>
          <w:color w:val="000000" w:themeColor="text1"/>
        </w:rPr>
        <w:t xml:space="preserve">% </w:t>
      </w:r>
      <w:r w:rsidR="23D1F170" w:rsidRPr="1A52F602">
        <w:rPr>
          <w:rFonts w:cs="Times New Roman"/>
          <w:color w:val="000000" w:themeColor="text1"/>
        </w:rPr>
        <w:t>de</w:t>
      </w:r>
      <w:r w:rsidR="34D87404" w:rsidRPr="1A52F602">
        <w:rPr>
          <w:rFonts w:cs="Times New Roman"/>
          <w:color w:val="000000" w:themeColor="text1"/>
        </w:rPr>
        <w:t>crease from</w:t>
      </w:r>
      <w:r w:rsidRPr="1A52F602">
        <w:rPr>
          <w:rFonts w:cs="Times New Roman"/>
          <w:color w:val="000000" w:themeColor="text1"/>
        </w:rPr>
        <w:t xml:space="preserve"> 2019’s $41,850</w:t>
      </w:r>
      <w:r w:rsidR="34D87404" w:rsidRPr="1A52F602">
        <w:rPr>
          <w:rFonts w:cs="Times New Roman"/>
          <w:color w:val="000000" w:themeColor="text1"/>
        </w:rPr>
        <w:t>. (Table 7, Capital and Bridge Disbursements by State, 20</w:t>
      </w:r>
      <w:r w:rsidR="386974CD" w:rsidRPr="1A52F602">
        <w:rPr>
          <w:rFonts w:cs="Times New Roman"/>
          <w:color w:val="000000" w:themeColor="text1"/>
        </w:rPr>
        <w:t>20</w:t>
      </w:r>
      <w:r w:rsidR="34D87404" w:rsidRPr="1A52F602">
        <w:rPr>
          <w:rFonts w:cs="Times New Roman"/>
          <w:color w:val="000000" w:themeColor="text1"/>
        </w:rPr>
        <w:t>, Figure 2</w:t>
      </w:r>
      <w:r w:rsidR="6522308E" w:rsidRPr="1A52F602">
        <w:rPr>
          <w:rFonts w:cs="Times New Roman"/>
          <w:color w:val="000000" w:themeColor="text1"/>
        </w:rPr>
        <w:t>.</w:t>
      </w:r>
      <w:r w:rsidR="34D87404" w:rsidRPr="1A52F602">
        <w:rPr>
          <w:rFonts w:cs="Times New Roman"/>
          <w:color w:val="000000" w:themeColor="text1"/>
        </w:rPr>
        <w:t xml:space="preserve">) This </w:t>
      </w:r>
      <w:r w:rsidR="5FDAF605" w:rsidRPr="1A52F602">
        <w:rPr>
          <w:rFonts w:cs="Times New Roman"/>
          <w:color w:val="000000" w:themeColor="text1"/>
        </w:rPr>
        <w:t xml:space="preserve">very </w:t>
      </w:r>
      <w:r w:rsidR="60067D28" w:rsidRPr="1A52F602">
        <w:rPr>
          <w:rFonts w:cs="Times New Roman"/>
          <w:color w:val="000000" w:themeColor="text1"/>
        </w:rPr>
        <w:t xml:space="preserve">small </w:t>
      </w:r>
      <w:r w:rsidR="002BC977" w:rsidRPr="1A52F602">
        <w:rPr>
          <w:rFonts w:cs="Times New Roman"/>
          <w:color w:val="000000" w:themeColor="text1"/>
        </w:rPr>
        <w:t>de</w:t>
      </w:r>
      <w:r w:rsidR="60067D28" w:rsidRPr="1A52F602">
        <w:rPr>
          <w:rFonts w:cs="Times New Roman"/>
          <w:color w:val="000000" w:themeColor="text1"/>
        </w:rPr>
        <w:t xml:space="preserve">crease </w:t>
      </w:r>
      <w:bookmarkStart w:id="169" w:name="_Int_MVChpUwl"/>
      <w:r w:rsidR="123E5BD3" w:rsidRPr="1A52F602">
        <w:rPr>
          <w:rFonts w:cs="Times New Roman"/>
          <w:color w:val="000000" w:themeColor="text1"/>
        </w:rPr>
        <w:t>bucks</w:t>
      </w:r>
      <w:bookmarkEnd w:id="169"/>
      <w:r w:rsidR="3C38637E" w:rsidRPr="1A52F602">
        <w:rPr>
          <w:rFonts w:cs="Times New Roman"/>
          <w:color w:val="000000" w:themeColor="text1"/>
        </w:rPr>
        <w:t xml:space="preserve"> </w:t>
      </w:r>
      <w:r w:rsidR="34D87404" w:rsidRPr="1A52F602">
        <w:rPr>
          <w:rFonts w:cs="Times New Roman"/>
          <w:color w:val="000000" w:themeColor="text1"/>
        </w:rPr>
        <w:t>a decade-long trend of steady increase</w:t>
      </w:r>
      <w:r w:rsidR="6522308E" w:rsidRPr="1A52F602">
        <w:rPr>
          <w:rFonts w:cs="Times New Roman"/>
          <w:color w:val="000000" w:themeColor="text1"/>
        </w:rPr>
        <w:t>s</w:t>
      </w:r>
      <w:r w:rsidR="34D87404" w:rsidRPr="1A52F602">
        <w:rPr>
          <w:rFonts w:cs="Times New Roman"/>
          <w:color w:val="000000" w:themeColor="text1"/>
        </w:rPr>
        <w:t xml:space="preserve"> in spending. Since 2007, total capital and bridge disbursements have increased abou</w:t>
      </w:r>
      <w:r w:rsidR="34D87404" w:rsidRPr="1A52F602">
        <w:rPr>
          <w:rFonts w:cs="Times New Roman"/>
        </w:rPr>
        <w:t xml:space="preserve">t </w:t>
      </w:r>
      <w:r w:rsidR="5842D68D" w:rsidRPr="1A52F602">
        <w:rPr>
          <w:rFonts w:cs="Times New Roman"/>
        </w:rPr>
        <w:t>2</w:t>
      </w:r>
      <w:r w:rsidR="4DA8B79D" w:rsidRPr="1A52F602">
        <w:rPr>
          <w:rFonts w:cs="Times New Roman"/>
        </w:rPr>
        <w:t>6</w:t>
      </w:r>
      <w:r w:rsidR="5842D68D" w:rsidRPr="1A52F602">
        <w:rPr>
          <w:rFonts w:cs="Times New Roman"/>
        </w:rPr>
        <w:t>.</w:t>
      </w:r>
      <w:r w:rsidR="13A59C56" w:rsidRPr="1A52F602">
        <w:rPr>
          <w:rFonts w:cs="Times New Roman"/>
        </w:rPr>
        <w:t>1</w:t>
      </w:r>
      <w:r w:rsidR="34D87404" w:rsidRPr="1A52F602">
        <w:rPr>
          <w:rFonts w:cs="Times New Roman"/>
        </w:rPr>
        <w:t xml:space="preserve">%, </w:t>
      </w:r>
      <w:bookmarkStart w:id="170" w:name="_Int_QF83f8cD"/>
      <w:proofErr w:type="gramStart"/>
      <w:r w:rsidR="5842D68D" w:rsidRPr="1A52F602">
        <w:rPr>
          <w:rFonts w:cs="Times New Roman"/>
          <w:color w:val="000000" w:themeColor="text1"/>
        </w:rPr>
        <w:t>similar to</w:t>
      </w:r>
      <w:bookmarkEnd w:id="170"/>
      <w:proofErr w:type="gramEnd"/>
      <w:r w:rsidR="5842D68D" w:rsidRPr="1A52F602">
        <w:rPr>
          <w:rFonts w:cs="Times New Roman"/>
          <w:color w:val="000000" w:themeColor="text1"/>
        </w:rPr>
        <w:t xml:space="preserve"> the </w:t>
      </w:r>
      <w:r w:rsidR="34D87404" w:rsidRPr="1A52F602">
        <w:rPr>
          <w:rFonts w:cs="Times New Roman"/>
          <w:color w:val="000000" w:themeColor="text1"/>
        </w:rPr>
        <w:t>Consumer Price Index (CPI)</w:t>
      </w:r>
      <w:r w:rsidR="5842D68D" w:rsidRPr="1A52F602">
        <w:rPr>
          <w:rFonts w:cs="Times New Roman"/>
          <w:color w:val="000000" w:themeColor="text1"/>
        </w:rPr>
        <w:t>, which</w:t>
      </w:r>
      <w:r w:rsidR="34D87404" w:rsidRPr="1A52F602">
        <w:rPr>
          <w:rFonts w:cs="Times New Roman"/>
          <w:color w:val="000000" w:themeColor="text1"/>
        </w:rPr>
        <w:t xml:space="preserve"> has increased about 27.4%. </w:t>
      </w:r>
    </w:p>
    <w:p w14:paraId="70E1AB4D" w14:textId="77777777" w:rsidR="00662D20" w:rsidRPr="00843F55" w:rsidRDefault="00662D20" w:rsidP="00662D20">
      <w:pPr>
        <w:rPr>
          <w:rFonts w:eastAsia="Times New Roman" w:cs="Times New Roman"/>
          <w:color w:val="FF0000"/>
        </w:rPr>
      </w:pPr>
    </w:p>
    <w:p w14:paraId="69094499" w14:textId="6921702E" w:rsidR="00662D20" w:rsidRPr="00666E69" w:rsidRDefault="54E8F58E" w:rsidP="00662D20">
      <w:pPr>
        <w:rPr>
          <w:rFonts w:cs="Times New Roman"/>
          <w:color w:val="FF0000"/>
        </w:rPr>
      </w:pPr>
      <w:r w:rsidRPr="4A2C2083">
        <w:rPr>
          <w:rFonts w:cs="Times New Roman"/>
          <w:color w:val="000000" w:themeColor="text1"/>
        </w:rPr>
        <w:t>In 20</w:t>
      </w:r>
      <w:r w:rsidR="76C03686" w:rsidRPr="4A2C2083">
        <w:rPr>
          <w:rFonts w:cs="Times New Roman"/>
          <w:color w:val="000000" w:themeColor="text1"/>
        </w:rPr>
        <w:t>20</w:t>
      </w:r>
      <w:r w:rsidRPr="4A2C2083">
        <w:rPr>
          <w:rFonts w:cs="Times New Roman"/>
          <w:color w:val="000000" w:themeColor="text1"/>
        </w:rPr>
        <w:t xml:space="preserve">, </w:t>
      </w:r>
      <w:r w:rsidR="6494D79E" w:rsidRPr="4A2C2083">
        <w:rPr>
          <w:rFonts w:cs="Times New Roman"/>
          <w:color w:val="000000" w:themeColor="text1"/>
        </w:rPr>
        <w:t>Virginia, Missouri, Massachusetts, West Virginia, and South Carolina</w:t>
      </w:r>
      <w:r w:rsidR="18D114CA" w:rsidRPr="4A2C2083">
        <w:rPr>
          <w:rFonts w:cs="Times New Roman"/>
          <w:color w:val="000000" w:themeColor="text1"/>
        </w:rPr>
        <w:t xml:space="preserve"> r</w:t>
      </w:r>
      <w:r w:rsidRPr="4A2C2083">
        <w:rPr>
          <w:rFonts w:cs="Times New Roman"/>
          <w:color w:val="000000" w:themeColor="text1"/>
        </w:rPr>
        <w:t>eported the lowest capital and bridge expenditures</w:t>
      </w:r>
      <w:ins w:id="171" w:author="Truong Bui" w:date="2022-10-12T02:41:00Z">
        <w:r w:rsidR="00987A1A">
          <w:rPr>
            <w:rFonts w:cs="Times New Roman"/>
            <w:color w:val="000000" w:themeColor="text1"/>
          </w:rPr>
          <w:t xml:space="preserve"> </w:t>
        </w:r>
      </w:ins>
      <w:ins w:id="172" w:author="Truong Bui" w:date="2022-10-12T02:44:00Z">
        <w:r w:rsidR="00923C24">
          <w:rPr>
            <w:rFonts w:cs="Times New Roman"/>
            <w:color w:val="000000" w:themeColor="text1"/>
          </w:rPr>
          <w:t>ratio</w:t>
        </w:r>
      </w:ins>
      <w:ins w:id="173" w:author="Truong Bui" w:date="2022-10-12T02:41:00Z">
        <w:r w:rsidR="00987A1A">
          <w:rPr>
            <w:rFonts w:cs="Times New Roman"/>
            <w:color w:val="000000" w:themeColor="text1"/>
          </w:rPr>
          <w:t xml:space="preserve">, </w:t>
        </w:r>
      </w:ins>
      <w:ins w:id="174" w:author="Truong Bui" w:date="2022-10-12T02:42:00Z">
        <w:r w:rsidR="00987A1A">
          <w:rPr>
            <w:rFonts w:cs="Times New Roman"/>
            <w:color w:val="000000" w:themeColor="text1"/>
          </w:rPr>
          <w:t>after adjusting for urbanization</w:t>
        </w:r>
      </w:ins>
      <w:r w:rsidRPr="4A2C2083">
        <w:rPr>
          <w:rFonts w:cs="Times New Roman"/>
          <w:color w:val="000000" w:themeColor="text1"/>
        </w:rPr>
        <w:t xml:space="preserve">. </w:t>
      </w:r>
      <w:r w:rsidR="18A1C259" w:rsidRPr="4A2C2083">
        <w:rPr>
          <w:rFonts w:cs="Times New Roman"/>
          <w:color w:val="000000" w:themeColor="text1"/>
        </w:rPr>
        <w:t>Washington, Alaska, Idaho, New York, and</w:t>
      </w:r>
      <w:r w:rsidR="739E7F4D" w:rsidRPr="4A2C2083">
        <w:rPr>
          <w:rFonts w:cs="Times New Roman"/>
          <w:color w:val="000000" w:themeColor="text1"/>
        </w:rPr>
        <w:t xml:space="preserve"> </w:t>
      </w:r>
      <w:r w:rsidR="2564F32C" w:rsidRPr="4A2C2083">
        <w:rPr>
          <w:rFonts w:cs="Times New Roman"/>
          <w:color w:val="000000" w:themeColor="text1"/>
        </w:rPr>
        <w:t xml:space="preserve">Arizona </w:t>
      </w:r>
      <w:r w:rsidRPr="4A2C2083">
        <w:rPr>
          <w:rFonts w:cs="Times New Roman"/>
          <w:color w:val="000000" w:themeColor="text1"/>
        </w:rPr>
        <w:t>reported the highest expenditures</w:t>
      </w:r>
      <w:ins w:id="175" w:author="Truong Bui" w:date="2022-10-12T02:44:00Z">
        <w:r w:rsidR="00923C24">
          <w:rPr>
            <w:rFonts w:cs="Times New Roman"/>
            <w:color w:val="000000" w:themeColor="text1"/>
          </w:rPr>
          <w:t xml:space="preserve"> ratio</w:t>
        </w:r>
      </w:ins>
      <w:r w:rsidRPr="4A2C2083">
        <w:rPr>
          <w:rFonts w:cs="Times New Roman"/>
          <w:color w:val="000000" w:themeColor="text1"/>
        </w:rPr>
        <w:t>. Capital and Bridge Disbursements</w:t>
      </w:r>
      <w:ins w:id="176" w:author="Truong Bui" w:date="2022-10-12T02:44:00Z">
        <w:r w:rsidR="00923C24">
          <w:rPr>
            <w:rFonts w:cs="Times New Roman"/>
            <w:color w:val="000000" w:themeColor="text1"/>
          </w:rPr>
          <w:t xml:space="preserve"> ratios</w:t>
        </w:r>
      </w:ins>
      <w:r w:rsidRPr="4A2C2083">
        <w:rPr>
          <w:rFonts w:cs="Times New Roman"/>
          <w:color w:val="000000" w:themeColor="text1"/>
        </w:rPr>
        <w:t xml:space="preserve"> by state for 2020 cannot be compared to previous years, as the methodology for the performance indicator has changed. Some of the disbursements per state-controlled </w:t>
      </w:r>
      <w:r w:rsidR="4964B722" w:rsidRPr="4A2C2083">
        <w:rPr>
          <w:rFonts w:cs="Times New Roman"/>
          <w:color w:val="000000" w:themeColor="text1"/>
        </w:rPr>
        <w:t>lane-</w:t>
      </w:r>
      <w:r w:rsidRPr="4A2C2083">
        <w:rPr>
          <w:rFonts w:cs="Times New Roman"/>
          <w:color w:val="000000" w:themeColor="text1"/>
        </w:rPr>
        <w:t>mile can vary widely from year to year</w:t>
      </w:r>
      <w:r w:rsidR="41CF7769" w:rsidRPr="4A2C2083">
        <w:rPr>
          <w:rFonts w:cs="Times New Roman"/>
          <w:color w:val="000000" w:themeColor="text1"/>
        </w:rPr>
        <w:t xml:space="preserve"> </w:t>
      </w:r>
      <w:r w:rsidRPr="4A2C2083">
        <w:rPr>
          <w:rFonts w:cs="Times New Roman"/>
          <w:color w:val="000000" w:themeColor="text1"/>
        </w:rPr>
        <w:t>reflecting funding actions and project schedules.  </w:t>
      </w:r>
    </w:p>
    <w:p w14:paraId="2399919A" w14:textId="18955664" w:rsidR="00662D20" w:rsidRPr="00666E69" w:rsidRDefault="00662D20" w:rsidP="00662D20">
      <w:pPr>
        <w:rPr>
          <w:rFonts w:eastAsia="Times New Roman" w:cs="Times New Roman"/>
          <w:color w:val="FF0000"/>
        </w:rPr>
      </w:pPr>
    </w:p>
    <w:p w14:paraId="557389A0" w14:textId="3AA59EDA" w:rsidR="00662D20" w:rsidRPr="004F30E8" w:rsidRDefault="00662D20" w:rsidP="00662D20">
      <w:pPr>
        <w:rPr>
          <w:rFonts w:cs="Times New Roman"/>
          <w:color w:val="000000" w:themeColor="text1"/>
        </w:rPr>
      </w:pPr>
      <w:commentRangeStart w:id="177"/>
      <w:r w:rsidRPr="004F30E8">
        <w:rPr>
          <w:rFonts w:cs="Times New Roman"/>
          <w:color w:val="000000" w:themeColor="text1"/>
        </w:rPr>
        <w:t>Table 7: Capital and Bridge Disbursements by State, 20</w:t>
      </w:r>
      <w:r w:rsidR="004F30E8" w:rsidRPr="004F30E8">
        <w:rPr>
          <w:rFonts w:cs="Times New Roman"/>
          <w:color w:val="000000" w:themeColor="text1"/>
        </w:rPr>
        <w:t>20</w:t>
      </w:r>
      <w:commentRangeEnd w:id="177"/>
      <w:r w:rsidR="00CF726B">
        <w:rPr>
          <w:rStyle w:val="CommentReference"/>
        </w:rPr>
        <w:commentReference w:id="177"/>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801"/>
        <w:gridCol w:w="1869"/>
        <w:gridCol w:w="1713"/>
        <w:gridCol w:w="1755"/>
        <w:gridCol w:w="1755"/>
      </w:tblGrid>
      <w:tr w:rsidR="003E2DBB" w:rsidRPr="00666E69" w14:paraId="437D5C75" w14:textId="4DA8A158" w:rsidTr="009254C8">
        <w:tc>
          <w:tcPr>
            <w:tcW w:w="8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C73A04E" w14:textId="19F30020" w:rsidR="003E2DBB" w:rsidRPr="004F30E8" w:rsidRDefault="003E2DBB" w:rsidP="00662D20">
            <w:pPr>
              <w:rPr>
                <w:rFonts w:cs="Times New Roman"/>
                <w:color w:val="000000" w:themeColor="text1"/>
              </w:rPr>
            </w:pPr>
            <w:r w:rsidRPr="004F30E8">
              <w:rPr>
                <w:rFonts w:cs="Times New Roman"/>
                <w:color w:val="000000" w:themeColor="text1"/>
              </w:rPr>
              <w:t>2020 </w:t>
            </w:r>
          </w:p>
          <w:p w14:paraId="0AD9C0BB" w14:textId="77777777" w:rsidR="003E2DBB" w:rsidRPr="00666E69" w:rsidRDefault="003E2DBB" w:rsidP="00662D20">
            <w:pPr>
              <w:spacing w:line="0" w:lineRule="atLeast"/>
              <w:rPr>
                <w:rFonts w:cs="Times New Roman"/>
                <w:color w:val="FF0000"/>
              </w:rPr>
            </w:pPr>
            <w:r w:rsidRPr="004F30E8">
              <w:rPr>
                <w:rFonts w:cs="Times New Roman"/>
                <w:color w:val="000000" w:themeColor="text1"/>
              </w:rPr>
              <w:t>Rank </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EC38B17" w14:textId="77777777" w:rsidR="003E2DBB" w:rsidRPr="004F30E8" w:rsidRDefault="003E2DBB" w:rsidP="00662D20">
            <w:pPr>
              <w:spacing w:line="0" w:lineRule="atLeast"/>
              <w:rPr>
                <w:rFonts w:cs="Times New Roman"/>
                <w:color w:val="000000" w:themeColor="text1"/>
              </w:rPr>
            </w:pPr>
            <w:r w:rsidRPr="004F30E8">
              <w:rPr>
                <w:rFonts w:cs="Times New Roman"/>
                <w:color w:val="000000" w:themeColor="text1"/>
              </w:rPr>
              <w:t>State</w:t>
            </w:r>
          </w:p>
        </w:tc>
        <w:tc>
          <w:tcPr>
            <w:tcW w:w="171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12202536" w14:textId="77777777" w:rsidR="003E2DBB" w:rsidRPr="004F30E8" w:rsidRDefault="003E2DBB" w:rsidP="00662D20">
            <w:pPr>
              <w:rPr>
                <w:rFonts w:cs="Times New Roman"/>
                <w:color w:val="000000" w:themeColor="text1"/>
              </w:rPr>
            </w:pPr>
            <w:r w:rsidRPr="004F30E8">
              <w:rPr>
                <w:rFonts w:cs="Times New Roman"/>
                <w:color w:val="000000" w:themeColor="text1"/>
              </w:rPr>
              <w:t>Disbursement </w:t>
            </w:r>
          </w:p>
          <w:p w14:paraId="764037E5" w14:textId="0446AD7A" w:rsidR="003E2DBB" w:rsidRPr="004F30E8" w:rsidRDefault="003E2DBB" w:rsidP="00662D20">
            <w:pPr>
              <w:spacing w:line="0" w:lineRule="atLeast"/>
              <w:rPr>
                <w:rFonts w:cs="Times New Roman"/>
                <w:color w:val="000000" w:themeColor="text1"/>
              </w:rPr>
            </w:pPr>
            <w:r w:rsidRPr="004F30E8">
              <w:rPr>
                <w:rFonts w:cs="Times New Roman"/>
                <w:color w:val="000000" w:themeColor="text1"/>
              </w:rPr>
              <w:t>per Lane-Mile</w:t>
            </w:r>
          </w:p>
        </w:tc>
        <w:tc>
          <w:tcPr>
            <w:tcW w:w="17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B60E3A" w14:textId="38060BC2" w:rsidR="003E2DBB" w:rsidRPr="004F30E8" w:rsidRDefault="00F051DE" w:rsidP="00662D20">
            <w:pPr>
              <w:rPr>
                <w:rFonts w:cs="Times New Roman"/>
                <w:color w:val="000000" w:themeColor="text1"/>
              </w:rPr>
            </w:pPr>
            <w:del w:id="178" w:author="Truong Bui" w:date="2022-10-12T02:48:00Z">
              <w:r w:rsidDel="003D4FC1">
                <w:rPr>
                  <w:rFonts w:cs="Times New Roman"/>
                  <w:color w:val="000000" w:themeColor="text1"/>
                </w:rPr>
                <w:delText xml:space="preserve">Conversion Factor </w:delText>
              </w:r>
            </w:del>
            <w:ins w:id="179" w:author="Truong Bui" w:date="2022-10-12T02:48:00Z">
              <w:r w:rsidR="003D4FC1">
                <w:rPr>
                  <w:rFonts w:cs="Times New Roman"/>
                  <w:color w:val="000000" w:themeColor="text1"/>
                </w:rPr>
                <w:t xml:space="preserve">Expected </w:t>
              </w:r>
              <w:proofErr w:type="gramStart"/>
              <w:r w:rsidR="003D4FC1">
                <w:rPr>
                  <w:rFonts w:cs="Times New Roman"/>
                  <w:color w:val="000000" w:themeColor="text1"/>
                </w:rPr>
                <w:t>Disbursement</w:t>
              </w:r>
              <w:r w:rsidR="004A3447">
                <w:rPr>
                  <w:rFonts w:cs="Times New Roman"/>
                  <w:color w:val="000000" w:themeColor="text1"/>
                </w:rPr>
                <w:t xml:space="preserve"> </w:t>
              </w:r>
              <w:r w:rsidR="003D4FC1">
                <w:rPr>
                  <w:rFonts w:cs="Times New Roman"/>
                  <w:color w:val="000000" w:themeColor="text1"/>
                </w:rPr>
                <w:t xml:space="preserve"> per</w:t>
              </w:r>
              <w:proofErr w:type="gramEnd"/>
              <w:r w:rsidR="003D4FC1">
                <w:rPr>
                  <w:rFonts w:cs="Times New Roman"/>
                  <w:color w:val="000000" w:themeColor="text1"/>
                </w:rPr>
                <w:t xml:space="preserve"> Lane-Mile</w:t>
              </w:r>
            </w:ins>
          </w:p>
        </w:tc>
        <w:tc>
          <w:tcPr>
            <w:tcW w:w="17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9428DC6" w14:textId="0B5A2E42" w:rsidR="003E2DBB" w:rsidRPr="004F30E8" w:rsidRDefault="002319FE" w:rsidP="00662D20">
            <w:pPr>
              <w:rPr>
                <w:rFonts w:cs="Times New Roman"/>
                <w:color w:val="000000" w:themeColor="text1"/>
              </w:rPr>
            </w:pPr>
            <w:commentRangeStart w:id="180"/>
            <w:r>
              <w:rPr>
                <w:rFonts w:cs="Times New Roman"/>
                <w:color w:val="000000" w:themeColor="text1"/>
              </w:rPr>
              <w:t xml:space="preserve">Adjusted Ratio </w:t>
            </w:r>
            <w:commentRangeEnd w:id="180"/>
            <w:r w:rsidR="006E6BEA">
              <w:rPr>
                <w:rStyle w:val="CommentReference"/>
              </w:rPr>
              <w:commentReference w:id="180"/>
            </w:r>
          </w:p>
        </w:tc>
      </w:tr>
      <w:tr w:rsidR="00C704EF" w:rsidRPr="00666E69" w14:paraId="49C50BEF" w14:textId="6945D8D7" w:rsidTr="000B627B">
        <w:tc>
          <w:tcPr>
            <w:tcW w:w="8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B50BD69" w14:textId="77777777" w:rsidR="00C704EF" w:rsidRPr="00C30641" w:rsidRDefault="00C704EF" w:rsidP="00C704EF">
            <w:pPr>
              <w:spacing w:line="0" w:lineRule="atLeast"/>
              <w:rPr>
                <w:rFonts w:cs="Times New Roman"/>
                <w:color w:val="000000" w:themeColor="text1"/>
              </w:rPr>
            </w:pPr>
            <w:r w:rsidRPr="00C30641">
              <w:rPr>
                <w:rFonts w:cs="Times New Roman"/>
                <w:color w:val="000000" w:themeColor="text1"/>
              </w:rPr>
              <w:t>1</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37F34DF" w14:textId="2F6008C7" w:rsidR="00C704EF" w:rsidRPr="00C30641" w:rsidRDefault="00C704EF" w:rsidP="00C704EF">
            <w:pPr>
              <w:spacing w:line="0" w:lineRule="atLeast"/>
              <w:rPr>
                <w:rFonts w:cs="Times New Roman"/>
                <w:color w:val="000000" w:themeColor="text1"/>
              </w:rPr>
            </w:pPr>
            <w:r w:rsidRPr="4A2C2083">
              <w:rPr>
                <w:rFonts w:cs="Times New Roman"/>
                <w:color w:val="000000" w:themeColor="text1"/>
              </w:rPr>
              <w:t>Virginia</w:t>
            </w:r>
          </w:p>
        </w:tc>
        <w:tc>
          <w:tcPr>
            <w:tcW w:w="171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D540B25" w14:textId="3937A42C" w:rsidR="00C704EF" w:rsidRPr="00C30641" w:rsidRDefault="00C704EF" w:rsidP="00C704EF">
            <w:pPr>
              <w:spacing w:line="0" w:lineRule="atLeast"/>
              <w:rPr>
                <w:rFonts w:cs="Times New Roman"/>
                <w:color w:val="000000" w:themeColor="text1"/>
              </w:rPr>
            </w:pPr>
            <w:r w:rsidRPr="4A2C2083">
              <w:rPr>
                <w:rFonts w:cs="Times New Roman"/>
                <w:color w:val="000000" w:themeColor="text1"/>
              </w:rPr>
              <w:t>$         11,862</w:t>
            </w:r>
          </w:p>
        </w:tc>
        <w:tc>
          <w:tcPr>
            <w:tcW w:w="17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92FE084" w14:textId="1E69D3FE" w:rsidR="00C704EF" w:rsidRPr="000B627B" w:rsidRDefault="00C704EF" w:rsidP="000B627B">
            <w:pPr>
              <w:spacing w:line="0" w:lineRule="atLeast"/>
              <w:jc w:val="right"/>
              <w:rPr>
                <w:rFonts w:ascii="Cambria" w:hAnsi="Cambria" w:cs="Times New Roman"/>
                <w:color w:val="000000" w:themeColor="text1"/>
              </w:rPr>
            </w:pPr>
            <w:r w:rsidRPr="00BC78EB">
              <w:rPr>
                <w:rFonts w:ascii="Cambria" w:hAnsi="Cambria" w:cs="Calibri"/>
                <w:color w:val="000000"/>
              </w:rPr>
              <w:t xml:space="preserve"> $            42,748 </w:t>
            </w:r>
          </w:p>
        </w:tc>
        <w:tc>
          <w:tcPr>
            <w:tcW w:w="17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79CB03C" w14:textId="515F31AA" w:rsidR="00C704EF" w:rsidRPr="4A2C2083" w:rsidRDefault="00C704EF" w:rsidP="000B627B">
            <w:pPr>
              <w:spacing w:line="0" w:lineRule="atLeast"/>
              <w:jc w:val="right"/>
              <w:rPr>
                <w:rFonts w:cs="Times New Roman"/>
                <w:color w:val="000000" w:themeColor="text1"/>
              </w:rPr>
            </w:pPr>
            <w:r>
              <w:rPr>
                <w:rFonts w:cs="Times New Roman"/>
                <w:color w:val="000000" w:themeColor="text1"/>
              </w:rPr>
              <w:t>0.28</w:t>
            </w:r>
          </w:p>
        </w:tc>
      </w:tr>
      <w:tr w:rsidR="00C704EF" w:rsidRPr="00666E69" w14:paraId="602DD990" w14:textId="1121B881" w:rsidTr="000B627B">
        <w:tc>
          <w:tcPr>
            <w:tcW w:w="8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7679A01" w14:textId="77777777" w:rsidR="00C704EF" w:rsidRPr="00F46C0D" w:rsidRDefault="00C704EF" w:rsidP="00C704EF">
            <w:pPr>
              <w:spacing w:line="0" w:lineRule="atLeast"/>
              <w:rPr>
                <w:rFonts w:cs="Times New Roman"/>
                <w:color w:val="000000" w:themeColor="text1"/>
              </w:rPr>
            </w:pPr>
            <w:r w:rsidRPr="00F46C0D">
              <w:rPr>
                <w:rFonts w:cs="Times New Roman"/>
                <w:color w:val="000000" w:themeColor="text1"/>
              </w:rPr>
              <w:t>2</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C8BEB75" w14:textId="49A41CB6" w:rsidR="00C704EF" w:rsidRPr="00F46C0D" w:rsidRDefault="00C704EF" w:rsidP="00C704EF">
            <w:pPr>
              <w:spacing w:line="0" w:lineRule="atLeast"/>
              <w:rPr>
                <w:rFonts w:cs="Times New Roman"/>
                <w:color w:val="000000" w:themeColor="text1"/>
              </w:rPr>
            </w:pPr>
            <w:r w:rsidRPr="4A2C2083">
              <w:rPr>
                <w:rFonts w:cs="Times New Roman"/>
                <w:color w:val="000000" w:themeColor="text1"/>
              </w:rPr>
              <w:t>Missouri</w:t>
            </w:r>
          </w:p>
        </w:tc>
        <w:tc>
          <w:tcPr>
            <w:tcW w:w="171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229645F" w14:textId="0A4B5C6B" w:rsidR="00C704EF" w:rsidRPr="00F46C0D" w:rsidRDefault="00C704EF" w:rsidP="00C704EF">
            <w:pPr>
              <w:spacing w:line="0" w:lineRule="atLeast"/>
              <w:rPr>
                <w:rFonts w:cs="Times New Roman"/>
                <w:color w:val="000000" w:themeColor="text1"/>
              </w:rPr>
            </w:pPr>
            <w:r w:rsidRPr="4A2C2083">
              <w:rPr>
                <w:rFonts w:cs="Times New Roman"/>
                <w:color w:val="000000" w:themeColor="text1"/>
              </w:rPr>
              <w:t>$       10,364</w:t>
            </w:r>
          </w:p>
        </w:tc>
        <w:tc>
          <w:tcPr>
            <w:tcW w:w="17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684D21E" w14:textId="5CF67191" w:rsidR="00C704EF" w:rsidRPr="000B627B" w:rsidRDefault="00C704EF" w:rsidP="000B627B">
            <w:pPr>
              <w:spacing w:line="0" w:lineRule="atLeast"/>
              <w:jc w:val="right"/>
              <w:rPr>
                <w:rFonts w:ascii="Cambria" w:hAnsi="Cambria" w:cs="Times New Roman"/>
                <w:color w:val="000000" w:themeColor="text1"/>
              </w:rPr>
            </w:pPr>
            <w:r w:rsidRPr="000B627B">
              <w:rPr>
                <w:rFonts w:ascii="Cambria" w:hAnsi="Cambria" w:cs="Calibri"/>
                <w:color w:val="000000"/>
              </w:rPr>
              <w:t xml:space="preserve"> $            30,406 </w:t>
            </w:r>
          </w:p>
        </w:tc>
        <w:tc>
          <w:tcPr>
            <w:tcW w:w="17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5AFE402" w14:textId="55509740" w:rsidR="00C704EF" w:rsidRPr="4A2C2083" w:rsidRDefault="00C704EF" w:rsidP="000B627B">
            <w:pPr>
              <w:spacing w:line="0" w:lineRule="atLeast"/>
              <w:jc w:val="right"/>
              <w:rPr>
                <w:rFonts w:cs="Times New Roman"/>
                <w:color w:val="000000" w:themeColor="text1"/>
              </w:rPr>
            </w:pPr>
            <w:r>
              <w:rPr>
                <w:rFonts w:cs="Times New Roman"/>
                <w:color w:val="000000" w:themeColor="text1"/>
              </w:rPr>
              <w:t>0.34</w:t>
            </w:r>
          </w:p>
        </w:tc>
      </w:tr>
      <w:tr w:rsidR="00C704EF" w:rsidRPr="00666E69" w14:paraId="606B8574" w14:textId="57CB14F0" w:rsidTr="000B627B">
        <w:tc>
          <w:tcPr>
            <w:tcW w:w="8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A00616C" w14:textId="77777777" w:rsidR="00C704EF" w:rsidRPr="00F46C0D" w:rsidRDefault="00C704EF" w:rsidP="00C704EF">
            <w:pPr>
              <w:spacing w:line="0" w:lineRule="atLeast"/>
              <w:rPr>
                <w:rFonts w:cs="Times New Roman"/>
                <w:color w:val="000000" w:themeColor="text1"/>
              </w:rPr>
            </w:pPr>
            <w:r w:rsidRPr="00F46C0D">
              <w:rPr>
                <w:rFonts w:cs="Times New Roman"/>
                <w:color w:val="000000" w:themeColor="text1"/>
              </w:rPr>
              <w:t>3</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BA64C97" w14:textId="47B792CD" w:rsidR="00C704EF" w:rsidRPr="00F46C0D" w:rsidRDefault="00C704EF" w:rsidP="00C704EF">
            <w:pPr>
              <w:spacing w:line="0" w:lineRule="atLeast"/>
              <w:rPr>
                <w:rFonts w:cs="Times New Roman"/>
                <w:color w:val="000000" w:themeColor="text1"/>
              </w:rPr>
            </w:pPr>
            <w:r w:rsidRPr="4A2C2083">
              <w:rPr>
                <w:rFonts w:cs="Times New Roman"/>
                <w:color w:val="000000" w:themeColor="text1"/>
              </w:rPr>
              <w:t>Massachusetts</w:t>
            </w:r>
          </w:p>
        </w:tc>
        <w:tc>
          <w:tcPr>
            <w:tcW w:w="171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BC3B39D" w14:textId="40049CFD" w:rsidR="00C704EF" w:rsidRPr="00F46C0D" w:rsidRDefault="00C704EF" w:rsidP="00C704EF">
            <w:pPr>
              <w:spacing w:line="0" w:lineRule="atLeast"/>
              <w:rPr>
                <w:rFonts w:cs="Times New Roman"/>
                <w:color w:val="000000" w:themeColor="text1"/>
              </w:rPr>
            </w:pPr>
            <w:r w:rsidRPr="4A2C2083">
              <w:rPr>
                <w:rFonts w:cs="Times New Roman"/>
                <w:color w:val="000000" w:themeColor="text1"/>
              </w:rPr>
              <w:t>$         91,830</w:t>
            </w:r>
          </w:p>
        </w:tc>
        <w:tc>
          <w:tcPr>
            <w:tcW w:w="17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8F6C219" w14:textId="756FADA6" w:rsidR="00C704EF" w:rsidRPr="000B627B" w:rsidRDefault="00C704EF" w:rsidP="000B627B">
            <w:pPr>
              <w:spacing w:line="0" w:lineRule="atLeast"/>
              <w:jc w:val="right"/>
              <w:rPr>
                <w:rFonts w:ascii="Cambria" w:hAnsi="Cambria" w:cs="Times New Roman"/>
                <w:color w:val="000000" w:themeColor="text1"/>
              </w:rPr>
            </w:pPr>
            <w:r w:rsidRPr="000B627B">
              <w:rPr>
                <w:rFonts w:ascii="Cambria" w:hAnsi="Cambria" w:cs="Calibri"/>
                <w:color w:val="000000"/>
              </w:rPr>
              <w:t xml:space="preserve"> $         207,833 </w:t>
            </w:r>
          </w:p>
        </w:tc>
        <w:tc>
          <w:tcPr>
            <w:tcW w:w="17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EF30D4" w14:textId="1B492E94" w:rsidR="00C704EF" w:rsidRPr="4A2C2083" w:rsidRDefault="00C704EF" w:rsidP="000B627B">
            <w:pPr>
              <w:spacing w:line="0" w:lineRule="atLeast"/>
              <w:jc w:val="right"/>
              <w:rPr>
                <w:rFonts w:cs="Times New Roman"/>
                <w:color w:val="000000" w:themeColor="text1"/>
              </w:rPr>
            </w:pPr>
            <w:r>
              <w:rPr>
                <w:rFonts w:cs="Times New Roman"/>
                <w:color w:val="000000" w:themeColor="text1"/>
              </w:rPr>
              <w:t>0.44</w:t>
            </w:r>
          </w:p>
        </w:tc>
      </w:tr>
      <w:tr w:rsidR="00C704EF" w:rsidRPr="00666E69" w14:paraId="67B09EE4" w14:textId="0730EF3D" w:rsidTr="000B627B">
        <w:tc>
          <w:tcPr>
            <w:tcW w:w="8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7EB9D8B" w14:textId="77777777" w:rsidR="00C704EF" w:rsidRPr="00F46C0D" w:rsidRDefault="00C704EF" w:rsidP="00C704EF">
            <w:pPr>
              <w:spacing w:line="0" w:lineRule="atLeast"/>
              <w:rPr>
                <w:rFonts w:cs="Times New Roman"/>
                <w:color w:val="000000" w:themeColor="text1"/>
              </w:rPr>
            </w:pPr>
            <w:r w:rsidRPr="00F46C0D">
              <w:rPr>
                <w:rFonts w:cs="Times New Roman"/>
                <w:color w:val="000000" w:themeColor="text1"/>
              </w:rPr>
              <w:t>4</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5078E46" w14:textId="7647B444" w:rsidR="00C704EF" w:rsidRPr="00F46C0D" w:rsidRDefault="00C704EF" w:rsidP="00C704EF">
            <w:pPr>
              <w:spacing w:line="0" w:lineRule="atLeast"/>
              <w:rPr>
                <w:rFonts w:cs="Times New Roman"/>
                <w:color w:val="000000" w:themeColor="text1"/>
              </w:rPr>
            </w:pPr>
            <w:r w:rsidRPr="4A2C2083">
              <w:rPr>
                <w:rFonts w:cs="Times New Roman"/>
                <w:color w:val="000000" w:themeColor="text1"/>
              </w:rPr>
              <w:t>West Virginia</w:t>
            </w:r>
          </w:p>
        </w:tc>
        <w:tc>
          <w:tcPr>
            <w:tcW w:w="171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B15512A" w14:textId="69D5CDBE" w:rsidR="00C704EF" w:rsidRPr="00F46C0D" w:rsidRDefault="00C704EF" w:rsidP="00C704EF">
            <w:pPr>
              <w:spacing w:line="0" w:lineRule="atLeast"/>
              <w:rPr>
                <w:rFonts w:cs="Times New Roman"/>
                <w:color w:val="000000" w:themeColor="text1"/>
              </w:rPr>
            </w:pPr>
            <w:r w:rsidRPr="4A2C2083">
              <w:rPr>
                <w:rFonts w:cs="Times New Roman"/>
                <w:color w:val="000000" w:themeColor="text1"/>
              </w:rPr>
              <w:t>$       12,820</w:t>
            </w:r>
          </w:p>
        </w:tc>
        <w:tc>
          <w:tcPr>
            <w:tcW w:w="17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D57E70B" w14:textId="5865C1AC" w:rsidR="00C704EF" w:rsidRPr="000B627B" w:rsidRDefault="00C704EF" w:rsidP="000B627B">
            <w:pPr>
              <w:spacing w:line="0" w:lineRule="atLeast"/>
              <w:jc w:val="right"/>
              <w:rPr>
                <w:rFonts w:ascii="Cambria" w:hAnsi="Cambria" w:cs="Times New Roman"/>
                <w:color w:val="000000" w:themeColor="text1"/>
              </w:rPr>
            </w:pPr>
            <w:r w:rsidRPr="000B627B">
              <w:rPr>
                <w:rFonts w:ascii="Cambria" w:hAnsi="Cambria" w:cs="Calibri"/>
                <w:color w:val="000000"/>
              </w:rPr>
              <w:t xml:space="preserve"> $            28,193 </w:t>
            </w:r>
          </w:p>
        </w:tc>
        <w:tc>
          <w:tcPr>
            <w:tcW w:w="17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56AFCD" w14:textId="482951A9" w:rsidR="00C704EF" w:rsidRPr="4A2C2083" w:rsidRDefault="00C704EF" w:rsidP="000B627B">
            <w:pPr>
              <w:spacing w:line="0" w:lineRule="atLeast"/>
              <w:jc w:val="right"/>
              <w:rPr>
                <w:rFonts w:cs="Times New Roman"/>
                <w:color w:val="000000" w:themeColor="text1"/>
              </w:rPr>
            </w:pPr>
            <w:r>
              <w:rPr>
                <w:rFonts w:cs="Times New Roman"/>
                <w:color w:val="000000" w:themeColor="text1"/>
              </w:rPr>
              <w:t>0.45</w:t>
            </w:r>
          </w:p>
        </w:tc>
      </w:tr>
      <w:tr w:rsidR="00C704EF" w:rsidRPr="00666E69" w14:paraId="09F7049F" w14:textId="47A357F7" w:rsidTr="000B627B">
        <w:tc>
          <w:tcPr>
            <w:tcW w:w="8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DCC7B00" w14:textId="77777777" w:rsidR="00C704EF" w:rsidRPr="00C30641" w:rsidRDefault="00C704EF" w:rsidP="00C704EF">
            <w:pPr>
              <w:spacing w:line="0" w:lineRule="atLeast"/>
              <w:rPr>
                <w:rFonts w:cs="Times New Roman"/>
                <w:color w:val="000000" w:themeColor="text1"/>
              </w:rPr>
            </w:pPr>
            <w:r w:rsidRPr="00C30641">
              <w:rPr>
                <w:rFonts w:cs="Times New Roman"/>
                <w:color w:val="000000" w:themeColor="text1"/>
              </w:rPr>
              <w:lastRenderedPageBreak/>
              <w:t>5</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897979A" w14:textId="29438745" w:rsidR="00C704EF" w:rsidRPr="00C30641" w:rsidRDefault="00C704EF" w:rsidP="00C704EF">
            <w:pPr>
              <w:spacing w:line="0" w:lineRule="atLeast"/>
              <w:rPr>
                <w:rFonts w:cs="Times New Roman"/>
                <w:color w:val="000000" w:themeColor="text1"/>
              </w:rPr>
            </w:pPr>
            <w:r w:rsidRPr="4A2C2083">
              <w:rPr>
                <w:rFonts w:cs="Times New Roman"/>
                <w:color w:val="000000" w:themeColor="text1"/>
              </w:rPr>
              <w:t>South Carolina</w:t>
            </w:r>
          </w:p>
        </w:tc>
        <w:tc>
          <w:tcPr>
            <w:tcW w:w="171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AF997BE" w14:textId="4C141DC3" w:rsidR="00C704EF" w:rsidRPr="00C30641" w:rsidRDefault="00C704EF" w:rsidP="00C704EF">
            <w:pPr>
              <w:spacing w:line="0" w:lineRule="atLeast"/>
              <w:rPr>
                <w:rFonts w:cs="Times New Roman"/>
                <w:color w:val="000000" w:themeColor="text1"/>
              </w:rPr>
            </w:pPr>
            <w:r w:rsidRPr="4A2C2083">
              <w:rPr>
                <w:rFonts w:cs="Times New Roman"/>
                <w:color w:val="000000" w:themeColor="text1"/>
              </w:rPr>
              <w:t>$         21,016</w:t>
            </w:r>
          </w:p>
        </w:tc>
        <w:tc>
          <w:tcPr>
            <w:tcW w:w="17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D537700" w14:textId="52C3D3CD" w:rsidR="00C704EF" w:rsidRPr="000B627B" w:rsidRDefault="00C704EF" w:rsidP="000B627B">
            <w:pPr>
              <w:spacing w:line="0" w:lineRule="atLeast"/>
              <w:jc w:val="right"/>
              <w:rPr>
                <w:rFonts w:ascii="Cambria" w:hAnsi="Cambria" w:cs="Times New Roman"/>
                <w:color w:val="000000" w:themeColor="text1"/>
              </w:rPr>
            </w:pPr>
            <w:r w:rsidRPr="000B627B">
              <w:rPr>
                <w:rFonts w:ascii="Cambria" w:hAnsi="Cambria" w:cs="Calibri"/>
                <w:color w:val="000000"/>
              </w:rPr>
              <w:t xml:space="preserve"> $            45,109 </w:t>
            </w:r>
          </w:p>
        </w:tc>
        <w:tc>
          <w:tcPr>
            <w:tcW w:w="17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0726862" w14:textId="1849DCDB" w:rsidR="00C704EF" w:rsidRPr="4A2C2083" w:rsidRDefault="00C704EF" w:rsidP="000B627B">
            <w:pPr>
              <w:spacing w:line="0" w:lineRule="atLeast"/>
              <w:jc w:val="right"/>
              <w:rPr>
                <w:rFonts w:cs="Times New Roman"/>
                <w:color w:val="000000" w:themeColor="text1"/>
              </w:rPr>
            </w:pPr>
            <w:r>
              <w:rPr>
                <w:rFonts w:cs="Times New Roman"/>
                <w:color w:val="000000" w:themeColor="text1"/>
              </w:rPr>
              <w:t>0.47</w:t>
            </w:r>
          </w:p>
        </w:tc>
      </w:tr>
      <w:tr w:rsidR="00C704EF" w:rsidRPr="00666E69" w14:paraId="5B4C116B" w14:textId="201B66A6" w:rsidTr="000B627B">
        <w:tc>
          <w:tcPr>
            <w:tcW w:w="8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478F3AB" w14:textId="77777777" w:rsidR="00C704EF" w:rsidRPr="00725771" w:rsidRDefault="00C704EF" w:rsidP="00C704EF">
            <w:pPr>
              <w:spacing w:line="0" w:lineRule="atLeast"/>
              <w:rPr>
                <w:rFonts w:cs="Times New Roman"/>
                <w:color w:val="000000" w:themeColor="text1"/>
              </w:rPr>
            </w:pPr>
            <w:r w:rsidRPr="00725771">
              <w:rPr>
                <w:rFonts w:cs="Times New Roman"/>
                <w:color w:val="000000" w:themeColor="text1"/>
              </w:rPr>
              <w:t>6</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F28D1E6" w14:textId="25F45730" w:rsidR="00C704EF" w:rsidRPr="00725771" w:rsidRDefault="00C704EF" w:rsidP="00C704EF">
            <w:pPr>
              <w:spacing w:line="0" w:lineRule="atLeast"/>
              <w:rPr>
                <w:rFonts w:cs="Times New Roman"/>
                <w:color w:val="000000" w:themeColor="text1"/>
              </w:rPr>
            </w:pPr>
            <w:r w:rsidRPr="4A2C2083">
              <w:rPr>
                <w:rFonts w:cs="Times New Roman"/>
                <w:color w:val="000000" w:themeColor="text1"/>
              </w:rPr>
              <w:t>Louisiana</w:t>
            </w:r>
          </w:p>
        </w:tc>
        <w:tc>
          <w:tcPr>
            <w:tcW w:w="171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4D9FE3A" w14:textId="767C0A93" w:rsidR="00C704EF" w:rsidRPr="00725771" w:rsidRDefault="00C704EF" w:rsidP="00C704EF">
            <w:pPr>
              <w:spacing w:line="0" w:lineRule="atLeast"/>
              <w:rPr>
                <w:rFonts w:cs="Times New Roman"/>
                <w:color w:val="000000" w:themeColor="text1"/>
              </w:rPr>
            </w:pPr>
            <w:r w:rsidRPr="4A2C2083">
              <w:rPr>
                <w:rFonts w:cs="Times New Roman"/>
                <w:color w:val="000000" w:themeColor="text1"/>
              </w:rPr>
              <w:t>$         22,084</w:t>
            </w:r>
          </w:p>
        </w:tc>
        <w:tc>
          <w:tcPr>
            <w:tcW w:w="17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8E0E648" w14:textId="3DA14407" w:rsidR="00C704EF" w:rsidRPr="000B627B" w:rsidRDefault="00C704EF" w:rsidP="000B627B">
            <w:pPr>
              <w:spacing w:line="0" w:lineRule="atLeast"/>
              <w:jc w:val="right"/>
              <w:rPr>
                <w:rFonts w:ascii="Cambria" w:hAnsi="Cambria" w:cs="Times New Roman"/>
                <w:color w:val="000000" w:themeColor="text1"/>
              </w:rPr>
            </w:pPr>
            <w:r w:rsidRPr="000B627B">
              <w:rPr>
                <w:rFonts w:ascii="Cambria" w:hAnsi="Cambria" w:cs="Calibri"/>
                <w:color w:val="000000"/>
              </w:rPr>
              <w:t xml:space="preserve"> $            44,370 </w:t>
            </w:r>
          </w:p>
        </w:tc>
        <w:tc>
          <w:tcPr>
            <w:tcW w:w="17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63DA91F" w14:textId="269DFA7A" w:rsidR="00C704EF" w:rsidRPr="4A2C2083" w:rsidRDefault="00C704EF" w:rsidP="000B627B">
            <w:pPr>
              <w:spacing w:line="0" w:lineRule="atLeast"/>
              <w:jc w:val="right"/>
              <w:rPr>
                <w:rFonts w:cs="Times New Roman"/>
                <w:color w:val="000000" w:themeColor="text1"/>
              </w:rPr>
            </w:pPr>
            <w:r>
              <w:rPr>
                <w:rFonts w:cs="Times New Roman"/>
                <w:color w:val="000000" w:themeColor="text1"/>
              </w:rPr>
              <w:t>0.50</w:t>
            </w:r>
          </w:p>
        </w:tc>
      </w:tr>
      <w:tr w:rsidR="00C704EF" w:rsidRPr="00843F55" w14:paraId="3D96BFB1" w14:textId="168DFAA8" w:rsidTr="000B627B">
        <w:tc>
          <w:tcPr>
            <w:tcW w:w="8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04516D5" w14:textId="77777777" w:rsidR="00C704EF" w:rsidRPr="00725771" w:rsidRDefault="00C704EF" w:rsidP="00C704EF">
            <w:pPr>
              <w:spacing w:line="0" w:lineRule="atLeast"/>
              <w:rPr>
                <w:rFonts w:cs="Times New Roman"/>
                <w:color w:val="000000" w:themeColor="text1"/>
              </w:rPr>
            </w:pPr>
            <w:r w:rsidRPr="00725771">
              <w:rPr>
                <w:rFonts w:cs="Times New Roman"/>
                <w:color w:val="000000" w:themeColor="text1"/>
              </w:rPr>
              <w:t>7</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5899E81" w14:textId="1D717448" w:rsidR="00C704EF" w:rsidRPr="00725771" w:rsidRDefault="00C704EF" w:rsidP="00C704EF">
            <w:pPr>
              <w:spacing w:line="0" w:lineRule="atLeast"/>
              <w:rPr>
                <w:rFonts w:cs="Times New Roman"/>
                <w:color w:val="000000" w:themeColor="text1"/>
              </w:rPr>
            </w:pPr>
            <w:r w:rsidRPr="4A2C2083">
              <w:rPr>
                <w:rFonts w:cs="Times New Roman"/>
                <w:color w:val="000000" w:themeColor="text1"/>
              </w:rPr>
              <w:t>New Mexico</w:t>
            </w:r>
          </w:p>
        </w:tc>
        <w:tc>
          <w:tcPr>
            <w:tcW w:w="171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9784858" w14:textId="6DFF04FF" w:rsidR="00C704EF" w:rsidRPr="00725771" w:rsidRDefault="00C704EF" w:rsidP="00C704EF">
            <w:pPr>
              <w:spacing w:line="0" w:lineRule="atLeast"/>
              <w:rPr>
                <w:rFonts w:cs="Times New Roman"/>
                <w:color w:val="000000" w:themeColor="text1"/>
              </w:rPr>
            </w:pPr>
            <w:r w:rsidRPr="4A2C2083">
              <w:rPr>
                <w:rFonts w:cs="Times New Roman"/>
                <w:color w:val="000000" w:themeColor="text1"/>
              </w:rPr>
              <w:t>$         14,794</w:t>
            </w:r>
          </w:p>
        </w:tc>
        <w:tc>
          <w:tcPr>
            <w:tcW w:w="17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D55E3BD" w14:textId="6EBB913D" w:rsidR="00C704EF" w:rsidRPr="000B627B" w:rsidRDefault="00C704EF" w:rsidP="000B627B">
            <w:pPr>
              <w:spacing w:line="0" w:lineRule="atLeast"/>
              <w:jc w:val="right"/>
              <w:rPr>
                <w:rFonts w:ascii="Cambria" w:hAnsi="Cambria" w:cs="Times New Roman"/>
                <w:color w:val="000000" w:themeColor="text1"/>
              </w:rPr>
            </w:pPr>
            <w:r w:rsidRPr="000B627B">
              <w:rPr>
                <w:rFonts w:ascii="Cambria" w:hAnsi="Cambria" w:cs="Calibri"/>
                <w:color w:val="000000"/>
              </w:rPr>
              <w:t xml:space="preserve"> $            26,872 </w:t>
            </w:r>
          </w:p>
        </w:tc>
        <w:tc>
          <w:tcPr>
            <w:tcW w:w="17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FD5C430" w14:textId="096B78E7" w:rsidR="00C704EF" w:rsidRPr="4A2C2083" w:rsidRDefault="00C704EF" w:rsidP="000B627B">
            <w:pPr>
              <w:spacing w:line="0" w:lineRule="atLeast"/>
              <w:jc w:val="right"/>
              <w:rPr>
                <w:rFonts w:cs="Times New Roman"/>
                <w:color w:val="000000" w:themeColor="text1"/>
              </w:rPr>
            </w:pPr>
            <w:r>
              <w:rPr>
                <w:rFonts w:cs="Times New Roman"/>
                <w:color w:val="000000" w:themeColor="text1"/>
              </w:rPr>
              <w:t>0.55</w:t>
            </w:r>
          </w:p>
        </w:tc>
      </w:tr>
      <w:tr w:rsidR="00C704EF" w:rsidRPr="00843F55" w14:paraId="6E11253E" w14:textId="26D45861" w:rsidTr="000B627B">
        <w:tc>
          <w:tcPr>
            <w:tcW w:w="8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B44CD07" w14:textId="77777777" w:rsidR="00C704EF" w:rsidRPr="00C30641" w:rsidRDefault="00C704EF" w:rsidP="00C704EF">
            <w:pPr>
              <w:spacing w:line="0" w:lineRule="atLeast"/>
              <w:rPr>
                <w:rFonts w:cs="Times New Roman"/>
                <w:color w:val="000000" w:themeColor="text1"/>
              </w:rPr>
            </w:pPr>
            <w:r w:rsidRPr="00C30641">
              <w:rPr>
                <w:rFonts w:cs="Times New Roman"/>
                <w:color w:val="000000" w:themeColor="text1"/>
              </w:rPr>
              <w:t>8</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97A7CAD" w14:textId="585B49CD" w:rsidR="00C704EF" w:rsidRPr="00C30641" w:rsidRDefault="00C704EF" w:rsidP="00C704EF">
            <w:pPr>
              <w:spacing w:line="0" w:lineRule="atLeast"/>
              <w:rPr>
                <w:rFonts w:cs="Times New Roman"/>
                <w:color w:val="000000" w:themeColor="text1"/>
              </w:rPr>
            </w:pPr>
            <w:r w:rsidRPr="4A2C2083">
              <w:rPr>
                <w:rFonts w:cs="Times New Roman"/>
                <w:color w:val="000000" w:themeColor="text1"/>
              </w:rPr>
              <w:t>Georgia</w:t>
            </w:r>
          </w:p>
        </w:tc>
        <w:tc>
          <w:tcPr>
            <w:tcW w:w="171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F6D07BF" w14:textId="78E53769" w:rsidR="00C704EF" w:rsidRPr="00C30641" w:rsidRDefault="00C704EF" w:rsidP="00C704EF">
            <w:pPr>
              <w:spacing w:line="0" w:lineRule="atLeast"/>
              <w:rPr>
                <w:rFonts w:cs="Times New Roman"/>
                <w:color w:val="000000" w:themeColor="text1"/>
              </w:rPr>
            </w:pPr>
            <w:r w:rsidRPr="4A2C2083">
              <w:rPr>
                <w:rFonts w:cs="Times New Roman"/>
                <w:color w:val="000000" w:themeColor="text1"/>
              </w:rPr>
              <w:t>$         31,611</w:t>
            </w:r>
          </w:p>
        </w:tc>
        <w:tc>
          <w:tcPr>
            <w:tcW w:w="17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110F4C9" w14:textId="2CBFC30D" w:rsidR="00C704EF" w:rsidRPr="000B627B" w:rsidRDefault="00C704EF" w:rsidP="000B627B">
            <w:pPr>
              <w:spacing w:line="0" w:lineRule="atLeast"/>
              <w:jc w:val="right"/>
              <w:rPr>
                <w:rFonts w:ascii="Cambria" w:hAnsi="Cambria" w:cs="Times New Roman"/>
                <w:color w:val="000000" w:themeColor="text1"/>
              </w:rPr>
            </w:pPr>
            <w:r w:rsidRPr="000B627B">
              <w:rPr>
                <w:rFonts w:ascii="Cambria" w:hAnsi="Cambria" w:cs="Calibri"/>
                <w:color w:val="000000"/>
              </w:rPr>
              <w:t xml:space="preserve"> $            56,314 </w:t>
            </w:r>
          </w:p>
        </w:tc>
        <w:tc>
          <w:tcPr>
            <w:tcW w:w="17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B4F4D24" w14:textId="38FE94DC" w:rsidR="00C704EF" w:rsidRPr="4A2C2083" w:rsidRDefault="00C704EF" w:rsidP="000B627B">
            <w:pPr>
              <w:spacing w:line="0" w:lineRule="atLeast"/>
              <w:jc w:val="right"/>
              <w:rPr>
                <w:rFonts w:cs="Times New Roman"/>
                <w:color w:val="000000" w:themeColor="text1"/>
              </w:rPr>
            </w:pPr>
            <w:r>
              <w:rPr>
                <w:rFonts w:cs="Times New Roman"/>
                <w:color w:val="000000" w:themeColor="text1"/>
              </w:rPr>
              <w:t>0.56</w:t>
            </w:r>
          </w:p>
        </w:tc>
      </w:tr>
      <w:tr w:rsidR="00C704EF" w:rsidRPr="00843F55" w14:paraId="5117A3D6" w14:textId="6C4F37FD" w:rsidTr="000B627B">
        <w:tc>
          <w:tcPr>
            <w:tcW w:w="8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2CE9CC8" w14:textId="77777777" w:rsidR="00C704EF" w:rsidRPr="00F46C0D" w:rsidRDefault="00C704EF" w:rsidP="00C704EF">
            <w:pPr>
              <w:spacing w:line="0" w:lineRule="atLeast"/>
              <w:rPr>
                <w:rFonts w:cs="Times New Roman"/>
                <w:color w:val="000000" w:themeColor="text1"/>
              </w:rPr>
            </w:pPr>
            <w:r w:rsidRPr="00F46C0D">
              <w:rPr>
                <w:rFonts w:cs="Times New Roman"/>
                <w:color w:val="000000" w:themeColor="text1"/>
              </w:rPr>
              <w:t>9</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B6175CD" w14:textId="1E50270D" w:rsidR="00C704EF" w:rsidRPr="00F46C0D" w:rsidRDefault="00C704EF" w:rsidP="00C704EF">
            <w:pPr>
              <w:spacing w:line="0" w:lineRule="atLeast"/>
              <w:rPr>
                <w:rFonts w:cs="Times New Roman"/>
                <w:color w:val="000000" w:themeColor="text1"/>
              </w:rPr>
            </w:pPr>
            <w:r w:rsidRPr="4A2C2083">
              <w:rPr>
                <w:rFonts w:cs="Times New Roman"/>
                <w:color w:val="000000" w:themeColor="text1"/>
              </w:rPr>
              <w:t>Tennessee</w:t>
            </w:r>
          </w:p>
        </w:tc>
        <w:tc>
          <w:tcPr>
            <w:tcW w:w="171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206544D" w14:textId="178FD681" w:rsidR="00C704EF" w:rsidRPr="00F46C0D" w:rsidRDefault="00C704EF" w:rsidP="00C704EF">
            <w:pPr>
              <w:spacing w:line="0" w:lineRule="atLeast"/>
              <w:rPr>
                <w:rFonts w:cs="Times New Roman"/>
                <w:color w:val="000000" w:themeColor="text1"/>
              </w:rPr>
            </w:pPr>
            <w:r w:rsidRPr="4A2C2083">
              <w:rPr>
                <w:rFonts w:cs="Times New Roman"/>
                <w:color w:val="000000" w:themeColor="text1"/>
              </w:rPr>
              <w:t>$         31,058</w:t>
            </w:r>
          </w:p>
        </w:tc>
        <w:tc>
          <w:tcPr>
            <w:tcW w:w="17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46EC5AC" w14:textId="53AAA728" w:rsidR="00C704EF" w:rsidRPr="000B627B" w:rsidRDefault="00C704EF" w:rsidP="000B627B">
            <w:pPr>
              <w:spacing w:line="0" w:lineRule="atLeast"/>
              <w:jc w:val="right"/>
              <w:rPr>
                <w:rFonts w:ascii="Cambria" w:hAnsi="Cambria" w:cs="Times New Roman"/>
                <w:color w:val="000000" w:themeColor="text1"/>
              </w:rPr>
            </w:pPr>
            <w:r w:rsidRPr="000B627B">
              <w:rPr>
                <w:rFonts w:ascii="Cambria" w:hAnsi="Cambria" w:cs="Calibri"/>
                <w:color w:val="000000"/>
              </w:rPr>
              <w:t xml:space="preserve"> $            52,898 </w:t>
            </w:r>
          </w:p>
        </w:tc>
        <w:tc>
          <w:tcPr>
            <w:tcW w:w="17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623E3EA" w14:textId="6BA7C805" w:rsidR="00C704EF" w:rsidRPr="4A2C2083" w:rsidRDefault="00C704EF" w:rsidP="000B627B">
            <w:pPr>
              <w:spacing w:line="0" w:lineRule="atLeast"/>
              <w:jc w:val="right"/>
              <w:rPr>
                <w:rFonts w:cs="Times New Roman"/>
                <w:color w:val="000000" w:themeColor="text1"/>
              </w:rPr>
            </w:pPr>
            <w:r>
              <w:rPr>
                <w:rFonts w:cs="Times New Roman"/>
                <w:color w:val="000000" w:themeColor="text1"/>
              </w:rPr>
              <w:t>0.59</w:t>
            </w:r>
          </w:p>
        </w:tc>
      </w:tr>
      <w:tr w:rsidR="00C704EF" w:rsidRPr="00843F55" w14:paraId="19615A68" w14:textId="19EB5D5B" w:rsidTr="000B627B">
        <w:tc>
          <w:tcPr>
            <w:tcW w:w="8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2F52F79" w14:textId="77777777" w:rsidR="00C704EF" w:rsidRPr="00C30641" w:rsidRDefault="00C704EF" w:rsidP="00C704EF">
            <w:pPr>
              <w:spacing w:line="0" w:lineRule="atLeast"/>
              <w:rPr>
                <w:rFonts w:cs="Times New Roman"/>
                <w:color w:val="000000" w:themeColor="text1"/>
              </w:rPr>
            </w:pPr>
            <w:r w:rsidRPr="00C30641">
              <w:rPr>
                <w:rFonts w:cs="Times New Roman"/>
                <w:color w:val="000000" w:themeColor="text1"/>
              </w:rPr>
              <w:t>10</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32AE98E" w14:textId="1E031A8A" w:rsidR="00C704EF" w:rsidRPr="00C30641" w:rsidRDefault="00C704EF" w:rsidP="00C704EF">
            <w:pPr>
              <w:spacing w:line="0" w:lineRule="atLeast"/>
              <w:rPr>
                <w:rFonts w:cs="Times New Roman"/>
                <w:color w:val="000000" w:themeColor="text1"/>
              </w:rPr>
            </w:pPr>
            <w:r w:rsidRPr="4A2C2083">
              <w:rPr>
                <w:rFonts w:cs="Times New Roman"/>
                <w:color w:val="000000" w:themeColor="text1"/>
              </w:rPr>
              <w:t>Delaware</w:t>
            </w:r>
          </w:p>
        </w:tc>
        <w:tc>
          <w:tcPr>
            <w:tcW w:w="171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49030D0" w14:textId="0C217271" w:rsidR="00C704EF" w:rsidRPr="00C30641" w:rsidRDefault="00C704EF" w:rsidP="00C704EF">
            <w:pPr>
              <w:spacing w:line="0" w:lineRule="atLeast"/>
              <w:rPr>
                <w:rFonts w:cs="Times New Roman"/>
                <w:color w:val="000000" w:themeColor="text1"/>
              </w:rPr>
            </w:pPr>
            <w:r w:rsidRPr="4A2C2083">
              <w:rPr>
                <w:rFonts w:cs="Times New Roman"/>
                <w:color w:val="000000" w:themeColor="text1"/>
              </w:rPr>
              <w:t>$         49,325</w:t>
            </w:r>
          </w:p>
        </w:tc>
        <w:tc>
          <w:tcPr>
            <w:tcW w:w="17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DF2755E" w14:textId="54DB96C7" w:rsidR="00C704EF" w:rsidRPr="000B627B" w:rsidRDefault="00C704EF" w:rsidP="000B627B">
            <w:pPr>
              <w:spacing w:line="0" w:lineRule="atLeast"/>
              <w:jc w:val="right"/>
              <w:rPr>
                <w:rFonts w:ascii="Cambria" w:hAnsi="Cambria" w:cs="Times New Roman"/>
                <w:color w:val="000000" w:themeColor="text1"/>
              </w:rPr>
            </w:pPr>
            <w:r w:rsidRPr="000B627B">
              <w:rPr>
                <w:rFonts w:ascii="Cambria" w:hAnsi="Cambria" w:cs="Calibri"/>
                <w:color w:val="000000"/>
              </w:rPr>
              <w:t xml:space="preserve"> $            82,074 </w:t>
            </w:r>
          </w:p>
        </w:tc>
        <w:tc>
          <w:tcPr>
            <w:tcW w:w="17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691B43" w14:textId="2DB22D95" w:rsidR="00C704EF" w:rsidRPr="4A2C2083" w:rsidRDefault="00C704EF" w:rsidP="000B627B">
            <w:pPr>
              <w:spacing w:line="0" w:lineRule="atLeast"/>
              <w:jc w:val="right"/>
              <w:rPr>
                <w:rFonts w:cs="Times New Roman"/>
                <w:color w:val="000000" w:themeColor="text1"/>
              </w:rPr>
            </w:pPr>
            <w:r>
              <w:rPr>
                <w:rFonts w:cs="Times New Roman"/>
                <w:color w:val="000000" w:themeColor="text1"/>
              </w:rPr>
              <w:t>0.60</w:t>
            </w:r>
          </w:p>
        </w:tc>
      </w:tr>
      <w:tr w:rsidR="00C704EF" w:rsidRPr="00843F55" w14:paraId="45C6C036" w14:textId="5C47C3D0" w:rsidTr="000B627B">
        <w:tc>
          <w:tcPr>
            <w:tcW w:w="8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6D6024D" w14:textId="77777777" w:rsidR="00C704EF" w:rsidRPr="00F46C0D" w:rsidRDefault="00C704EF" w:rsidP="00C704EF">
            <w:pPr>
              <w:spacing w:line="0" w:lineRule="atLeast"/>
              <w:rPr>
                <w:rFonts w:cs="Times New Roman"/>
                <w:color w:val="000000" w:themeColor="text1"/>
              </w:rPr>
            </w:pPr>
            <w:r w:rsidRPr="00F46C0D">
              <w:rPr>
                <w:rFonts w:cs="Times New Roman"/>
                <w:color w:val="000000" w:themeColor="text1"/>
              </w:rPr>
              <w:t>11</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B23187F" w14:textId="7E4D630B" w:rsidR="00C704EF" w:rsidRPr="00F46C0D" w:rsidRDefault="00C704EF" w:rsidP="00C704EF">
            <w:pPr>
              <w:spacing w:line="0" w:lineRule="atLeast"/>
              <w:rPr>
                <w:rFonts w:cs="Times New Roman"/>
                <w:color w:val="000000" w:themeColor="text1"/>
              </w:rPr>
            </w:pPr>
            <w:r w:rsidRPr="4A2C2083">
              <w:rPr>
                <w:rFonts w:cs="Times New Roman"/>
                <w:color w:val="000000" w:themeColor="text1"/>
              </w:rPr>
              <w:t>North Carolina</w:t>
            </w:r>
          </w:p>
        </w:tc>
        <w:tc>
          <w:tcPr>
            <w:tcW w:w="171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56D1244" w14:textId="08ACB2D2" w:rsidR="00C704EF" w:rsidRPr="00F46C0D" w:rsidRDefault="00C704EF" w:rsidP="00C704EF">
            <w:pPr>
              <w:spacing w:line="0" w:lineRule="atLeast"/>
              <w:rPr>
                <w:rFonts w:cs="Times New Roman"/>
                <w:color w:val="000000" w:themeColor="text1"/>
              </w:rPr>
            </w:pPr>
            <w:r w:rsidRPr="4A2C2083">
              <w:rPr>
                <w:rFonts w:cs="Times New Roman"/>
                <w:color w:val="000000" w:themeColor="text1"/>
              </w:rPr>
              <w:t>$         27,897</w:t>
            </w:r>
          </w:p>
        </w:tc>
        <w:tc>
          <w:tcPr>
            <w:tcW w:w="17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C74ADCC" w14:textId="073423B1" w:rsidR="00C704EF" w:rsidRPr="000B627B" w:rsidRDefault="00C704EF" w:rsidP="000B627B">
            <w:pPr>
              <w:spacing w:line="0" w:lineRule="atLeast"/>
              <w:jc w:val="right"/>
              <w:rPr>
                <w:rFonts w:ascii="Cambria" w:hAnsi="Cambria" w:cs="Times New Roman"/>
                <w:color w:val="000000" w:themeColor="text1"/>
              </w:rPr>
            </w:pPr>
            <w:r w:rsidRPr="000B627B">
              <w:rPr>
                <w:rFonts w:ascii="Cambria" w:hAnsi="Cambria" w:cs="Calibri"/>
                <w:color w:val="000000"/>
              </w:rPr>
              <w:t xml:space="preserve"> $            44,381 </w:t>
            </w:r>
          </w:p>
        </w:tc>
        <w:tc>
          <w:tcPr>
            <w:tcW w:w="17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2FE0BF" w14:textId="185A391E" w:rsidR="00C704EF" w:rsidRPr="4A2C2083" w:rsidRDefault="00C704EF" w:rsidP="000B627B">
            <w:pPr>
              <w:spacing w:line="0" w:lineRule="atLeast"/>
              <w:jc w:val="right"/>
              <w:rPr>
                <w:rFonts w:cs="Times New Roman"/>
                <w:color w:val="000000" w:themeColor="text1"/>
              </w:rPr>
            </w:pPr>
            <w:r>
              <w:rPr>
                <w:rFonts w:cs="Times New Roman"/>
                <w:color w:val="000000" w:themeColor="text1"/>
              </w:rPr>
              <w:t>0.63</w:t>
            </w:r>
          </w:p>
        </w:tc>
      </w:tr>
      <w:tr w:rsidR="00C704EF" w:rsidRPr="00843F55" w14:paraId="61446DA4" w14:textId="6FCDE596" w:rsidTr="000B627B">
        <w:tc>
          <w:tcPr>
            <w:tcW w:w="8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4C8A697" w14:textId="77777777" w:rsidR="00C704EF" w:rsidRPr="00725771" w:rsidRDefault="00C704EF" w:rsidP="00C704EF">
            <w:pPr>
              <w:spacing w:line="0" w:lineRule="atLeast"/>
              <w:rPr>
                <w:rFonts w:cs="Times New Roman"/>
                <w:color w:val="000000" w:themeColor="text1"/>
              </w:rPr>
            </w:pPr>
            <w:r w:rsidRPr="00725771">
              <w:rPr>
                <w:rFonts w:cs="Times New Roman"/>
                <w:color w:val="000000" w:themeColor="text1"/>
              </w:rPr>
              <w:t>12</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0ABD9ED" w14:textId="2F7C7935" w:rsidR="00C704EF" w:rsidRPr="00725771" w:rsidRDefault="00C704EF" w:rsidP="00C704EF">
            <w:pPr>
              <w:spacing w:line="0" w:lineRule="atLeast"/>
              <w:rPr>
                <w:rFonts w:cs="Times New Roman"/>
                <w:color w:val="000000" w:themeColor="text1"/>
              </w:rPr>
            </w:pPr>
            <w:r w:rsidRPr="4A2C2083">
              <w:rPr>
                <w:rFonts w:cs="Times New Roman"/>
                <w:color w:val="000000" w:themeColor="text1"/>
              </w:rPr>
              <w:t>Connecticut</w:t>
            </w:r>
          </w:p>
        </w:tc>
        <w:tc>
          <w:tcPr>
            <w:tcW w:w="171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5DFAF9B" w14:textId="18677139" w:rsidR="00C704EF" w:rsidRPr="00725771" w:rsidRDefault="00C704EF" w:rsidP="00C704EF">
            <w:pPr>
              <w:spacing w:line="0" w:lineRule="atLeast"/>
              <w:rPr>
                <w:rFonts w:cs="Times New Roman"/>
                <w:color w:val="000000" w:themeColor="text1"/>
              </w:rPr>
            </w:pPr>
            <w:r w:rsidRPr="4A2C2083">
              <w:rPr>
                <w:rFonts w:cs="Times New Roman"/>
                <w:color w:val="000000" w:themeColor="text1"/>
              </w:rPr>
              <w:t>$         94,435</w:t>
            </w:r>
          </w:p>
        </w:tc>
        <w:tc>
          <w:tcPr>
            <w:tcW w:w="17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A1CB0BB" w14:textId="7649F724" w:rsidR="00C704EF" w:rsidRPr="000B627B" w:rsidRDefault="00C704EF" w:rsidP="000B627B">
            <w:pPr>
              <w:spacing w:line="0" w:lineRule="atLeast"/>
              <w:jc w:val="right"/>
              <w:rPr>
                <w:rFonts w:ascii="Cambria" w:hAnsi="Cambria" w:cs="Times New Roman"/>
                <w:color w:val="000000" w:themeColor="text1"/>
              </w:rPr>
            </w:pPr>
            <w:r w:rsidRPr="000B627B">
              <w:rPr>
                <w:rFonts w:ascii="Cambria" w:hAnsi="Cambria" w:cs="Calibri"/>
                <w:color w:val="000000"/>
              </w:rPr>
              <w:t xml:space="preserve"> $         147,085 </w:t>
            </w:r>
          </w:p>
        </w:tc>
        <w:tc>
          <w:tcPr>
            <w:tcW w:w="17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EDA267" w14:textId="3DEE20F9" w:rsidR="00C704EF" w:rsidRPr="4A2C2083" w:rsidRDefault="00C704EF" w:rsidP="000B627B">
            <w:pPr>
              <w:spacing w:line="0" w:lineRule="atLeast"/>
              <w:jc w:val="right"/>
              <w:rPr>
                <w:rFonts w:cs="Times New Roman"/>
                <w:color w:val="000000" w:themeColor="text1"/>
              </w:rPr>
            </w:pPr>
            <w:r>
              <w:rPr>
                <w:rFonts w:cs="Times New Roman"/>
                <w:color w:val="000000" w:themeColor="text1"/>
              </w:rPr>
              <w:t>0.64</w:t>
            </w:r>
          </w:p>
        </w:tc>
      </w:tr>
      <w:tr w:rsidR="00C704EF" w:rsidRPr="00843F55" w14:paraId="4F9D9E0C" w14:textId="5F7C2D72" w:rsidTr="000B627B">
        <w:tc>
          <w:tcPr>
            <w:tcW w:w="8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92F2810" w14:textId="77777777" w:rsidR="00C704EF" w:rsidRPr="00F46C0D" w:rsidRDefault="00C704EF" w:rsidP="00C704EF">
            <w:pPr>
              <w:spacing w:line="0" w:lineRule="atLeast"/>
              <w:rPr>
                <w:rFonts w:cs="Times New Roman"/>
                <w:color w:val="000000" w:themeColor="text1"/>
              </w:rPr>
            </w:pPr>
            <w:r w:rsidRPr="00F46C0D">
              <w:rPr>
                <w:rFonts w:cs="Times New Roman"/>
                <w:color w:val="000000" w:themeColor="text1"/>
              </w:rPr>
              <w:t>13</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120AE7A" w14:textId="2AB84903" w:rsidR="00C704EF" w:rsidRPr="00F46C0D" w:rsidRDefault="00C704EF" w:rsidP="00C704EF">
            <w:pPr>
              <w:spacing w:line="0" w:lineRule="atLeast"/>
              <w:rPr>
                <w:rFonts w:cs="Times New Roman"/>
                <w:color w:val="000000" w:themeColor="text1"/>
              </w:rPr>
            </w:pPr>
            <w:r w:rsidRPr="4A2C2083">
              <w:rPr>
                <w:rFonts w:cs="Times New Roman"/>
                <w:color w:val="000000" w:themeColor="text1"/>
              </w:rPr>
              <w:t>Kansas</w:t>
            </w:r>
          </w:p>
        </w:tc>
        <w:tc>
          <w:tcPr>
            <w:tcW w:w="171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64755BB" w14:textId="6F6FBB65" w:rsidR="00C704EF" w:rsidRPr="00F46C0D" w:rsidRDefault="00C704EF" w:rsidP="00C704EF">
            <w:pPr>
              <w:spacing w:line="0" w:lineRule="atLeast"/>
              <w:rPr>
                <w:rFonts w:cs="Times New Roman"/>
                <w:color w:val="000000" w:themeColor="text1"/>
              </w:rPr>
            </w:pPr>
            <w:r w:rsidRPr="4A2C2083">
              <w:rPr>
                <w:rFonts w:cs="Times New Roman"/>
                <w:color w:val="000000" w:themeColor="text1"/>
              </w:rPr>
              <w:t>$         18,545</w:t>
            </w:r>
          </w:p>
        </w:tc>
        <w:tc>
          <w:tcPr>
            <w:tcW w:w="17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0B78B21" w14:textId="0E9B28FA" w:rsidR="00C704EF" w:rsidRPr="000B627B" w:rsidRDefault="00C704EF" w:rsidP="000B627B">
            <w:pPr>
              <w:spacing w:line="0" w:lineRule="atLeast"/>
              <w:jc w:val="right"/>
              <w:rPr>
                <w:rFonts w:ascii="Cambria" w:hAnsi="Cambria" w:cs="Times New Roman"/>
                <w:color w:val="000000" w:themeColor="text1"/>
              </w:rPr>
            </w:pPr>
            <w:r w:rsidRPr="000B627B">
              <w:rPr>
                <w:rFonts w:ascii="Cambria" w:hAnsi="Cambria" w:cs="Calibri"/>
                <w:color w:val="000000"/>
              </w:rPr>
              <w:t xml:space="preserve"> $            27,958 </w:t>
            </w:r>
          </w:p>
        </w:tc>
        <w:tc>
          <w:tcPr>
            <w:tcW w:w="17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E85B10" w14:textId="1A0CD2A0" w:rsidR="00C704EF" w:rsidRPr="4A2C2083" w:rsidRDefault="00C704EF" w:rsidP="000B627B">
            <w:pPr>
              <w:spacing w:line="0" w:lineRule="atLeast"/>
              <w:jc w:val="right"/>
              <w:rPr>
                <w:rFonts w:cs="Times New Roman"/>
                <w:color w:val="000000" w:themeColor="text1"/>
              </w:rPr>
            </w:pPr>
            <w:r>
              <w:rPr>
                <w:rFonts w:cs="Times New Roman"/>
                <w:color w:val="000000" w:themeColor="text1"/>
              </w:rPr>
              <w:t>0.66</w:t>
            </w:r>
          </w:p>
        </w:tc>
      </w:tr>
      <w:tr w:rsidR="00C704EF" w:rsidRPr="00843F55" w14:paraId="103C179F" w14:textId="21FA36D4" w:rsidTr="000B627B">
        <w:tc>
          <w:tcPr>
            <w:tcW w:w="8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CC503A7" w14:textId="77777777" w:rsidR="00C704EF" w:rsidRPr="00725771" w:rsidRDefault="00C704EF" w:rsidP="00C704EF">
            <w:pPr>
              <w:spacing w:line="0" w:lineRule="atLeast"/>
              <w:rPr>
                <w:rFonts w:cs="Times New Roman"/>
                <w:color w:val="000000" w:themeColor="text1"/>
              </w:rPr>
            </w:pPr>
            <w:r w:rsidRPr="00725771">
              <w:rPr>
                <w:rFonts w:cs="Times New Roman"/>
                <w:color w:val="000000" w:themeColor="text1"/>
              </w:rPr>
              <w:t>14</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D2A20F1" w14:textId="62CB2EBD" w:rsidR="00C704EF" w:rsidRPr="00725771" w:rsidRDefault="00C704EF" w:rsidP="00C704EF">
            <w:pPr>
              <w:spacing w:line="0" w:lineRule="atLeast"/>
              <w:rPr>
                <w:rFonts w:cs="Times New Roman"/>
                <w:color w:val="000000" w:themeColor="text1"/>
              </w:rPr>
            </w:pPr>
            <w:r w:rsidRPr="4A2C2083">
              <w:rPr>
                <w:rFonts w:cs="Times New Roman"/>
                <w:color w:val="000000" w:themeColor="text1"/>
              </w:rPr>
              <w:t>Kentucky</w:t>
            </w:r>
          </w:p>
        </w:tc>
        <w:tc>
          <w:tcPr>
            <w:tcW w:w="171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95BE145" w14:textId="347C0608" w:rsidR="00C704EF" w:rsidRPr="00725771" w:rsidRDefault="00C704EF" w:rsidP="00C704EF">
            <w:pPr>
              <w:spacing w:line="0" w:lineRule="atLeast"/>
              <w:rPr>
                <w:rFonts w:cs="Times New Roman"/>
                <w:color w:val="000000" w:themeColor="text1"/>
              </w:rPr>
            </w:pPr>
            <w:r w:rsidRPr="4A2C2083">
              <w:rPr>
                <w:rFonts w:cs="Times New Roman"/>
                <w:color w:val="000000" w:themeColor="text1"/>
              </w:rPr>
              <w:t>$         20,742</w:t>
            </w:r>
          </w:p>
        </w:tc>
        <w:tc>
          <w:tcPr>
            <w:tcW w:w="17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C8EAC9B" w14:textId="717FACE6" w:rsidR="00C704EF" w:rsidRPr="000B627B" w:rsidRDefault="00C704EF" w:rsidP="000B627B">
            <w:pPr>
              <w:spacing w:line="0" w:lineRule="atLeast"/>
              <w:jc w:val="right"/>
              <w:rPr>
                <w:rFonts w:ascii="Cambria" w:hAnsi="Cambria" w:cs="Times New Roman"/>
                <w:color w:val="000000" w:themeColor="text1"/>
              </w:rPr>
            </w:pPr>
            <w:r w:rsidRPr="000B627B">
              <w:rPr>
                <w:rFonts w:ascii="Cambria" w:hAnsi="Cambria" w:cs="Calibri"/>
                <w:color w:val="000000"/>
              </w:rPr>
              <w:t xml:space="preserve"> $            30,817 </w:t>
            </w:r>
          </w:p>
        </w:tc>
        <w:tc>
          <w:tcPr>
            <w:tcW w:w="17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7161778" w14:textId="19340217" w:rsidR="00C704EF" w:rsidRPr="4A2C2083" w:rsidRDefault="00C704EF" w:rsidP="000B627B">
            <w:pPr>
              <w:spacing w:line="0" w:lineRule="atLeast"/>
              <w:jc w:val="right"/>
              <w:rPr>
                <w:rFonts w:cs="Times New Roman"/>
                <w:color w:val="000000" w:themeColor="text1"/>
              </w:rPr>
            </w:pPr>
            <w:r>
              <w:rPr>
                <w:rFonts w:cs="Times New Roman"/>
                <w:color w:val="000000" w:themeColor="text1"/>
              </w:rPr>
              <w:t>0.67</w:t>
            </w:r>
          </w:p>
        </w:tc>
      </w:tr>
      <w:tr w:rsidR="00C704EF" w:rsidRPr="00843F55" w14:paraId="7251D63E" w14:textId="458F0FC4" w:rsidTr="000B627B">
        <w:tc>
          <w:tcPr>
            <w:tcW w:w="8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C62E95A" w14:textId="77777777" w:rsidR="00C704EF" w:rsidRPr="00C30641" w:rsidRDefault="00C704EF" w:rsidP="00C704EF">
            <w:pPr>
              <w:spacing w:line="0" w:lineRule="atLeast"/>
              <w:rPr>
                <w:rFonts w:cs="Times New Roman"/>
                <w:color w:val="000000" w:themeColor="text1"/>
              </w:rPr>
            </w:pPr>
            <w:r w:rsidRPr="00C30641">
              <w:rPr>
                <w:rFonts w:cs="Times New Roman"/>
                <w:color w:val="000000" w:themeColor="text1"/>
              </w:rPr>
              <w:t>15</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99F238C" w14:textId="7EBCF99E" w:rsidR="00C704EF" w:rsidRPr="00C30641" w:rsidRDefault="00C704EF" w:rsidP="00C704EF">
            <w:pPr>
              <w:spacing w:line="0" w:lineRule="atLeast"/>
              <w:rPr>
                <w:rFonts w:cs="Times New Roman"/>
                <w:color w:val="000000" w:themeColor="text1"/>
              </w:rPr>
            </w:pPr>
            <w:r w:rsidRPr="4A2C2083">
              <w:rPr>
                <w:rFonts w:cs="Times New Roman"/>
                <w:color w:val="000000" w:themeColor="text1"/>
              </w:rPr>
              <w:t>Arkansas</w:t>
            </w:r>
          </w:p>
        </w:tc>
        <w:tc>
          <w:tcPr>
            <w:tcW w:w="171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82BE371" w14:textId="53E3B7A7" w:rsidR="00C704EF" w:rsidRPr="00C30641" w:rsidRDefault="00C704EF" w:rsidP="00C704EF">
            <w:pPr>
              <w:spacing w:line="0" w:lineRule="atLeast"/>
              <w:rPr>
                <w:rFonts w:cs="Times New Roman"/>
                <w:color w:val="000000" w:themeColor="text1"/>
              </w:rPr>
            </w:pPr>
            <w:r w:rsidRPr="4A2C2083">
              <w:rPr>
                <w:rFonts w:cs="Times New Roman"/>
                <w:color w:val="000000" w:themeColor="text1"/>
              </w:rPr>
              <w:t>$         24,155</w:t>
            </w:r>
          </w:p>
        </w:tc>
        <w:tc>
          <w:tcPr>
            <w:tcW w:w="17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7912EB2" w14:textId="4A18E898" w:rsidR="00C704EF" w:rsidRPr="000B627B" w:rsidRDefault="00C704EF" w:rsidP="000B627B">
            <w:pPr>
              <w:spacing w:line="0" w:lineRule="atLeast"/>
              <w:jc w:val="right"/>
              <w:rPr>
                <w:rFonts w:ascii="Cambria" w:hAnsi="Cambria" w:cs="Times New Roman"/>
                <w:color w:val="000000" w:themeColor="text1"/>
              </w:rPr>
            </w:pPr>
            <w:r w:rsidRPr="000B627B">
              <w:rPr>
                <w:rFonts w:ascii="Cambria" w:hAnsi="Cambria" w:cs="Calibri"/>
                <w:color w:val="000000"/>
              </w:rPr>
              <w:t xml:space="preserve"> $            35,260 </w:t>
            </w:r>
          </w:p>
        </w:tc>
        <w:tc>
          <w:tcPr>
            <w:tcW w:w="17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5C9C62" w14:textId="4F3DD096" w:rsidR="00C704EF" w:rsidRPr="4A2C2083" w:rsidRDefault="00C704EF" w:rsidP="000B627B">
            <w:pPr>
              <w:spacing w:line="0" w:lineRule="atLeast"/>
              <w:jc w:val="right"/>
              <w:rPr>
                <w:rFonts w:cs="Times New Roman"/>
                <w:color w:val="000000" w:themeColor="text1"/>
              </w:rPr>
            </w:pPr>
            <w:r>
              <w:rPr>
                <w:rFonts w:cs="Times New Roman"/>
                <w:color w:val="000000" w:themeColor="text1"/>
              </w:rPr>
              <w:t>0.69</w:t>
            </w:r>
          </w:p>
        </w:tc>
      </w:tr>
      <w:tr w:rsidR="00C704EF" w:rsidRPr="00843F55" w14:paraId="1CFDAF63" w14:textId="27E82EB3" w:rsidTr="000B627B">
        <w:tc>
          <w:tcPr>
            <w:tcW w:w="8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894FE16" w14:textId="77777777" w:rsidR="00C704EF" w:rsidRPr="00725771" w:rsidRDefault="00C704EF" w:rsidP="00C704EF">
            <w:pPr>
              <w:spacing w:line="0" w:lineRule="atLeast"/>
              <w:rPr>
                <w:rFonts w:cs="Times New Roman"/>
                <w:color w:val="000000" w:themeColor="text1"/>
              </w:rPr>
            </w:pPr>
            <w:r w:rsidRPr="00725771">
              <w:rPr>
                <w:rFonts w:cs="Times New Roman"/>
                <w:color w:val="000000" w:themeColor="text1"/>
              </w:rPr>
              <w:t>16</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6E46BAF" w14:textId="48A76321" w:rsidR="00C704EF" w:rsidRPr="00725771" w:rsidRDefault="00C704EF" w:rsidP="00C704EF">
            <w:pPr>
              <w:spacing w:line="0" w:lineRule="atLeast"/>
              <w:rPr>
                <w:rFonts w:cs="Times New Roman"/>
                <w:color w:val="000000" w:themeColor="text1"/>
              </w:rPr>
            </w:pPr>
            <w:r w:rsidRPr="4A2C2083">
              <w:rPr>
                <w:rFonts w:cs="Times New Roman"/>
                <w:color w:val="000000" w:themeColor="text1"/>
              </w:rPr>
              <w:t>Ohio</w:t>
            </w:r>
          </w:p>
        </w:tc>
        <w:tc>
          <w:tcPr>
            <w:tcW w:w="171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2D81E5C" w14:textId="645A7360" w:rsidR="00C704EF" w:rsidRPr="00725771" w:rsidRDefault="00C704EF" w:rsidP="00C704EF">
            <w:pPr>
              <w:spacing w:line="0" w:lineRule="atLeast"/>
              <w:rPr>
                <w:rFonts w:cs="Times New Roman"/>
                <w:color w:val="000000" w:themeColor="text1"/>
              </w:rPr>
            </w:pPr>
            <w:r w:rsidRPr="4A2C2083">
              <w:rPr>
                <w:rFonts w:cs="Times New Roman"/>
                <w:color w:val="000000" w:themeColor="text1"/>
              </w:rPr>
              <w:t>$         39,661</w:t>
            </w:r>
          </w:p>
        </w:tc>
        <w:tc>
          <w:tcPr>
            <w:tcW w:w="17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2A753D8" w14:textId="389FDE92" w:rsidR="00C704EF" w:rsidRPr="000B627B" w:rsidRDefault="00C704EF" w:rsidP="000B627B">
            <w:pPr>
              <w:spacing w:line="0" w:lineRule="atLeast"/>
              <w:jc w:val="right"/>
              <w:rPr>
                <w:rFonts w:ascii="Cambria" w:hAnsi="Cambria" w:cs="Times New Roman"/>
                <w:color w:val="000000" w:themeColor="text1"/>
              </w:rPr>
            </w:pPr>
            <w:r w:rsidRPr="000B627B">
              <w:rPr>
                <w:rFonts w:ascii="Cambria" w:hAnsi="Cambria" w:cs="Calibri"/>
                <w:color w:val="000000"/>
              </w:rPr>
              <w:t xml:space="preserve"> $            56,700 </w:t>
            </w:r>
          </w:p>
        </w:tc>
        <w:tc>
          <w:tcPr>
            <w:tcW w:w="17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1544D5D" w14:textId="46ABED80" w:rsidR="00C704EF" w:rsidRPr="4A2C2083" w:rsidRDefault="00C704EF" w:rsidP="000B627B">
            <w:pPr>
              <w:spacing w:line="0" w:lineRule="atLeast"/>
              <w:jc w:val="right"/>
              <w:rPr>
                <w:rFonts w:cs="Times New Roman"/>
                <w:color w:val="000000" w:themeColor="text1"/>
              </w:rPr>
            </w:pPr>
            <w:r>
              <w:rPr>
                <w:rFonts w:cs="Times New Roman"/>
                <w:color w:val="000000" w:themeColor="text1"/>
              </w:rPr>
              <w:t>0.70</w:t>
            </w:r>
          </w:p>
        </w:tc>
      </w:tr>
      <w:tr w:rsidR="00C704EF" w:rsidRPr="00843F55" w14:paraId="7645A613" w14:textId="6A28B56F" w:rsidTr="000B627B">
        <w:tc>
          <w:tcPr>
            <w:tcW w:w="8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B3E1FBD" w14:textId="77777777" w:rsidR="00C704EF" w:rsidRPr="00C30641" w:rsidRDefault="00C704EF" w:rsidP="00C704EF">
            <w:pPr>
              <w:spacing w:line="0" w:lineRule="atLeast"/>
              <w:rPr>
                <w:rFonts w:cs="Times New Roman"/>
                <w:color w:val="000000" w:themeColor="text1"/>
              </w:rPr>
            </w:pPr>
            <w:r w:rsidRPr="00C30641">
              <w:rPr>
                <w:rFonts w:cs="Times New Roman"/>
                <w:color w:val="000000" w:themeColor="text1"/>
              </w:rPr>
              <w:t>17</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9546709" w14:textId="3AA29138" w:rsidR="00C704EF" w:rsidRPr="00C30641" w:rsidRDefault="00C704EF" w:rsidP="00C704EF">
            <w:pPr>
              <w:spacing w:line="0" w:lineRule="atLeast"/>
              <w:rPr>
                <w:rFonts w:cs="Times New Roman"/>
                <w:color w:val="000000" w:themeColor="text1"/>
              </w:rPr>
            </w:pPr>
            <w:r w:rsidRPr="4A2C2083">
              <w:rPr>
                <w:rFonts w:cs="Times New Roman"/>
                <w:color w:val="000000" w:themeColor="text1"/>
              </w:rPr>
              <w:t>Mississippi</w:t>
            </w:r>
          </w:p>
        </w:tc>
        <w:tc>
          <w:tcPr>
            <w:tcW w:w="171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DC00231" w14:textId="577853E3" w:rsidR="00C704EF" w:rsidRPr="00C30641" w:rsidRDefault="00C704EF" w:rsidP="00C704EF">
            <w:pPr>
              <w:spacing w:line="0" w:lineRule="atLeast"/>
              <w:rPr>
                <w:rFonts w:cs="Times New Roman"/>
                <w:color w:val="000000" w:themeColor="text1"/>
              </w:rPr>
            </w:pPr>
            <w:r w:rsidRPr="4A2C2083">
              <w:rPr>
                <w:rFonts w:cs="Times New Roman"/>
                <w:color w:val="000000" w:themeColor="text1"/>
              </w:rPr>
              <w:t>$         25,031</w:t>
            </w:r>
          </w:p>
        </w:tc>
        <w:tc>
          <w:tcPr>
            <w:tcW w:w="17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CD8FBBA" w14:textId="682A4839" w:rsidR="00C704EF" w:rsidRPr="000B627B" w:rsidRDefault="00C704EF" w:rsidP="000B627B">
            <w:pPr>
              <w:spacing w:line="0" w:lineRule="atLeast"/>
              <w:jc w:val="right"/>
              <w:rPr>
                <w:rFonts w:ascii="Cambria" w:hAnsi="Cambria" w:cs="Times New Roman"/>
                <w:color w:val="000000" w:themeColor="text1"/>
              </w:rPr>
            </w:pPr>
            <w:r w:rsidRPr="000B627B">
              <w:rPr>
                <w:rFonts w:ascii="Cambria" w:hAnsi="Cambria" w:cs="Calibri"/>
                <w:color w:val="000000"/>
              </w:rPr>
              <w:t xml:space="preserve"> $            33,554 </w:t>
            </w:r>
          </w:p>
        </w:tc>
        <w:tc>
          <w:tcPr>
            <w:tcW w:w="17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6C55C8F" w14:textId="0E2EF5EB" w:rsidR="00C704EF" w:rsidRPr="4A2C2083" w:rsidRDefault="00C704EF" w:rsidP="000B627B">
            <w:pPr>
              <w:spacing w:line="0" w:lineRule="atLeast"/>
              <w:jc w:val="right"/>
              <w:rPr>
                <w:rFonts w:cs="Times New Roman"/>
                <w:color w:val="000000" w:themeColor="text1"/>
              </w:rPr>
            </w:pPr>
            <w:r>
              <w:rPr>
                <w:rFonts w:cs="Times New Roman"/>
                <w:color w:val="000000" w:themeColor="text1"/>
              </w:rPr>
              <w:t>0.75</w:t>
            </w:r>
          </w:p>
        </w:tc>
      </w:tr>
      <w:tr w:rsidR="00C704EF" w:rsidRPr="00843F55" w14:paraId="7AE06F78" w14:textId="4C7CAFBE" w:rsidTr="000B627B">
        <w:tc>
          <w:tcPr>
            <w:tcW w:w="8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9011A4A" w14:textId="77777777" w:rsidR="00C704EF" w:rsidRPr="00F46C0D" w:rsidRDefault="00C704EF" w:rsidP="00C704EF">
            <w:pPr>
              <w:spacing w:line="0" w:lineRule="atLeast"/>
              <w:rPr>
                <w:rFonts w:cs="Times New Roman"/>
                <w:color w:val="000000" w:themeColor="text1"/>
              </w:rPr>
            </w:pPr>
            <w:r w:rsidRPr="00F46C0D">
              <w:rPr>
                <w:rFonts w:cs="Times New Roman"/>
                <w:color w:val="000000" w:themeColor="text1"/>
              </w:rPr>
              <w:t>18</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A5A7E98" w14:textId="644818F2" w:rsidR="00C704EF" w:rsidRPr="00F46C0D" w:rsidRDefault="00C704EF" w:rsidP="00C704EF">
            <w:pPr>
              <w:spacing w:line="0" w:lineRule="atLeast"/>
              <w:rPr>
                <w:rFonts w:cs="Times New Roman"/>
                <w:color w:val="000000" w:themeColor="text1"/>
              </w:rPr>
            </w:pPr>
            <w:r w:rsidRPr="4A2C2083">
              <w:rPr>
                <w:rFonts w:cs="Times New Roman"/>
                <w:color w:val="000000" w:themeColor="text1"/>
              </w:rPr>
              <w:t>South Dakota</w:t>
            </w:r>
          </w:p>
        </w:tc>
        <w:tc>
          <w:tcPr>
            <w:tcW w:w="171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C713CA4" w14:textId="54398673" w:rsidR="00C704EF" w:rsidRPr="00F46C0D" w:rsidRDefault="00C704EF" w:rsidP="00C704EF">
            <w:pPr>
              <w:spacing w:line="0" w:lineRule="atLeast"/>
              <w:rPr>
                <w:rFonts w:cs="Times New Roman"/>
                <w:color w:val="000000" w:themeColor="text1"/>
              </w:rPr>
            </w:pPr>
            <w:r w:rsidRPr="4A2C2083">
              <w:rPr>
                <w:rFonts w:cs="Times New Roman"/>
                <w:color w:val="000000" w:themeColor="text1"/>
              </w:rPr>
              <w:t>$         13,696</w:t>
            </w:r>
          </w:p>
        </w:tc>
        <w:tc>
          <w:tcPr>
            <w:tcW w:w="17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B3E988D" w14:textId="3921B3F6" w:rsidR="00C704EF" w:rsidRPr="000B627B" w:rsidRDefault="00C704EF" w:rsidP="000B627B">
            <w:pPr>
              <w:spacing w:line="0" w:lineRule="atLeast"/>
              <w:jc w:val="right"/>
              <w:rPr>
                <w:rFonts w:ascii="Cambria" w:hAnsi="Cambria" w:cs="Times New Roman"/>
                <w:color w:val="000000" w:themeColor="text1"/>
              </w:rPr>
            </w:pPr>
            <w:r w:rsidRPr="000B627B">
              <w:rPr>
                <w:rFonts w:ascii="Cambria" w:hAnsi="Cambria" w:cs="Calibri"/>
                <w:color w:val="000000"/>
              </w:rPr>
              <w:t xml:space="preserve"> $            18,126 </w:t>
            </w:r>
          </w:p>
        </w:tc>
        <w:tc>
          <w:tcPr>
            <w:tcW w:w="17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66EE509" w14:textId="0B03BD9B" w:rsidR="00C704EF" w:rsidRPr="4A2C2083" w:rsidRDefault="00C704EF" w:rsidP="000B627B">
            <w:pPr>
              <w:spacing w:line="0" w:lineRule="atLeast"/>
              <w:jc w:val="right"/>
              <w:rPr>
                <w:rFonts w:cs="Times New Roman"/>
                <w:color w:val="000000" w:themeColor="text1"/>
              </w:rPr>
            </w:pPr>
            <w:r>
              <w:rPr>
                <w:rFonts w:cs="Times New Roman"/>
                <w:color w:val="000000" w:themeColor="text1"/>
              </w:rPr>
              <w:t>0.76</w:t>
            </w:r>
          </w:p>
        </w:tc>
      </w:tr>
      <w:tr w:rsidR="00C704EF" w:rsidRPr="00843F55" w14:paraId="5F9289CB" w14:textId="47558261" w:rsidTr="000B627B">
        <w:tc>
          <w:tcPr>
            <w:tcW w:w="8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F2135EC" w14:textId="77777777" w:rsidR="00C704EF" w:rsidRPr="00725771" w:rsidRDefault="00C704EF" w:rsidP="00C704EF">
            <w:pPr>
              <w:spacing w:line="0" w:lineRule="atLeast"/>
              <w:rPr>
                <w:rFonts w:cs="Times New Roman"/>
                <w:color w:val="000000" w:themeColor="text1"/>
              </w:rPr>
            </w:pPr>
            <w:r w:rsidRPr="00725771">
              <w:rPr>
                <w:rFonts w:cs="Times New Roman"/>
                <w:color w:val="000000" w:themeColor="text1"/>
              </w:rPr>
              <w:t>19</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81E64CC" w14:textId="759B8130" w:rsidR="00C704EF" w:rsidRPr="00725771" w:rsidRDefault="00C704EF" w:rsidP="00C704EF">
            <w:pPr>
              <w:spacing w:line="0" w:lineRule="atLeast"/>
              <w:rPr>
                <w:rFonts w:cs="Times New Roman"/>
                <w:color w:val="000000" w:themeColor="text1"/>
              </w:rPr>
            </w:pPr>
            <w:r w:rsidRPr="4A2C2083">
              <w:rPr>
                <w:rFonts w:cs="Times New Roman"/>
                <w:color w:val="000000" w:themeColor="text1"/>
              </w:rPr>
              <w:t>New Hampshire</w:t>
            </w:r>
          </w:p>
        </w:tc>
        <w:tc>
          <w:tcPr>
            <w:tcW w:w="171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B6EB8F1" w14:textId="05AD7AE9" w:rsidR="00C704EF" w:rsidRPr="00725771" w:rsidRDefault="00C704EF" w:rsidP="00C704EF">
            <w:pPr>
              <w:spacing w:line="0" w:lineRule="atLeast"/>
              <w:rPr>
                <w:rFonts w:cs="Times New Roman"/>
                <w:color w:val="000000" w:themeColor="text1"/>
              </w:rPr>
            </w:pPr>
            <w:r w:rsidRPr="4A2C2083">
              <w:rPr>
                <w:rFonts w:cs="Times New Roman"/>
                <w:color w:val="000000" w:themeColor="text1"/>
              </w:rPr>
              <w:t>$         32,313</w:t>
            </w:r>
          </w:p>
        </w:tc>
        <w:tc>
          <w:tcPr>
            <w:tcW w:w="17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0B3E4C3" w14:textId="5D01A481" w:rsidR="00C704EF" w:rsidRPr="000B627B" w:rsidRDefault="00C704EF" w:rsidP="000B627B">
            <w:pPr>
              <w:spacing w:line="0" w:lineRule="atLeast"/>
              <w:jc w:val="right"/>
              <w:rPr>
                <w:rFonts w:ascii="Cambria" w:hAnsi="Cambria" w:cs="Times New Roman"/>
                <w:color w:val="000000" w:themeColor="text1"/>
              </w:rPr>
            </w:pPr>
            <w:r w:rsidRPr="000B627B">
              <w:rPr>
                <w:rFonts w:ascii="Cambria" w:hAnsi="Cambria" w:cs="Calibri"/>
                <w:color w:val="000000"/>
              </w:rPr>
              <w:t xml:space="preserve"> $            37,664 </w:t>
            </w:r>
          </w:p>
        </w:tc>
        <w:tc>
          <w:tcPr>
            <w:tcW w:w="17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677A399" w14:textId="56E312BE" w:rsidR="00C704EF" w:rsidRPr="4A2C2083" w:rsidRDefault="00C704EF" w:rsidP="000B627B">
            <w:pPr>
              <w:spacing w:line="0" w:lineRule="atLeast"/>
              <w:jc w:val="right"/>
              <w:rPr>
                <w:rFonts w:cs="Times New Roman"/>
                <w:color w:val="000000" w:themeColor="text1"/>
              </w:rPr>
            </w:pPr>
            <w:r>
              <w:rPr>
                <w:rFonts w:cs="Times New Roman"/>
                <w:color w:val="000000" w:themeColor="text1"/>
              </w:rPr>
              <w:t>0.86</w:t>
            </w:r>
          </w:p>
        </w:tc>
      </w:tr>
      <w:tr w:rsidR="00C704EF" w:rsidRPr="00843F55" w14:paraId="57F98810" w14:textId="26CBEEB0" w:rsidTr="000B627B">
        <w:tc>
          <w:tcPr>
            <w:tcW w:w="8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3BD15D4" w14:textId="77777777" w:rsidR="00C704EF" w:rsidRPr="00C30641" w:rsidRDefault="00C704EF" w:rsidP="00C704EF">
            <w:pPr>
              <w:spacing w:line="0" w:lineRule="atLeast"/>
              <w:rPr>
                <w:rFonts w:cs="Times New Roman"/>
                <w:color w:val="000000" w:themeColor="text1"/>
              </w:rPr>
            </w:pPr>
            <w:r w:rsidRPr="00C30641">
              <w:rPr>
                <w:rFonts w:cs="Times New Roman"/>
                <w:color w:val="000000" w:themeColor="text1"/>
              </w:rPr>
              <w:t>20</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7FB1AC4" w14:textId="0D0188F2" w:rsidR="00C704EF" w:rsidRPr="00C30641" w:rsidRDefault="00C704EF" w:rsidP="00C704EF">
            <w:pPr>
              <w:spacing w:line="0" w:lineRule="atLeast"/>
              <w:rPr>
                <w:rFonts w:cs="Times New Roman"/>
                <w:color w:val="000000" w:themeColor="text1"/>
              </w:rPr>
            </w:pPr>
            <w:r w:rsidRPr="4A2C2083">
              <w:rPr>
                <w:rFonts w:cs="Times New Roman"/>
                <w:color w:val="000000" w:themeColor="text1"/>
              </w:rPr>
              <w:t>Michigan</w:t>
            </w:r>
          </w:p>
        </w:tc>
        <w:tc>
          <w:tcPr>
            <w:tcW w:w="171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CEA7E82" w14:textId="39AD1F0C" w:rsidR="00C704EF" w:rsidRPr="00C30641" w:rsidRDefault="00C704EF" w:rsidP="00C704EF">
            <w:pPr>
              <w:spacing w:line="0" w:lineRule="atLeast"/>
              <w:rPr>
                <w:rFonts w:cs="Times New Roman"/>
                <w:color w:val="000000" w:themeColor="text1"/>
              </w:rPr>
            </w:pPr>
            <w:r w:rsidRPr="4A2C2083">
              <w:rPr>
                <w:rFonts w:cs="Times New Roman"/>
                <w:color w:val="000000" w:themeColor="text1"/>
              </w:rPr>
              <w:t>$         53,110</w:t>
            </w:r>
          </w:p>
        </w:tc>
        <w:tc>
          <w:tcPr>
            <w:tcW w:w="17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536BEB6" w14:textId="2310D549" w:rsidR="00C704EF" w:rsidRPr="000B627B" w:rsidRDefault="00C704EF" w:rsidP="000B627B">
            <w:pPr>
              <w:spacing w:line="0" w:lineRule="atLeast"/>
              <w:jc w:val="right"/>
              <w:rPr>
                <w:rFonts w:ascii="Cambria" w:hAnsi="Cambria" w:cs="Times New Roman"/>
                <w:color w:val="000000" w:themeColor="text1"/>
              </w:rPr>
            </w:pPr>
            <w:r w:rsidRPr="000B627B">
              <w:rPr>
                <w:rFonts w:ascii="Cambria" w:hAnsi="Cambria" w:cs="Calibri"/>
                <w:color w:val="000000"/>
              </w:rPr>
              <w:t xml:space="preserve"> $            60,894 </w:t>
            </w:r>
          </w:p>
        </w:tc>
        <w:tc>
          <w:tcPr>
            <w:tcW w:w="17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90A210" w14:textId="6F8984F2" w:rsidR="00C704EF" w:rsidRPr="4A2C2083" w:rsidRDefault="00C704EF" w:rsidP="000B627B">
            <w:pPr>
              <w:spacing w:line="0" w:lineRule="atLeast"/>
              <w:jc w:val="right"/>
              <w:rPr>
                <w:rFonts w:cs="Times New Roman"/>
                <w:color w:val="000000" w:themeColor="text1"/>
              </w:rPr>
            </w:pPr>
            <w:r>
              <w:rPr>
                <w:rFonts w:cs="Times New Roman"/>
                <w:color w:val="000000" w:themeColor="text1"/>
              </w:rPr>
              <w:t>0.87</w:t>
            </w:r>
          </w:p>
        </w:tc>
      </w:tr>
      <w:tr w:rsidR="00C704EF" w:rsidRPr="00843F55" w14:paraId="6FCC58A2" w14:textId="5FA62EA1" w:rsidTr="000B627B">
        <w:tc>
          <w:tcPr>
            <w:tcW w:w="8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AE5A82E" w14:textId="77777777" w:rsidR="00C704EF" w:rsidRPr="00F46C0D" w:rsidRDefault="00C704EF" w:rsidP="00C704EF">
            <w:pPr>
              <w:spacing w:line="0" w:lineRule="atLeast"/>
              <w:rPr>
                <w:rFonts w:cs="Times New Roman"/>
                <w:color w:val="000000" w:themeColor="text1"/>
              </w:rPr>
            </w:pPr>
            <w:r w:rsidRPr="00F46C0D">
              <w:rPr>
                <w:rFonts w:cs="Times New Roman"/>
                <w:color w:val="000000" w:themeColor="text1"/>
              </w:rPr>
              <w:t>21</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771A26E" w14:textId="4E94E830" w:rsidR="00C704EF" w:rsidRPr="00F46C0D" w:rsidRDefault="00C704EF" w:rsidP="00C704EF">
            <w:pPr>
              <w:spacing w:line="0" w:lineRule="atLeast"/>
              <w:rPr>
                <w:rFonts w:cs="Times New Roman"/>
                <w:color w:val="000000" w:themeColor="text1"/>
              </w:rPr>
            </w:pPr>
            <w:r w:rsidRPr="4A2C2083">
              <w:rPr>
                <w:rFonts w:cs="Times New Roman"/>
                <w:color w:val="000000" w:themeColor="text1"/>
              </w:rPr>
              <w:t>Pennsylvania</w:t>
            </w:r>
          </w:p>
        </w:tc>
        <w:tc>
          <w:tcPr>
            <w:tcW w:w="171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B0C42A0" w14:textId="7E5BDD43" w:rsidR="00C704EF" w:rsidRPr="00F46C0D" w:rsidRDefault="00C704EF" w:rsidP="00C704EF">
            <w:pPr>
              <w:spacing w:line="0" w:lineRule="atLeast"/>
              <w:rPr>
                <w:rFonts w:cs="Times New Roman"/>
                <w:color w:val="000000" w:themeColor="text1"/>
              </w:rPr>
            </w:pPr>
            <w:r w:rsidRPr="4A2C2083">
              <w:rPr>
                <w:rFonts w:cs="Times New Roman"/>
                <w:color w:val="000000" w:themeColor="text1"/>
              </w:rPr>
              <w:t>$         43,217</w:t>
            </w:r>
          </w:p>
        </w:tc>
        <w:tc>
          <w:tcPr>
            <w:tcW w:w="17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04FA8CE" w14:textId="57D324FD" w:rsidR="00C704EF" w:rsidRPr="000B627B" w:rsidRDefault="00C704EF" w:rsidP="000B627B">
            <w:pPr>
              <w:spacing w:line="0" w:lineRule="atLeast"/>
              <w:jc w:val="right"/>
              <w:rPr>
                <w:rFonts w:ascii="Cambria" w:hAnsi="Cambria" w:cs="Times New Roman"/>
                <w:color w:val="000000" w:themeColor="text1"/>
              </w:rPr>
            </w:pPr>
            <w:r w:rsidRPr="000B627B">
              <w:rPr>
                <w:rFonts w:ascii="Cambria" w:hAnsi="Cambria" w:cs="Calibri"/>
                <w:color w:val="000000"/>
              </w:rPr>
              <w:t xml:space="preserve"> $            47,341 </w:t>
            </w:r>
          </w:p>
        </w:tc>
        <w:tc>
          <w:tcPr>
            <w:tcW w:w="17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57C935" w14:textId="35CFA5F8" w:rsidR="00C704EF" w:rsidRPr="4A2C2083" w:rsidRDefault="00C704EF" w:rsidP="000B627B">
            <w:pPr>
              <w:spacing w:line="0" w:lineRule="atLeast"/>
              <w:jc w:val="right"/>
              <w:rPr>
                <w:rFonts w:cs="Times New Roman"/>
                <w:color w:val="000000" w:themeColor="text1"/>
              </w:rPr>
            </w:pPr>
            <w:r>
              <w:rPr>
                <w:rFonts w:cs="Times New Roman"/>
                <w:color w:val="000000" w:themeColor="text1"/>
              </w:rPr>
              <w:t>0.91</w:t>
            </w:r>
          </w:p>
        </w:tc>
      </w:tr>
      <w:tr w:rsidR="00C704EF" w:rsidRPr="00843F55" w14:paraId="2732B7B8" w14:textId="13CEAD41" w:rsidTr="000B627B">
        <w:tc>
          <w:tcPr>
            <w:tcW w:w="8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D713192" w14:textId="77777777" w:rsidR="00C704EF" w:rsidRPr="00F46C0D" w:rsidRDefault="00C704EF" w:rsidP="00C704EF">
            <w:pPr>
              <w:spacing w:line="0" w:lineRule="atLeast"/>
              <w:rPr>
                <w:rFonts w:cs="Times New Roman"/>
                <w:color w:val="000000" w:themeColor="text1"/>
              </w:rPr>
            </w:pPr>
            <w:r w:rsidRPr="00F46C0D">
              <w:rPr>
                <w:rFonts w:cs="Times New Roman"/>
                <w:color w:val="000000" w:themeColor="text1"/>
              </w:rPr>
              <w:t>22</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A87651C" w14:textId="7CC23998" w:rsidR="00C704EF" w:rsidRPr="00F46C0D" w:rsidRDefault="00C704EF" w:rsidP="00C704EF">
            <w:pPr>
              <w:spacing w:line="0" w:lineRule="atLeast"/>
              <w:rPr>
                <w:rFonts w:cs="Times New Roman"/>
                <w:color w:val="000000" w:themeColor="text1"/>
              </w:rPr>
            </w:pPr>
            <w:r w:rsidRPr="4A2C2083">
              <w:rPr>
                <w:rFonts w:cs="Times New Roman"/>
                <w:color w:val="000000" w:themeColor="text1"/>
              </w:rPr>
              <w:t>Rhode Island</w:t>
            </w:r>
          </w:p>
        </w:tc>
        <w:tc>
          <w:tcPr>
            <w:tcW w:w="171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D1C4CE9" w14:textId="156A388E" w:rsidR="00C704EF" w:rsidRPr="00F46C0D" w:rsidRDefault="00C704EF" w:rsidP="00C704EF">
            <w:pPr>
              <w:spacing w:line="0" w:lineRule="atLeast"/>
              <w:rPr>
                <w:rFonts w:cs="Times New Roman"/>
                <w:color w:val="000000" w:themeColor="text1"/>
              </w:rPr>
            </w:pPr>
            <w:r w:rsidRPr="4A2C2083">
              <w:rPr>
                <w:rFonts w:cs="Times New Roman"/>
                <w:color w:val="000000" w:themeColor="text1"/>
              </w:rPr>
              <w:t>$         124,081</w:t>
            </w:r>
          </w:p>
        </w:tc>
        <w:tc>
          <w:tcPr>
            <w:tcW w:w="17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01EB9AA" w14:textId="5A3EE516" w:rsidR="00C704EF" w:rsidRPr="000B627B" w:rsidRDefault="00C704EF" w:rsidP="000B627B">
            <w:pPr>
              <w:spacing w:line="0" w:lineRule="atLeast"/>
              <w:jc w:val="right"/>
              <w:rPr>
                <w:rFonts w:ascii="Cambria" w:hAnsi="Cambria" w:cs="Times New Roman"/>
                <w:color w:val="000000" w:themeColor="text1"/>
              </w:rPr>
            </w:pPr>
            <w:r w:rsidRPr="000B627B">
              <w:rPr>
                <w:rFonts w:ascii="Cambria" w:hAnsi="Cambria" w:cs="Calibri"/>
                <w:color w:val="000000"/>
              </w:rPr>
              <w:t xml:space="preserve"> $         132,030 </w:t>
            </w:r>
          </w:p>
        </w:tc>
        <w:tc>
          <w:tcPr>
            <w:tcW w:w="17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D95686" w14:textId="106CCE63" w:rsidR="00C704EF" w:rsidRPr="4A2C2083" w:rsidRDefault="00C704EF" w:rsidP="000B627B">
            <w:pPr>
              <w:spacing w:line="0" w:lineRule="atLeast"/>
              <w:jc w:val="right"/>
              <w:rPr>
                <w:rFonts w:cs="Times New Roman"/>
                <w:color w:val="000000" w:themeColor="text1"/>
              </w:rPr>
            </w:pPr>
            <w:r>
              <w:rPr>
                <w:rFonts w:cs="Times New Roman"/>
                <w:color w:val="000000" w:themeColor="text1"/>
              </w:rPr>
              <w:t>0.94</w:t>
            </w:r>
          </w:p>
        </w:tc>
      </w:tr>
      <w:tr w:rsidR="00C704EF" w:rsidRPr="00843F55" w14:paraId="5AEBD920" w14:textId="7ED9508E" w:rsidTr="000B627B">
        <w:tc>
          <w:tcPr>
            <w:tcW w:w="8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FBED58D" w14:textId="77777777" w:rsidR="00C704EF" w:rsidRPr="00C30641" w:rsidRDefault="00C704EF" w:rsidP="00C704EF">
            <w:pPr>
              <w:spacing w:line="0" w:lineRule="atLeast"/>
              <w:rPr>
                <w:rFonts w:cs="Times New Roman"/>
                <w:color w:val="000000" w:themeColor="text1"/>
              </w:rPr>
            </w:pPr>
            <w:r w:rsidRPr="00C30641">
              <w:rPr>
                <w:rFonts w:cs="Times New Roman"/>
                <w:color w:val="000000" w:themeColor="text1"/>
              </w:rPr>
              <w:t>23</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7136C8C" w14:textId="6F8FF33C" w:rsidR="00C704EF" w:rsidRPr="00C30641" w:rsidRDefault="00C704EF" w:rsidP="00C704EF">
            <w:pPr>
              <w:spacing w:line="0" w:lineRule="atLeast"/>
              <w:rPr>
                <w:rFonts w:cs="Times New Roman"/>
                <w:color w:val="000000" w:themeColor="text1"/>
              </w:rPr>
            </w:pPr>
            <w:r w:rsidRPr="4A2C2083">
              <w:rPr>
                <w:rFonts w:cs="Times New Roman"/>
                <w:color w:val="000000" w:themeColor="text1"/>
              </w:rPr>
              <w:t>Maine</w:t>
            </w:r>
          </w:p>
        </w:tc>
        <w:tc>
          <w:tcPr>
            <w:tcW w:w="171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03F749A" w14:textId="783A0735" w:rsidR="00C704EF" w:rsidRPr="00C30641" w:rsidRDefault="00C704EF" w:rsidP="00C704EF">
            <w:pPr>
              <w:spacing w:line="0" w:lineRule="atLeast"/>
              <w:rPr>
                <w:rFonts w:cs="Times New Roman"/>
                <w:color w:val="000000" w:themeColor="text1"/>
              </w:rPr>
            </w:pPr>
            <w:r w:rsidRPr="4A2C2083">
              <w:rPr>
                <w:rFonts w:cs="Times New Roman"/>
                <w:color w:val="000000" w:themeColor="text1"/>
              </w:rPr>
              <w:t>$         27,840</w:t>
            </w:r>
          </w:p>
        </w:tc>
        <w:tc>
          <w:tcPr>
            <w:tcW w:w="17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27B70C5" w14:textId="39E75B67" w:rsidR="00C704EF" w:rsidRPr="000B627B" w:rsidRDefault="00C704EF" w:rsidP="000B627B">
            <w:pPr>
              <w:spacing w:line="0" w:lineRule="atLeast"/>
              <w:jc w:val="right"/>
              <w:rPr>
                <w:rFonts w:ascii="Cambria" w:hAnsi="Cambria" w:cs="Times New Roman"/>
                <w:color w:val="000000" w:themeColor="text1"/>
              </w:rPr>
            </w:pPr>
            <w:r w:rsidRPr="000B627B">
              <w:rPr>
                <w:rFonts w:ascii="Cambria" w:hAnsi="Cambria" w:cs="Calibri"/>
                <w:color w:val="000000"/>
              </w:rPr>
              <w:t xml:space="preserve"> $            29,198 </w:t>
            </w:r>
          </w:p>
        </w:tc>
        <w:tc>
          <w:tcPr>
            <w:tcW w:w="17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1F45DC8" w14:textId="4881FEF3" w:rsidR="00C704EF" w:rsidRPr="4A2C2083" w:rsidRDefault="00C704EF" w:rsidP="000B627B">
            <w:pPr>
              <w:spacing w:line="0" w:lineRule="atLeast"/>
              <w:jc w:val="right"/>
              <w:rPr>
                <w:rFonts w:cs="Times New Roman"/>
                <w:color w:val="000000" w:themeColor="text1"/>
              </w:rPr>
            </w:pPr>
            <w:r>
              <w:rPr>
                <w:rFonts w:cs="Times New Roman"/>
                <w:color w:val="000000" w:themeColor="text1"/>
              </w:rPr>
              <w:t>0.95</w:t>
            </w:r>
          </w:p>
        </w:tc>
      </w:tr>
      <w:tr w:rsidR="00C704EF" w:rsidRPr="00843F55" w14:paraId="2103066D" w14:textId="46BEA7C9" w:rsidTr="000B627B">
        <w:tc>
          <w:tcPr>
            <w:tcW w:w="8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4F58661" w14:textId="77777777" w:rsidR="00C704EF" w:rsidRPr="00F46C0D" w:rsidRDefault="00C704EF" w:rsidP="00C704EF">
            <w:pPr>
              <w:spacing w:line="0" w:lineRule="atLeast"/>
              <w:rPr>
                <w:rFonts w:cs="Times New Roman"/>
                <w:color w:val="000000" w:themeColor="text1"/>
              </w:rPr>
            </w:pPr>
            <w:r w:rsidRPr="00F46C0D">
              <w:rPr>
                <w:rFonts w:cs="Times New Roman"/>
                <w:color w:val="000000" w:themeColor="text1"/>
              </w:rPr>
              <w:t>24</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A310456" w14:textId="08DFF037" w:rsidR="00C704EF" w:rsidRPr="00F46C0D" w:rsidRDefault="00C704EF" w:rsidP="00C704EF">
            <w:pPr>
              <w:spacing w:line="0" w:lineRule="atLeast"/>
              <w:rPr>
                <w:rFonts w:cs="Times New Roman"/>
                <w:color w:val="000000" w:themeColor="text1"/>
              </w:rPr>
            </w:pPr>
            <w:r w:rsidRPr="4A2C2083">
              <w:rPr>
                <w:rFonts w:cs="Times New Roman"/>
                <w:color w:val="000000" w:themeColor="text1"/>
              </w:rPr>
              <w:t>Nebraska</w:t>
            </w:r>
          </w:p>
        </w:tc>
        <w:tc>
          <w:tcPr>
            <w:tcW w:w="171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148EE85" w14:textId="50771565" w:rsidR="00C704EF" w:rsidRPr="00F46C0D" w:rsidRDefault="00C704EF" w:rsidP="00C704EF">
            <w:pPr>
              <w:spacing w:line="0" w:lineRule="atLeast"/>
              <w:rPr>
                <w:rFonts w:cs="Times New Roman"/>
                <w:color w:val="000000" w:themeColor="text1"/>
              </w:rPr>
            </w:pPr>
            <w:r w:rsidRPr="4A2C2083">
              <w:rPr>
                <w:rFonts w:cs="Times New Roman"/>
                <w:color w:val="000000" w:themeColor="text1"/>
              </w:rPr>
              <w:t>$         21,452</w:t>
            </w:r>
          </w:p>
        </w:tc>
        <w:tc>
          <w:tcPr>
            <w:tcW w:w="17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52ADD81" w14:textId="7BAA5329" w:rsidR="00C704EF" w:rsidRPr="000B627B" w:rsidRDefault="00C704EF" w:rsidP="000B627B">
            <w:pPr>
              <w:spacing w:line="0" w:lineRule="atLeast"/>
              <w:jc w:val="right"/>
              <w:rPr>
                <w:rFonts w:ascii="Cambria" w:hAnsi="Cambria" w:cs="Times New Roman"/>
                <w:color w:val="000000" w:themeColor="text1"/>
              </w:rPr>
            </w:pPr>
            <w:r w:rsidRPr="000B627B">
              <w:rPr>
                <w:rFonts w:ascii="Cambria" w:hAnsi="Cambria" w:cs="Calibri"/>
                <w:color w:val="000000"/>
              </w:rPr>
              <w:t xml:space="preserve"> $            22,276 </w:t>
            </w:r>
          </w:p>
        </w:tc>
        <w:tc>
          <w:tcPr>
            <w:tcW w:w="17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B3793AD" w14:textId="6CD52B1B" w:rsidR="00C704EF" w:rsidRPr="4A2C2083" w:rsidRDefault="00C704EF" w:rsidP="000B627B">
            <w:pPr>
              <w:spacing w:line="0" w:lineRule="atLeast"/>
              <w:jc w:val="right"/>
              <w:rPr>
                <w:rFonts w:cs="Times New Roman"/>
                <w:color w:val="000000" w:themeColor="text1"/>
              </w:rPr>
            </w:pPr>
            <w:r>
              <w:rPr>
                <w:rFonts w:cs="Times New Roman"/>
                <w:color w:val="000000" w:themeColor="text1"/>
              </w:rPr>
              <w:t>0.96</w:t>
            </w:r>
          </w:p>
        </w:tc>
      </w:tr>
      <w:tr w:rsidR="00C704EF" w:rsidRPr="00843F55" w14:paraId="38A41F11" w14:textId="3E291C87" w:rsidTr="000B627B">
        <w:tc>
          <w:tcPr>
            <w:tcW w:w="8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C1A58F2" w14:textId="77777777" w:rsidR="00C704EF" w:rsidRPr="00725771" w:rsidRDefault="00C704EF" w:rsidP="00C704EF">
            <w:pPr>
              <w:spacing w:line="0" w:lineRule="atLeast"/>
              <w:rPr>
                <w:rFonts w:cs="Times New Roman"/>
                <w:color w:val="000000" w:themeColor="text1"/>
              </w:rPr>
            </w:pPr>
            <w:r w:rsidRPr="00725771">
              <w:rPr>
                <w:rFonts w:cs="Times New Roman"/>
                <w:color w:val="000000" w:themeColor="text1"/>
              </w:rPr>
              <w:t>25</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9D2EB1E" w14:textId="645CDB23" w:rsidR="00C704EF" w:rsidRPr="00725771" w:rsidRDefault="00C704EF" w:rsidP="00C704EF">
            <w:pPr>
              <w:spacing w:line="0" w:lineRule="atLeast"/>
              <w:rPr>
                <w:rFonts w:cs="Times New Roman"/>
                <w:color w:val="000000" w:themeColor="text1"/>
              </w:rPr>
            </w:pPr>
            <w:r w:rsidRPr="4A2C2083">
              <w:rPr>
                <w:rFonts w:cs="Times New Roman"/>
                <w:color w:val="000000" w:themeColor="text1"/>
              </w:rPr>
              <w:t>Hawaii</w:t>
            </w:r>
          </w:p>
        </w:tc>
        <w:tc>
          <w:tcPr>
            <w:tcW w:w="171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5C02CFE" w14:textId="573D8819" w:rsidR="00C704EF" w:rsidRPr="00725771" w:rsidRDefault="00C704EF" w:rsidP="00C704EF">
            <w:pPr>
              <w:spacing w:line="0" w:lineRule="atLeast"/>
              <w:rPr>
                <w:rFonts w:cs="Times New Roman"/>
                <w:color w:val="000000" w:themeColor="text1"/>
              </w:rPr>
            </w:pPr>
            <w:r w:rsidRPr="4A2C2083">
              <w:rPr>
                <w:rFonts w:cs="Times New Roman"/>
                <w:color w:val="000000" w:themeColor="text1"/>
              </w:rPr>
              <w:t>$         98,120</w:t>
            </w:r>
          </w:p>
        </w:tc>
        <w:tc>
          <w:tcPr>
            <w:tcW w:w="17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E52C18D" w14:textId="50453671" w:rsidR="00C704EF" w:rsidRPr="000B627B" w:rsidRDefault="00C704EF" w:rsidP="000B627B">
            <w:pPr>
              <w:spacing w:line="0" w:lineRule="atLeast"/>
              <w:jc w:val="right"/>
              <w:rPr>
                <w:rFonts w:ascii="Cambria" w:hAnsi="Cambria" w:cs="Times New Roman"/>
                <w:color w:val="000000" w:themeColor="text1"/>
              </w:rPr>
            </w:pPr>
            <w:r w:rsidRPr="000B627B">
              <w:rPr>
                <w:rFonts w:ascii="Cambria" w:hAnsi="Cambria" w:cs="Calibri"/>
                <w:color w:val="000000"/>
              </w:rPr>
              <w:t xml:space="preserve"> $            99,817 </w:t>
            </w:r>
          </w:p>
        </w:tc>
        <w:tc>
          <w:tcPr>
            <w:tcW w:w="17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38483A" w14:textId="5F05BBF3" w:rsidR="00C704EF" w:rsidRPr="4A2C2083" w:rsidRDefault="00C704EF" w:rsidP="000B627B">
            <w:pPr>
              <w:spacing w:line="0" w:lineRule="atLeast"/>
              <w:jc w:val="right"/>
              <w:rPr>
                <w:rFonts w:cs="Times New Roman"/>
                <w:color w:val="000000" w:themeColor="text1"/>
              </w:rPr>
            </w:pPr>
            <w:r>
              <w:rPr>
                <w:rFonts w:cs="Times New Roman"/>
                <w:color w:val="000000" w:themeColor="text1"/>
              </w:rPr>
              <w:t>0.98</w:t>
            </w:r>
          </w:p>
        </w:tc>
      </w:tr>
      <w:tr w:rsidR="00C704EF" w:rsidRPr="00843F55" w14:paraId="2183F706" w14:textId="6C37A319" w:rsidTr="000B627B">
        <w:tc>
          <w:tcPr>
            <w:tcW w:w="8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B489FF4" w14:textId="77777777" w:rsidR="00C704EF" w:rsidRPr="00F46C0D" w:rsidRDefault="00C704EF" w:rsidP="00C704EF">
            <w:pPr>
              <w:spacing w:line="0" w:lineRule="atLeast"/>
              <w:rPr>
                <w:rFonts w:cs="Times New Roman"/>
                <w:color w:val="000000" w:themeColor="text1"/>
              </w:rPr>
            </w:pPr>
            <w:r w:rsidRPr="00F46C0D">
              <w:rPr>
                <w:rFonts w:cs="Times New Roman"/>
                <w:color w:val="000000" w:themeColor="text1"/>
              </w:rPr>
              <w:t>26</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C2CFFC5" w14:textId="38BCB57D" w:rsidR="00C704EF" w:rsidRPr="00F46C0D" w:rsidRDefault="00C704EF" w:rsidP="00C704EF">
            <w:pPr>
              <w:spacing w:line="0" w:lineRule="atLeast"/>
              <w:rPr>
                <w:rFonts w:cs="Times New Roman"/>
                <w:color w:val="000000" w:themeColor="text1"/>
              </w:rPr>
            </w:pPr>
            <w:r w:rsidRPr="4A2C2083">
              <w:rPr>
                <w:rFonts w:cs="Times New Roman"/>
                <w:color w:val="000000" w:themeColor="text1"/>
              </w:rPr>
              <w:t>Wyoming</w:t>
            </w:r>
          </w:p>
        </w:tc>
        <w:tc>
          <w:tcPr>
            <w:tcW w:w="171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3211B50" w14:textId="764B0C7E" w:rsidR="00C704EF" w:rsidRPr="00F46C0D" w:rsidRDefault="00C704EF" w:rsidP="00C704EF">
            <w:pPr>
              <w:spacing w:line="0" w:lineRule="atLeast"/>
              <w:rPr>
                <w:rFonts w:cs="Times New Roman"/>
                <w:color w:val="000000" w:themeColor="text1"/>
              </w:rPr>
            </w:pPr>
            <w:r w:rsidRPr="4A2C2083">
              <w:rPr>
                <w:rFonts w:cs="Times New Roman"/>
                <w:color w:val="000000" w:themeColor="text1"/>
              </w:rPr>
              <w:t>$         23,697</w:t>
            </w:r>
          </w:p>
        </w:tc>
        <w:tc>
          <w:tcPr>
            <w:tcW w:w="17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A7014D9" w14:textId="0A467248" w:rsidR="00C704EF" w:rsidRPr="000B627B" w:rsidRDefault="00C704EF" w:rsidP="000B627B">
            <w:pPr>
              <w:spacing w:line="0" w:lineRule="atLeast"/>
              <w:jc w:val="right"/>
              <w:rPr>
                <w:rFonts w:ascii="Cambria" w:hAnsi="Cambria" w:cs="Times New Roman"/>
                <w:color w:val="000000" w:themeColor="text1"/>
              </w:rPr>
            </w:pPr>
            <w:r w:rsidRPr="000B627B">
              <w:rPr>
                <w:rFonts w:ascii="Cambria" w:hAnsi="Cambria" w:cs="Calibri"/>
                <w:color w:val="000000"/>
              </w:rPr>
              <w:t xml:space="preserve"> $            23,913 </w:t>
            </w:r>
          </w:p>
        </w:tc>
        <w:tc>
          <w:tcPr>
            <w:tcW w:w="17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D78E19B" w14:textId="06D04FFC" w:rsidR="00C704EF" w:rsidRPr="4A2C2083" w:rsidRDefault="00C704EF" w:rsidP="000B627B">
            <w:pPr>
              <w:spacing w:line="0" w:lineRule="atLeast"/>
              <w:jc w:val="right"/>
              <w:rPr>
                <w:rFonts w:cs="Times New Roman"/>
                <w:color w:val="000000" w:themeColor="text1"/>
              </w:rPr>
            </w:pPr>
            <w:r>
              <w:rPr>
                <w:rFonts w:cs="Times New Roman"/>
                <w:color w:val="000000" w:themeColor="text1"/>
              </w:rPr>
              <w:t>0.99</w:t>
            </w:r>
          </w:p>
        </w:tc>
      </w:tr>
      <w:tr w:rsidR="00C704EF" w:rsidRPr="00843F55" w14:paraId="5BFF5B01" w14:textId="1173C3F7" w:rsidTr="000B627B">
        <w:tc>
          <w:tcPr>
            <w:tcW w:w="8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EA86AE8" w14:textId="77777777" w:rsidR="00C704EF" w:rsidRPr="00725771" w:rsidRDefault="00C704EF" w:rsidP="00C704EF">
            <w:pPr>
              <w:spacing w:line="0" w:lineRule="atLeast"/>
              <w:rPr>
                <w:rFonts w:cs="Times New Roman"/>
                <w:color w:val="000000" w:themeColor="text1"/>
              </w:rPr>
            </w:pPr>
            <w:r w:rsidRPr="00725771">
              <w:rPr>
                <w:rFonts w:cs="Times New Roman"/>
                <w:color w:val="000000" w:themeColor="text1"/>
              </w:rPr>
              <w:t>27</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E1A3C4A" w14:textId="376E768A" w:rsidR="00C704EF" w:rsidRPr="00725771" w:rsidRDefault="00C704EF" w:rsidP="00C704EF">
            <w:pPr>
              <w:spacing w:line="0" w:lineRule="atLeast"/>
              <w:rPr>
                <w:rFonts w:cs="Times New Roman"/>
                <w:color w:val="000000" w:themeColor="text1"/>
              </w:rPr>
            </w:pPr>
            <w:r w:rsidRPr="4A2C2083">
              <w:rPr>
                <w:rFonts w:cs="Times New Roman"/>
                <w:color w:val="000000" w:themeColor="text1"/>
              </w:rPr>
              <w:t>Alabama</w:t>
            </w:r>
          </w:p>
        </w:tc>
        <w:tc>
          <w:tcPr>
            <w:tcW w:w="171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B70A02F" w14:textId="5364E631" w:rsidR="00C704EF" w:rsidRPr="00725771" w:rsidRDefault="00C704EF" w:rsidP="00C704EF">
            <w:pPr>
              <w:spacing w:line="0" w:lineRule="atLeast"/>
              <w:rPr>
                <w:rFonts w:cs="Times New Roman"/>
                <w:color w:val="000000" w:themeColor="text1"/>
              </w:rPr>
            </w:pPr>
            <w:r w:rsidRPr="4A2C2083">
              <w:rPr>
                <w:rFonts w:cs="Times New Roman"/>
                <w:color w:val="000000" w:themeColor="text1"/>
              </w:rPr>
              <w:t>$         46,715</w:t>
            </w:r>
          </w:p>
        </w:tc>
        <w:tc>
          <w:tcPr>
            <w:tcW w:w="17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CCABDAF" w14:textId="4B9AF6D8" w:rsidR="00C704EF" w:rsidRPr="000B627B" w:rsidRDefault="00C704EF" w:rsidP="000B627B">
            <w:pPr>
              <w:spacing w:line="0" w:lineRule="atLeast"/>
              <w:jc w:val="right"/>
              <w:rPr>
                <w:rFonts w:ascii="Cambria" w:hAnsi="Cambria" w:cs="Times New Roman"/>
                <w:color w:val="000000" w:themeColor="text1"/>
              </w:rPr>
            </w:pPr>
            <w:r w:rsidRPr="000B627B">
              <w:rPr>
                <w:rFonts w:ascii="Cambria" w:hAnsi="Cambria" w:cs="Calibri"/>
                <w:color w:val="000000"/>
              </w:rPr>
              <w:t xml:space="preserve"> $            45,858 </w:t>
            </w:r>
          </w:p>
        </w:tc>
        <w:tc>
          <w:tcPr>
            <w:tcW w:w="17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131873D" w14:textId="10C43C35" w:rsidR="00C704EF" w:rsidRPr="4A2C2083" w:rsidRDefault="00C704EF" w:rsidP="000B627B">
            <w:pPr>
              <w:spacing w:line="0" w:lineRule="atLeast"/>
              <w:jc w:val="right"/>
              <w:rPr>
                <w:rFonts w:cs="Times New Roman"/>
                <w:color w:val="000000" w:themeColor="text1"/>
              </w:rPr>
            </w:pPr>
            <w:r>
              <w:rPr>
                <w:rFonts w:cs="Times New Roman"/>
                <w:color w:val="000000" w:themeColor="text1"/>
              </w:rPr>
              <w:t>1.02</w:t>
            </w:r>
          </w:p>
        </w:tc>
      </w:tr>
      <w:tr w:rsidR="00C704EF" w:rsidRPr="00843F55" w14:paraId="54F23A21" w14:textId="041E04F5" w:rsidTr="000B627B">
        <w:tc>
          <w:tcPr>
            <w:tcW w:w="8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E5323F4" w14:textId="77777777" w:rsidR="00C704EF" w:rsidRPr="00F46C0D" w:rsidRDefault="00C704EF" w:rsidP="00C704EF">
            <w:pPr>
              <w:spacing w:line="0" w:lineRule="atLeast"/>
              <w:rPr>
                <w:rFonts w:cs="Times New Roman"/>
                <w:color w:val="000000" w:themeColor="text1"/>
              </w:rPr>
            </w:pPr>
            <w:r w:rsidRPr="00F46C0D">
              <w:rPr>
                <w:rFonts w:cs="Times New Roman"/>
                <w:color w:val="000000" w:themeColor="text1"/>
              </w:rPr>
              <w:t>28</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6974BBE" w14:textId="76DFE362" w:rsidR="00C704EF" w:rsidRPr="00F46C0D" w:rsidRDefault="00C704EF" w:rsidP="00C704EF">
            <w:pPr>
              <w:spacing w:line="0" w:lineRule="atLeast"/>
              <w:rPr>
                <w:rFonts w:cs="Times New Roman"/>
                <w:color w:val="000000" w:themeColor="text1"/>
              </w:rPr>
            </w:pPr>
            <w:r w:rsidRPr="4A2C2083">
              <w:rPr>
                <w:rFonts w:cs="Times New Roman"/>
                <w:color w:val="000000" w:themeColor="text1"/>
              </w:rPr>
              <w:t>Colorado</w:t>
            </w:r>
          </w:p>
        </w:tc>
        <w:tc>
          <w:tcPr>
            <w:tcW w:w="171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8111768" w14:textId="48C13831" w:rsidR="00C704EF" w:rsidRPr="00F46C0D" w:rsidRDefault="00C704EF" w:rsidP="00C704EF">
            <w:pPr>
              <w:spacing w:line="0" w:lineRule="atLeast"/>
              <w:rPr>
                <w:rFonts w:cs="Times New Roman"/>
                <w:color w:val="000000" w:themeColor="text1"/>
              </w:rPr>
            </w:pPr>
            <w:r w:rsidRPr="4A2C2083">
              <w:rPr>
                <w:rFonts w:cs="Times New Roman"/>
                <w:color w:val="000000" w:themeColor="text1"/>
              </w:rPr>
              <w:t>$         45,663</w:t>
            </w:r>
          </w:p>
        </w:tc>
        <w:tc>
          <w:tcPr>
            <w:tcW w:w="17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F3FD28C" w14:textId="12FC8946" w:rsidR="00C704EF" w:rsidRPr="000B627B" w:rsidRDefault="00C704EF" w:rsidP="000B627B">
            <w:pPr>
              <w:spacing w:line="0" w:lineRule="atLeast"/>
              <w:jc w:val="right"/>
              <w:rPr>
                <w:rFonts w:ascii="Cambria" w:hAnsi="Cambria" w:cs="Times New Roman"/>
                <w:color w:val="000000" w:themeColor="text1"/>
              </w:rPr>
            </w:pPr>
            <w:r w:rsidRPr="000B627B">
              <w:rPr>
                <w:rFonts w:ascii="Cambria" w:hAnsi="Cambria" w:cs="Calibri"/>
                <w:color w:val="000000"/>
              </w:rPr>
              <w:t xml:space="preserve"> $            43,457 </w:t>
            </w:r>
          </w:p>
        </w:tc>
        <w:tc>
          <w:tcPr>
            <w:tcW w:w="17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EB0DDA9" w14:textId="43AB8002" w:rsidR="00C704EF" w:rsidRPr="4A2C2083" w:rsidRDefault="00C704EF" w:rsidP="000B627B">
            <w:pPr>
              <w:spacing w:line="0" w:lineRule="atLeast"/>
              <w:jc w:val="right"/>
              <w:rPr>
                <w:rFonts w:cs="Times New Roman"/>
                <w:color w:val="000000" w:themeColor="text1"/>
              </w:rPr>
            </w:pPr>
            <w:r>
              <w:rPr>
                <w:rFonts w:cs="Times New Roman"/>
                <w:color w:val="000000" w:themeColor="text1"/>
              </w:rPr>
              <w:t>1.05</w:t>
            </w:r>
          </w:p>
        </w:tc>
      </w:tr>
      <w:tr w:rsidR="00C704EF" w:rsidRPr="00843F55" w14:paraId="5D2279AC" w14:textId="323447C7" w:rsidTr="000B627B">
        <w:tc>
          <w:tcPr>
            <w:tcW w:w="8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BACE192" w14:textId="77777777" w:rsidR="00C704EF" w:rsidRPr="00725771" w:rsidRDefault="00C704EF" w:rsidP="00C704EF">
            <w:pPr>
              <w:spacing w:line="0" w:lineRule="atLeast"/>
              <w:rPr>
                <w:rFonts w:cs="Times New Roman"/>
                <w:color w:val="000000" w:themeColor="text1"/>
              </w:rPr>
            </w:pPr>
            <w:r w:rsidRPr="00725771">
              <w:rPr>
                <w:rFonts w:cs="Times New Roman"/>
                <w:color w:val="000000" w:themeColor="text1"/>
              </w:rPr>
              <w:t>29</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2569938" w14:textId="081F4AB4" w:rsidR="00C704EF" w:rsidRPr="00725771" w:rsidRDefault="00C704EF" w:rsidP="00C704EF">
            <w:pPr>
              <w:spacing w:line="0" w:lineRule="atLeast"/>
              <w:rPr>
                <w:rFonts w:cs="Times New Roman"/>
                <w:color w:val="000000" w:themeColor="text1"/>
              </w:rPr>
            </w:pPr>
            <w:r w:rsidRPr="4A2C2083">
              <w:rPr>
                <w:rFonts w:cs="Times New Roman"/>
                <w:color w:val="000000" w:themeColor="text1"/>
              </w:rPr>
              <w:t>Wisconsin</w:t>
            </w:r>
          </w:p>
        </w:tc>
        <w:tc>
          <w:tcPr>
            <w:tcW w:w="171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59FC539" w14:textId="5FB7FA22" w:rsidR="00C704EF" w:rsidRPr="00725771" w:rsidRDefault="00C704EF" w:rsidP="00C704EF">
            <w:pPr>
              <w:spacing w:line="0" w:lineRule="atLeast"/>
              <w:rPr>
                <w:rFonts w:cs="Times New Roman"/>
                <w:color w:val="000000" w:themeColor="text1"/>
              </w:rPr>
            </w:pPr>
            <w:r w:rsidRPr="4A2C2083">
              <w:rPr>
                <w:rFonts w:cs="Times New Roman"/>
                <w:color w:val="000000" w:themeColor="text1"/>
              </w:rPr>
              <w:t>$         46,455</w:t>
            </w:r>
          </w:p>
        </w:tc>
        <w:tc>
          <w:tcPr>
            <w:tcW w:w="17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CB43CE1" w14:textId="7D2AFCDF" w:rsidR="00C704EF" w:rsidRPr="000B627B" w:rsidRDefault="00C704EF" w:rsidP="000B627B">
            <w:pPr>
              <w:spacing w:line="0" w:lineRule="atLeast"/>
              <w:jc w:val="right"/>
              <w:rPr>
                <w:rFonts w:ascii="Cambria" w:hAnsi="Cambria" w:cs="Times New Roman"/>
                <w:color w:val="000000" w:themeColor="text1"/>
              </w:rPr>
            </w:pPr>
            <w:r w:rsidRPr="000B627B">
              <w:rPr>
                <w:rFonts w:ascii="Cambria" w:hAnsi="Cambria" w:cs="Calibri"/>
                <w:color w:val="000000"/>
              </w:rPr>
              <w:t xml:space="preserve"> $            43,833 </w:t>
            </w:r>
          </w:p>
        </w:tc>
        <w:tc>
          <w:tcPr>
            <w:tcW w:w="17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AB27DA7" w14:textId="2B4FE74B" w:rsidR="00C704EF" w:rsidRPr="4A2C2083" w:rsidRDefault="00C704EF" w:rsidP="000B627B">
            <w:pPr>
              <w:spacing w:line="0" w:lineRule="atLeast"/>
              <w:jc w:val="right"/>
              <w:rPr>
                <w:rFonts w:cs="Times New Roman"/>
                <w:color w:val="000000" w:themeColor="text1"/>
              </w:rPr>
            </w:pPr>
            <w:r>
              <w:rPr>
                <w:rFonts w:cs="Times New Roman"/>
                <w:color w:val="000000" w:themeColor="text1"/>
              </w:rPr>
              <w:t>1.06</w:t>
            </w:r>
          </w:p>
        </w:tc>
      </w:tr>
      <w:tr w:rsidR="00C704EF" w:rsidRPr="00843F55" w14:paraId="4A3982A9" w14:textId="4C8B39C6" w:rsidTr="000B627B">
        <w:tc>
          <w:tcPr>
            <w:tcW w:w="8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EA291F4" w14:textId="77777777" w:rsidR="00C704EF" w:rsidRPr="00F46C0D" w:rsidRDefault="00C704EF" w:rsidP="00C704EF">
            <w:pPr>
              <w:spacing w:line="0" w:lineRule="atLeast"/>
              <w:rPr>
                <w:rFonts w:cs="Times New Roman"/>
                <w:color w:val="000000" w:themeColor="text1"/>
              </w:rPr>
            </w:pPr>
            <w:r w:rsidRPr="00F46C0D">
              <w:rPr>
                <w:rFonts w:cs="Times New Roman"/>
                <w:color w:val="000000" w:themeColor="text1"/>
              </w:rPr>
              <w:t>30</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DC608A6" w14:textId="47FD43AE" w:rsidR="00C704EF" w:rsidRPr="00F46C0D" w:rsidRDefault="00C704EF" w:rsidP="00C704EF">
            <w:pPr>
              <w:spacing w:line="0" w:lineRule="atLeast"/>
              <w:rPr>
                <w:rFonts w:cs="Times New Roman"/>
                <w:color w:val="000000" w:themeColor="text1"/>
              </w:rPr>
            </w:pPr>
            <w:r w:rsidRPr="4A2C2083">
              <w:rPr>
                <w:rFonts w:cs="Times New Roman"/>
                <w:color w:val="000000" w:themeColor="text1"/>
              </w:rPr>
              <w:t>Maryland</w:t>
            </w:r>
          </w:p>
        </w:tc>
        <w:tc>
          <w:tcPr>
            <w:tcW w:w="171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EBEC0DA" w14:textId="6D97C926" w:rsidR="00C704EF" w:rsidRPr="00F46C0D" w:rsidRDefault="00C704EF" w:rsidP="00C704EF">
            <w:pPr>
              <w:spacing w:line="0" w:lineRule="atLeast"/>
              <w:rPr>
                <w:rFonts w:cs="Times New Roman"/>
                <w:color w:val="000000" w:themeColor="text1"/>
              </w:rPr>
            </w:pPr>
            <w:r w:rsidRPr="4A2C2083">
              <w:rPr>
                <w:rFonts w:cs="Times New Roman"/>
                <w:color w:val="000000" w:themeColor="text1"/>
              </w:rPr>
              <w:t>$         101,839</w:t>
            </w:r>
          </w:p>
        </w:tc>
        <w:tc>
          <w:tcPr>
            <w:tcW w:w="17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07A1E6C" w14:textId="7533EAEC" w:rsidR="00C704EF" w:rsidRPr="000B627B" w:rsidRDefault="00C704EF" w:rsidP="000B627B">
            <w:pPr>
              <w:spacing w:line="0" w:lineRule="atLeast"/>
              <w:jc w:val="right"/>
              <w:rPr>
                <w:rFonts w:ascii="Cambria" w:hAnsi="Cambria" w:cs="Times New Roman"/>
                <w:color w:val="000000" w:themeColor="text1"/>
              </w:rPr>
            </w:pPr>
            <w:r w:rsidRPr="000B627B">
              <w:rPr>
                <w:rFonts w:ascii="Cambria" w:hAnsi="Cambria" w:cs="Calibri"/>
                <w:color w:val="000000"/>
              </w:rPr>
              <w:t xml:space="preserve"> $            94,042 </w:t>
            </w:r>
          </w:p>
        </w:tc>
        <w:tc>
          <w:tcPr>
            <w:tcW w:w="17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4342D0F" w14:textId="29F86827" w:rsidR="00C704EF" w:rsidRPr="4A2C2083" w:rsidRDefault="00C704EF" w:rsidP="000B627B">
            <w:pPr>
              <w:spacing w:line="0" w:lineRule="atLeast"/>
              <w:jc w:val="right"/>
              <w:rPr>
                <w:rFonts w:cs="Times New Roman"/>
                <w:color w:val="000000" w:themeColor="text1"/>
              </w:rPr>
            </w:pPr>
            <w:r>
              <w:rPr>
                <w:rFonts w:cs="Times New Roman"/>
                <w:color w:val="000000" w:themeColor="text1"/>
              </w:rPr>
              <w:t>1.08</w:t>
            </w:r>
          </w:p>
        </w:tc>
      </w:tr>
      <w:tr w:rsidR="00C704EF" w:rsidRPr="00843F55" w14:paraId="0CB6B4BE" w14:textId="30B160E8" w:rsidTr="000B627B">
        <w:tc>
          <w:tcPr>
            <w:tcW w:w="8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B5672B3" w14:textId="77777777" w:rsidR="00C704EF" w:rsidRPr="00725771" w:rsidRDefault="00C704EF" w:rsidP="00C704EF">
            <w:pPr>
              <w:spacing w:line="0" w:lineRule="atLeast"/>
              <w:rPr>
                <w:rFonts w:cs="Times New Roman"/>
                <w:color w:val="000000" w:themeColor="text1"/>
              </w:rPr>
            </w:pPr>
            <w:r w:rsidRPr="00725771">
              <w:rPr>
                <w:rFonts w:cs="Times New Roman"/>
                <w:color w:val="000000" w:themeColor="text1"/>
              </w:rPr>
              <w:t>31</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E7B06AE" w14:textId="4C5B559B" w:rsidR="00C704EF" w:rsidRPr="00725771" w:rsidRDefault="00C704EF" w:rsidP="00C704EF">
            <w:pPr>
              <w:spacing w:line="0" w:lineRule="atLeast"/>
              <w:rPr>
                <w:rFonts w:cs="Times New Roman"/>
                <w:color w:val="000000" w:themeColor="text1"/>
              </w:rPr>
            </w:pPr>
            <w:r w:rsidRPr="4A2C2083">
              <w:rPr>
                <w:rFonts w:cs="Times New Roman"/>
                <w:color w:val="000000" w:themeColor="text1"/>
              </w:rPr>
              <w:t>Texas</w:t>
            </w:r>
          </w:p>
        </w:tc>
        <w:tc>
          <w:tcPr>
            <w:tcW w:w="171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1087223" w14:textId="6329B865" w:rsidR="00C704EF" w:rsidRPr="00725771" w:rsidRDefault="00C704EF" w:rsidP="00C704EF">
            <w:pPr>
              <w:spacing w:line="0" w:lineRule="atLeast"/>
              <w:rPr>
                <w:rFonts w:cs="Times New Roman"/>
                <w:color w:val="000000" w:themeColor="text1"/>
              </w:rPr>
            </w:pPr>
            <w:r w:rsidRPr="4A2C2083">
              <w:rPr>
                <w:rFonts w:cs="Times New Roman"/>
                <w:color w:val="000000" w:themeColor="text1"/>
              </w:rPr>
              <w:t>$         48,485</w:t>
            </w:r>
          </w:p>
        </w:tc>
        <w:tc>
          <w:tcPr>
            <w:tcW w:w="17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F696D06" w14:textId="63C85FEF" w:rsidR="00C704EF" w:rsidRPr="000B627B" w:rsidRDefault="00C704EF" w:rsidP="000B627B">
            <w:pPr>
              <w:spacing w:line="0" w:lineRule="atLeast"/>
              <w:jc w:val="right"/>
              <w:rPr>
                <w:rFonts w:ascii="Cambria" w:hAnsi="Cambria" w:cs="Times New Roman"/>
                <w:color w:val="000000" w:themeColor="text1"/>
              </w:rPr>
            </w:pPr>
            <w:r w:rsidRPr="000B627B">
              <w:rPr>
                <w:rFonts w:ascii="Cambria" w:hAnsi="Cambria" w:cs="Calibri"/>
                <w:color w:val="000000"/>
              </w:rPr>
              <w:t xml:space="preserve"> $            44,236 </w:t>
            </w:r>
          </w:p>
        </w:tc>
        <w:tc>
          <w:tcPr>
            <w:tcW w:w="17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FDF708F" w14:textId="48D863D0" w:rsidR="00C704EF" w:rsidRPr="4A2C2083" w:rsidRDefault="00C704EF" w:rsidP="000B627B">
            <w:pPr>
              <w:spacing w:line="0" w:lineRule="atLeast"/>
              <w:jc w:val="right"/>
              <w:rPr>
                <w:rFonts w:cs="Times New Roman"/>
                <w:color w:val="000000" w:themeColor="text1"/>
              </w:rPr>
            </w:pPr>
            <w:r>
              <w:rPr>
                <w:rFonts w:cs="Times New Roman"/>
                <w:color w:val="000000" w:themeColor="text1"/>
              </w:rPr>
              <w:t>1.10</w:t>
            </w:r>
          </w:p>
        </w:tc>
      </w:tr>
      <w:tr w:rsidR="00C704EF" w:rsidRPr="00843F55" w14:paraId="41825BCC" w14:textId="59EDF457" w:rsidTr="000B627B">
        <w:tc>
          <w:tcPr>
            <w:tcW w:w="8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8408290" w14:textId="77777777" w:rsidR="00C704EF" w:rsidRPr="00725771" w:rsidRDefault="00C704EF" w:rsidP="00C704EF">
            <w:pPr>
              <w:spacing w:line="0" w:lineRule="atLeast"/>
              <w:rPr>
                <w:rFonts w:cs="Times New Roman"/>
                <w:color w:val="000000" w:themeColor="text1"/>
              </w:rPr>
            </w:pPr>
            <w:r w:rsidRPr="00725771">
              <w:rPr>
                <w:rFonts w:cs="Times New Roman"/>
                <w:color w:val="000000" w:themeColor="text1"/>
              </w:rPr>
              <w:t>32</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DDDA83A" w14:textId="30536BB8" w:rsidR="00C704EF" w:rsidRPr="00725771" w:rsidRDefault="00C704EF" w:rsidP="00C704EF">
            <w:pPr>
              <w:spacing w:line="0" w:lineRule="atLeast"/>
              <w:rPr>
                <w:rFonts w:cs="Times New Roman"/>
                <w:color w:val="000000" w:themeColor="text1"/>
              </w:rPr>
            </w:pPr>
            <w:r w:rsidRPr="4A2C2083">
              <w:rPr>
                <w:rFonts w:cs="Times New Roman"/>
                <w:color w:val="000000" w:themeColor="text1"/>
              </w:rPr>
              <w:t>Montana</w:t>
            </w:r>
          </w:p>
        </w:tc>
        <w:tc>
          <w:tcPr>
            <w:tcW w:w="171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6514CB7" w14:textId="3572546E" w:rsidR="00C704EF" w:rsidRPr="00725771" w:rsidRDefault="00C704EF" w:rsidP="00C704EF">
            <w:pPr>
              <w:spacing w:line="0" w:lineRule="atLeast"/>
              <w:rPr>
                <w:rFonts w:cs="Times New Roman"/>
                <w:color w:val="000000" w:themeColor="text1"/>
              </w:rPr>
            </w:pPr>
            <w:r w:rsidRPr="4A2C2083">
              <w:rPr>
                <w:rFonts w:cs="Times New Roman"/>
                <w:color w:val="000000" w:themeColor="text1"/>
              </w:rPr>
              <w:t>$         20,961</w:t>
            </w:r>
          </w:p>
        </w:tc>
        <w:tc>
          <w:tcPr>
            <w:tcW w:w="17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76AD8ED" w14:textId="19154BF0" w:rsidR="00C704EF" w:rsidRPr="000B627B" w:rsidRDefault="00C704EF" w:rsidP="000B627B">
            <w:pPr>
              <w:spacing w:line="0" w:lineRule="atLeast"/>
              <w:jc w:val="right"/>
              <w:rPr>
                <w:rFonts w:ascii="Cambria" w:hAnsi="Cambria" w:cs="Times New Roman"/>
                <w:color w:val="000000" w:themeColor="text1"/>
              </w:rPr>
            </w:pPr>
            <w:r w:rsidRPr="000B627B">
              <w:rPr>
                <w:rFonts w:ascii="Cambria" w:hAnsi="Cambria" w:cs="Calibri"/>
                <w:color w:val="000000"/>
              </w:rPr>
              <w:t xml:space="preserve"> $            19,047 </w:t>
            </w:r>
          </w:p>
        </w:tc>
        <w:tc>
          <w:tcPr>
            <w:tcW w:w="17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8C39802" w14:textId="6B4090A2" w:rsidR="00C704EF" w:rsidRPr="4A2C2083" w:rsidRDefault="00C704EF" w:rsidP="000B627B">
            <w:pPr>
              <w:spacing w:line="0" w:lineRule="atLeast"/>
              <w:jc w:val="right"/>
              <w:rPr>
                <w:rFonts w:cs="Times New Roman"/>
                <w:color w:val="000000" w:themeColor="text1"/>
              </w:rPr>
            </w:pPr>
            <w:r>
              <w:rPr>
                <w:rFonts w:cs="Times New Roman"/>
                <w:color w:val="000000" w:themeColor="text1"/>
              </w:rPr>
              <w:t>1.10</w:t>
            </w:r>
          </w:p>
        </w:tc>
      </w:tr>
      <w:tr w:rsidR="00C704EF" w:rsidRPr="00843F55" w14:paraId="79D8EE4E" w14:textId="22AB3582" w:rsidTr="000B627B">
        <w:tc>
          <w:tcPr>
            <w:tcW w:w="8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108849D" w14:textId="77777777" w:rsidR="00C704EF" w:rsidRPr="00F46C0D" w:rsidRDefault="00C704EF" w:rsidP="00C704EF">
            <w:pPr>
              <w:spacing w:line="0" w:lineRule="atLeast"/>
              <w:rPr>
                <w:rFonts w:cs="Times New Roman"/>
                <w:color w:val="000000" w:themeColor="text1"/>
              </w:rPr>
            </w:pPr>
            <w:r w:rsidRPr="00F46C0D">
              <w:rPr>
                <w:rFonts w:cs="Times New Roman"/>
                <w:color w:val="000000" w:themeColor="text1"/>
              </w:rPr>
              <w:t>33</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ED45D43" w14:textId="23A0333F" w:rsidR="00C704EF" w:rsidRPr="00F46C0D" w:rsidRDefault="00C704EF" w:rsidP="00C704EF">
            <w:pPr>
              <w:spacing w:line="0" w:lineRule="atLeast"/>
              <w:rPr>
                <w:rFonts w:cs="Times New Roman"/>
                <w:color w:val="000000" w:themeColor="text1"/>
              </w:rPr>
            </w:pPr>
            <w:r w:rsidRPr="4A2C2083">
              <w:rPr>
                <w:rFonts w:cs="Times New Roman"/>
                <w:color w:val="000000" w:themeColor="text1"/>
              </w:rPr>
              <w:t>Minnesota</w:t>
            </w:r>
          </w:p>
        </w:tc>
        <w:tc>
          <w:tcPr>
            <w:tcW w:w="171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8AABA6E" w14:textId="0443D41D" w:rsidR="00C704EF" w:rsidRPr="00F46C0D" w:rsidRDefault="00C704EF" w:rsidP="00C704EF">
            <w:pPr>
              <w:spacing w:line="0" w:lineRule="atLeast"/>
              <w:rPr>
                <w:rFonts w:cs="Times New Roman"/>
                <w:color w:val="000000" w:themeColor="text1"/>
              </w:rPr>
            </w:pPr>
            <w:r w:rsidRPr="4A2C2083">
              <w:rPr>
                <w:rFonts w:cs="Times New Roman"/>
                <w:color w:val="000000" w:themeColor="text1"/>
              </w:rPr>
              <w:t>$         41,049</w:t>
            </w:r>
          </w:p>
        </w:tc>
        <w:tc>
          <w:tcPr>
            <w:tcW w:w="17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53FB19F" w14:textId="610EF02E" w:rsidR="00C704EF" w:rsidRPr="000B627B" w:rsidRDefault="00C704EF" w:rsidP="000B627B">
            <w:pPr>
              <w:spacing w:line="0" w:lineRule="atLeast"/>
              <w:jc w:val="right"/>
              <w:rPr>
                <w:rFonts w:ascii="Cambria" w:hAnsi="Cambria" w:cs="Times New Roman"/>
                <w:color w:val="000000" w:themeColor="text1"/>
              </w:rPr>
            </w:pPr>
            <w:r w:rsidRPr="000B627B">
              <w:rPr>
                <w:rFonts w:ascii="Cambria" w:hAnsi="Cambria" w:cs="Calibri"/>
                <w:color w:val="000000"/>
              </w:rPr>
              <w:t xml:space="preserve"> $            36,827 </w:t>
            </w:r>
          </w:p>
        </w:tc>
        <w:tc>
          <w:tcPr>
            <w:tcW w:w="17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307938" w14:textId="3FA0BE25" w:rsidR="00C704EF" w:rsidRPr="4A2C2083" w:rsidRDefault="00C704EF" w:rsidP="000B627B">
            <w:pPr>
              <w:spacing w:line="0" w:lineRule="atLeast"/>
              <w:jc w:val="right"/>
              <w:rPr>
                <w:rFonts w:cs="Times New Roman"/>
                <w:color w:val="000000" w:themeColor="text1"/>
              </w:rPr>
            </w:pPr>
            <w:r>
              <w:rPr>
                <w:rFonts w:cs="Times New Roman"/>
                <w:color w:val="000000" w:themeColor="text1"/>
              </w:rPr>
              <w:t>1.11</w:t>
            </w:r>
          </w:p>
        </w:tc>
      </w:tr>
      <w:tr w:rsidR="00C704EF" w:rsidRPr="00843F55" w14:paraId="098EA507" w14:textId="67A72DA3" w:rsidTr="000B627B">
        <w:tc>
          <w:tcPr>
            <w:tcW w:w="8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23B1229" w14:textId="77777777" w:rsidR="00C704EF" w:rsidRPr="00C30641" w:rsidRDefault="00C704EF" w:rsidP="00C704EF">
            <w:pPr>
              <w:spacing w:line="0" w:lineRule="atLeast"/>
              <w:rPr>
                <w:rFonts w:cs="Times New Roman"/>
                <w:color w:val="000000" w:themeColor="text1"/>
              </w:rPr>
            </w:pPr>
            <w:r w:rsidRPr="00C30641">
              <w:rPr>
                <w:rFonts w:cs="Times New Roman"/>
                <w:color w:val="000000" w:themeColor="text1"/>
              </w:rPr>
              <w:t>34</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F34710D" w14:textId="3A32B24A" w:rsidR="00C704EF" w:rsidRPr="00C30641" w:rsidRDefault="00C704EF" w:rsidP="00C704EF">
            <w:pPr>
              <w:spacing w:line="0" w:lineRule="atLeast"/>
              <w:rPr>
                <w:rFonts w:cs="Times New Roman"/>
                <w:color w:val="000000" w:themeColor="text1"/>
              </w:rPr>
            </w:pPr>
            <w:r w:rsidRPr="4A2C2083">
              <w:rPr>
                <w:rFonts w:cs="Times New Roman"/>
                <w:color w:val="000000" w:themeColor="text1"/>
              </w:rPr>
              <w:t>Illinois</w:t>
            </w:r>
          </w:p>
        </w:tc>
        <w:tc>
          <w:tcPr>
            <w:tcW w:w="171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DCD86F0" w14:textId="6AF89147" w:rsidR="00C704EF" w:rsidRPr="00C30641" w:rsidRDefault="00C704EF" w:rsidP="00C704EF">
            <w:pPr>
              <w:spacing w:line="0" w:lineRule="atLeast"/>
              <w:rPr>
                <w:rFonts w:cs="Times New Roman"/>
                <w:color w:val="000000" w:themeColor="text1"/>
              </w:rPr>
            </w:pPr>
            <w:r w:rsidRPr="4A2C2083">
              <w:rPr>
                <w:rFonts w:cs="Times New Roman"/>
                <w:color w:val="000000" w:themeColor="text1"/>
              </w:rPr>
              <w:t>$         74,606</w:t>
            </w:r>
          </w:p>
        </w:tc>
        <w:tc>
          <w:tcPr>
            <w:tcW w:w="17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9921D1F" w14:textId="1521052E" w:rsidR="00C704EF" w:rsidRPr="000B627B" w:rsidRDefault="00C704EF" w:rsidP="000B627B">
            <w:pPr>
              <w:spacing w:line="0" w:lineRule="atLeast"/>
              <w:jc w:val="right"/>
              <w:rPr>
                <w:rFonts w:ascii="Cambria" w:hAnsi="Cambria" w:cs="Times New Roman"/>
                <w:color w:val="000000" w:themeColor="text1"/>
              </w:rPr>
            </w:pPr>
            <w:r w:rsidRPr="000B627B">
              <w:rPr>
                <w:rFonts w:ascii="Cambria" w:hAnsi="Cambria" w:cs="Calibri"/>
                <w:color w:val="000000"/>
              </w:rPr>
              <w:t xml:space="preserve"> $            63,747 </w:t>
            </w:r>
          </w:p>
        </w:tc>
        <w:tc>
          <w:tcPr>
            <w:tcW w:w="17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8EAD52" w14:textId="7B7BC3D6" w:rsidR="00C704EF" w:rsidRPr="4A2C2083" w:rsidRDefault="00C704EF" w:rsidP="000B627B">
            <w:pPr>
              <w:spacing w:line="0" w:lineRule="atLeast"/>
              <w:jc w:val="right"/>
              <w:rPr>
                <w:rFonts w:cs="Times New Roman"/>
                <w:color w:val="000000" w:themeColor="text1"/>
              </w:rPr>
            </w:pPr>
            <w:r>
              <w:rPr>
                <w:rFonts w:cs="Times New Roman"/>
                <w:color w:val="000000" w:themeColor="text1"/>
              </w:rPr>
              <w:t>1.17</w:t>
            </w:r>
          </w:p>
        </w:tc>
      </w:tr>
      <w:tr w:rsidR="00C704EF" w:rsidRPr="00843F55" w14:paraId="42913FC1" w14:textId="639BD3DE" w:rsidTr="000B627B">
        <w:tc>
          <w:tcPr>
            <w:tcW w:w="8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05DA089" w14:textId="77777777" w:rsidR="00C704EF" w:rsidRPr="00C30641" w:rsidRDefault="00C704EF" w:rsidP="00C704EF">
            <w:pPr>
              <w:spacing w:line="0" w:lineRule="atLeast"/>
              <w:rPr>
                <w:rFonts w:cs="Times New Roman"/>
                <w:color w:val="000000" w:themeColor="text1"/>
              </w:rPr>
            </w:pPr>
            <w:r w:rsidRPr="00C30641">
              <w:rPr>
                <w:rFonts w:cs="Times New Roman"/>
                <w:color w:val="000000" w:themeColor="text1"/>
              </w:rPr>
              <w:t>35</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2E47AF0" w14:textId="4457EE8A" w:rsidR="00C704EF" w:rsidRPr="00C30641" w:rsidRDefault="00C704EF" w:rsidP="00C704EF">
            <w:pPr>
              <w:spacing w:line="0" w:lineRule="atLeast"/>
              <w:rPr>
                <w:rFonts w:cs="Times New Roman"/>
                <w:color w:val="000000" w:themeColor="text1"/>
              </w:rPr>
            </w:pPr>
            <w:r w:rsidRPr="4A2C2083">
              <w:rPr>
                <w:rFonts w:cs="Times New Roman"/>
                <w:color w:val="000000" w:themeColor="text1"/>
              </w:rPr>
              <w:t>Vermont</w:t>
            </w:r>
          </w:p>
        </w:tc>
        <w:tc>
          <w:tcPr>
            <w:tcW w:w="171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7F1C19A" w14:textId="3AC1F0EE" w:rsidR="00C704EF" w:rsidRPr="00C30641" w:rsidRDefault="00C704EF" w:rsidP="00C704EF">
            <w:pPr>
              <w:spacing w:line="0" w:lineRule="atLeast"/>
              <w:rPr>
                <w:rFonts w:cs="Times New Roman"/>
                <w:color w:val="000000" w:themeColor="text1"/>
              </w:rPr>
            </w:pPr>
            <w:r w:rsidRPr="4A2C2083">
              <w:rPr>
                <w:rFonts w:cs="Times New Roman"/>
                <w:color w:val="000000" w:themeColor="text1"/>
              </w:rPr>
              <w:t>$         32,497</w:t>
            </w:r>
          </w:p>
        </w:tc>
        <w:tc>
          <w:tcPr>
            <w:tcW w:w="17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03695CE" w14:textId="2ED081D7" w:rsidR="00C704EF" w:rsidRPr="000B627B" w:rsidRDefault="00C704EF" w:rsidP="000B627B">
            <w:pPr>
              <w:spacing w:line="0" w:lineRule="atLeast"/>
              <w:jc w:val="right"/>
              <w:rPr>
                <w:rFonts w:ascii="Cambria" w:hAnsi="Cambria" w:cs="Times New Roman"/>
                <w:color w:val="000000" w:themeColor="text1"/>
              </w:rPr>
            </w:pPr>
            <w:r w:rsidRPr="000B627B">
              <w:rPr>
                <w:rFonts w:ascii="Cambria" w:hAnsi="Cambria" w:cs="Calibri"/>
                <w:color w:val="000000"/>
              </w:rPr>
              <w:t xml:space="preserve"> $            26,905 </w:t>
            </w:r>
          </w:p>
        </w:tc>
        <w:tc>
          <w:tcPr>
            <w:tcW w:w="17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1BC483" w14:textId="26B83F64" w:rsidR="00C704EF" w:rsidRPr="4A2C2083" w:rsidRDefault="00C704EF" w:rsidP="000B627B">
            <w:pPr>
              <w:spacing w:line="0" w:lineRule="atLeast"/>
              <w:jc w:val="right"/>
              <w:rPr>
                <w:rFonts w:cs="Times New Roman"/>
                <w:color w:val="000000" w:themeColor="text1"/>
              </w:rPr>
            </w:pPr>
            <w:r>
              <w:rPr>
                <w:rFonts w:cs="Times New Roman"/>
                <w:color w:val="000000" w:themeColor="text1"/>
              </w:rPr>
              <w:t>1.21</w:t>
            </w:r>
          </w:p>
        </w:tc>
      </w:tr>
      <w:tr w:rsidR="00C704EF" w:rsidRPr="00843F55" w14:paraId="6C227B40" w14:textId="004EBFC4" w:rsidTr="000B627B">
        <w:tc>
          <w:tcPr>
            <w:tcW w:w="8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947A2BB" w14:textId="77777777" w:rsidR="00C704EF" w:rsidRPr="00725771" w:rsidRDefault="00C704EF" w:rsidP="00C704EF">
            <w:pPr>
              <w:spacing w:line="0" w:lineRule="atLeast"/>
              <w:rPr>
                <w:rFonts w:cs="Times New Roman"/>
                <w:color w:val="000000" w:themeColor="text1"/>
              </w:rPr>
            </w:pPr>
            <w:r w:rsidRPr="00725771">
              <w:rPr>
                <w:rFonts w:cs="Times New Roman"/>
                <w:color w:val="000000" w:themeColor="text1"/>
              </w:rPr>
              <w:t>36</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C3AD50C" w14:textId="0CE8FEAA" w:rsidR="00C704EF" w:rsidRPr="00725771" w:rsidRDefault="00C704EF" w:rsidP="00C704EF">
            <w:pPr>
              <w:spacing w:line="0" w:lineRule="atLeast"/>
              <w:rPr>
                <w:rFonts w:cs="Times New Roman"/>
                <w:color w:val="000000" w:themeColor="text1"/>
              </w:rPr>
            </w:pPr>
            <w:r w:rsidRPr="4A2C2083">
              <w:rPr>
                <w:rFonts w:cs="Times New Roman"/>
                <w:color w:val="000000" w:themeColor="text1"/>
              </w:rPr>
              <w:t>California</w:t>
            </w:r>
          </w:p>
        </w:tc>
        <w:tc>
          <w:tcPr>
            <w:tcW w:w="171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B299647" w14:textId="3DB41B45" w:rsidR="00C704EF" w:rsidRPr="00725771" w:rsidRDefault="00C704EF" w:rsidP="00C704EF">
            <w:pPr>
              <w:spacing w:line="0" w:lineRule="atLeast"/>
              <w:rPr>
                <w:rFonts w:cs="Times New Roman"/>
                <w:color w:val="000000" w:themeColor="text1"/>
              </w:rPr>
            </w:pPr>
            <w:r w:rsidRPr="4A2C2083">
              <w:rPr>
                <w:rFonts w:cs="Times New Roman"/>
                <w:color w:val="000000" w:themeColor="text1"/>
              </w:rPr>
              <w:t>$         86,801</w:t>
            </w:r>
          </w:p>
        </w:tc>
        <w:tc>
          <w:tcPr>
            <w:tcW w:w="17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AAA42B4" w14:textId="1011DD90" w:rsidR="00C704EF" w:rsidRPr="000B627B" w:rsidRDefault="00C704EF" w:rsidP="000B627B">
            <w:pPr>
              <w:spacing w:line="0" w:lineRule="atLeast"/>
              <w:jc w:val="right"/>
              <w:rPr>
                <w:rFonts w:ascii="Cambria" w:hAnsi="Cambria" w:cs="Times New Roman"/>
                <w:color w:val="000000" w:themeColor="text1"/>
              </w:rPr>
            </w:pPr>
            <w:r w:rsidRPr="000B627B">
              <w:rPr>
                <w:rFonts w:ascii="Cambria" w:hAnsi="Cambria" w:cs="Calibri"/>
                <w:color w:val="000000"/>
              </w:rPr>
              <w:t xml:space="preserve"> $            71,250 </w:t>
            </w:r>
          </w:p>
        </w:tc>
        <w:tc>
          <w:tcPr>
            <w:tcW w:w="17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81F8483" w14:textId="47B6FA4F" w:rsidR="00C704EF" w:rsidRPr="4A2C2083" w:rsidRDefault="00C704EF" w:rsidP="000B627B">
            <w:pPr>
              <w:spacing w:line="0" w:lineRule="atLeast"/>
              <w:jc w:val="right"/>
              <w:rPr>
                <w:rFonts w:cs="Times New Roman"/>
                <w:color w:val="000000" w:themeColor="text1"/>
              </w:rPr>
            </w:pPr>
            <w:r>
              <w:rPr>
                <w:rFonts w:cs="Times New Roman"/>
                <w:color w:val="000000" w:themeColor="text1"/>
              </w:rPr>
              <w:t>1.22</w:t>
            </w:r>
          </w:p>
        </w:tc>
      </w:tr>
      <w:tr w:rsidR="00C704EF" w:rsidRPr="00843F55" w14:paraId="70BAE7D7" w14:textId="1C2B8C48" w:rsidTr="000B627B">
        <w:tc>
          <w:tcPr>
            <w:tcW w:w="8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1DF44F5" w14:textId="77777777" w:rsidR="00C704EF" w:rsidRPr="00F46C0D" w:rsidRDefault="00C704EF" w:rsidP="00C704EF">
            <w:pPr>
              <w:spacing w:line="0" w:lineRule="atLeast"/>
              <w:rPr>
                <w:rFonts w:cs="Times New Roman"/>
                <w:color w:val="000000" w:themeColor="text1"/>
              </w:rPr>
            </w:pPr>
            <w:r w:rsidRPr="00F46C0D">
              <w:rPr>
                <w:rFonts w:cs="Times New Roman"/>
                <w:color w:val="000000" w:themeColor="text1"/>
              </w:rPr>
              <w:t>37</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D652479" w14:textId="1D5DDEDF" w:rsidR="00C704EF" w:rsidRPr="00F46C0D" w:rsidRDefault="00C704EF" w:rsidP="00C704EF">
            <w:pPr>
              <w:spacing w:line="0" w:lineRule="atLeast"/>
              <w:rPr>
                <w:rFonts w:cs="Times New Roman"/>
                <w:color w:val="000000" w:themeColor="text1"/>
              </w:rPr>
            </w:pPr>
            <w:r w:rsidRPr="4A2C2083">
              <w:rPr>
                <w:rFonts w:cs="Times New Roman"/>
                <w:color w:val="000000" w:themeColor="text1"/>
              </w:rPr>
              <w:t>Indiana</w:t>
            </w:r>
          </w:p>
        </w:tc>
        <w:tc>
          <w:tcPr>
            <w:tcW w:w="171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7A65464" w14:textId="5A892A4C" w:rsidR="00C704EF" w:rsidRPr="00F46C0D" w:rsidRDefault="00C704EF" w:rsidP="00C704EF">
            <w:pPr>
              <w:spacing w:line="0" w:lineRule="atLeast"/>
              <w:rPr>
                <w:rFonts w:cs="Times New Roman"/>
                <w:color w:val="000000" w:themeColor="text1"/>
              </w:rPr>
            </w:pPr>
            <w:r w:rsidRPr="4A2C2083">
              <w:rPr>
                <w:rFonts w:cs="Times New Roman"/>
                <w:color w:val="000000" w:themeColor="text1"/>
              </w:rPr>
              <w:t>$         54,635</w:t>
            </w:r>
          </w:p>
        </w:tc>
        <w:tc>
          <w:tcPr>
            <w:tcW w:w="17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8295E57" w14:textId="186DA998" w:rsidR="00C704EF" w:rsidRPr="000B627B" w:rsidRDefault="00C704EF" w:rsidP="000B627B">
            <w:pPr>
              <w:spacing w:line="0" w:lineRule="atLeast"/>
              <w:jc w:val="right"/>
              <w:rPr>
                <w:rFonts w:ascii="Cambria" w:hAnsi="Cambria" w:cs="Times New Roman"/>
                <w:color w:val="000000" w:themeColor="text1"/>
              </w:rPr>
            </w:pPr>
            <w:r w:rsidRPr="000B627B">
              <w:rPr>
                <w:rFonts w:ascii="Cambria" w:hAnsi="Cambria" w:cs="Calibri"/>
                <w:color w:val="000000"/>
              </w:rPr>
              <w:t xml:space="preserve"> $            44,368 </w:t>
            </w:r>
          </w:p>
        </w:tc>
        <w:tc>
          <w:tcPr>
            <w:tcW w:w="17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DB15D3A" w14:textId="368A7306" w:rsidR="00C704EF" w:rsidRPr="4A2C2083" w:rsidRDefault="00C704EF" w:rsidP="000B627B">
            <w:pPr>
              <w:spacing w:line="0" w:lineRule="atLeast"/>
              <w:jc w:val="right"/>
              <w:rPr>
                <w:rFonts w:cs="Times New Roman"/>
                <w:color w:val="000000" w:themeColor="text1"/>
              </w:rPr>
            </w:pPr>
            <w:r>
              <w:rPr>
                <w:rFonts w:cs="Times New Roman"/>
                <w:color w:val="000000" w:themeColor="text1"/>
              </w:rPr>
              <w:t>1.23</w:t>
            </w:r>
          </w:p>
        </w:tc>
      </w:tr>
      <w:tr w:rsidR="00C704EF" w:rsidRPr="00843F55" w14:paraId="3F97DFA8" w14:textId="28526751" w:rsidTr="000B627B">
        <w:tc>
          <w:tcPr>
            <w:tcW w:w="8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D5D1C6A" w14:textId="77777777" w:rsidR="00C704EF" w:rsidRPr="00725771" w:rsidRDefault="00C704EF" w:rsidP="00C704EF">
            <w:pPr>
              <w:spacing w:line="0" w:lineRule="atLeast"/>
              <w:rPr>
                <w:rFonts w:cs="Times New Roman"/>
                <w:color w:val="000000" w:themeColor="text1"/>
              </w:rPr>
            </w:pPr>
            <w:r w:rsidRPr="00725771">
              <w:rPr>
                <w:rFonts w:cs="Times New Roman"/>
                <w:color w:val="000000" w:themeColor="text1"/>
              </w:rPr>
              <w:t>38</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817EB59" w14:textId="5DE23A4C" w:rsidR="00C704EF" w:rsidRPr="00725771" w:rsidRDefault="00C704EF" w:rsidP="00C704EF">
            <w:pPr>
              <w:spacing w:line="0" w:lineRule="atLeast"/>
              <w:rPr>
                <w:rFonts w:cs="Times New Roman"/>
                <w:color w:val="000000" w:themeColor="text1"/>
              </w:rPr>
            </w:pPr>
            <w:r w:rsidRPr="4A2C2083">
              <w:rPr>
                <w:rFonts w:cs="Times New Roman"/>
                <w:color w:val="000000" w:themeColor="text1"/>
              </w:rPr>
              <w:t>North Dakota</w:t>
            </w:r>
          </w:p>
        </w:tc>
        <w:tc>
          <w:tcPr>
            <w:tcW w:w="171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D71D573" w14:textId="43E33D24" w:rsidR="00C704EF" w:rsidRPr="00725771" w:rsidRDefault="00C704EF" w:rsidP="00C704EF">
            <w:pPr>
              <w:spacing w:line="0" w:lineRule="atLeast"/>
              <w:rPr>
                <w:rFonts w:cs="Times New Roman"/>
                <w:color w:val="000000" w:themeColor="text1"/>
              </w:rPr>
            </w:pPr>
            <w:r w:rsidRPr="4A2C2083">
              <w:rPr>
                <w:rFonts w:cs="Times New Roman"/>
                <w:color w:val="000000" w:themeColor="text1"/>
              </w:rPr>
              <w:t>$         21,820</w:t>
            </w:r>
          </w:p>
        </w:tc>
        <w:tc>
          <w:tcPr>
            <w:tcW w:w="17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E5D8000" w14:textId="420FDC3F" w:rsidR="00C704EF" w:rsidRPr="000B627B" w:rsidRDefault="00C704EF" w:rsidP="000B627B">
            <w:pPr>
              <w:spacing w:line="0" w:lineRule="atLeast"/>
              <w:jc w:val="right"/>
              <w:rPr>
                <w:rFonts w:ascii="Cambria" w:hAnsi="Cambria" w:cs="Times New Roman"/>
                <w:color w:val="000000" w:themeColor="text1"/>
              </w:rPr>
            </w:pPr>
            <w:r w:rsidRPr="000B627B">
              <w:rPr>
                <w:rFonts w:ascii="Cambria" w:hAnsi="Cambria" w:cs="Calibri"/>
                <w:color w:val="000000"/>
              </w:rPr>
              <w:t xml:space="preserve"> $            17,458 </w:t>
            </w:r>
          </w:p>
        </w:tc>
        <w:tc>
          <w:tcPr>
            <w:tcW w:w="17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C5261D1" w14:textId="5E7B48DF" w:rsidR="00C704EF" w:rsidRPr="4A2C2083" w:rsidRDefault="00C704EF" w:rsidP="000B627B">
            <w:pPr>
              <w:spacing w:line="0" w:lineRule="atLeast"/>
              <w:jc w:val="right"/>
              <w:rPr>
                <w:rFonts w:cs="Times New Roman"/>
                <w:color w:val="000000" w:themeColor="text1"/>
              </w:rPr>
            </w:pPr>
            <w:r>
              <w:rPr>
                <w:rFonts w:cs="Times New Roman"/>
                <w:color w:val="000000" w:themeColor="text1"/>
              </w:rPr>
              <w:t>1.25</w:t>
            </w:r>
          </w:p>
        </w:tc>
      </w:tr>
      <w:tr w:rsidR="00C704EF" w:rsidRPr="00843F55" w14:paraId="31163A25" w14:textId="7F7F957E" w:rsidTr="000B627B">
        <w:tc>
          <w:tcPr>
            <w:tcW w:w="8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06C0F44" w14:textId="77777777" w:rsidR="00C704EF" w:rsidRPr="00725771" w:rsidRDefault="00C704EF" w:rsidP="00C704EF">
            <w:pPr>
              <w:spacing w:line="0" w:lineRule="atLeast"/>
              <w:rPr>
                <w:rFonts w:cs="Times New Roman"/>
                <w:color w:val="000000" w:themeColor="text1"/>
              </w:rPr>
            </w:pPr>
            <w:r w:rsidRPr="00725771">
              <w:rPr>
                <w:rFonts w:cs="Times New Roman"/>
                <w:color w:val="000000" w:themeColor="text1"/>
              </w:rPr>
              <w:t>39</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C927860" w14:textId="2046A6A5" w:rsidR="00C704EF" w:rsidRPr="00725771" w:rsidRDefault="00C704EF" w:rsidP="00C704EF">
            <w:pPr>
              <w:spacing w:line="0" w:lineRule="atLeast"/>
              <w:rPr>
                <w:rFonts w:cs="Times New Roman"/>
                <w:color w:val="000000" w:themeColor="text1"/>
              </w:rPr>
            </w:pPr>
            <w:r w:rsidRPr="4A2C2083">
              <w:rPr>
                <w:rFonts w:cs="Times New Roman"/>
                <w:color w:val="000000" w:themeColor="text1"/>
              </w:rPr>
              <w:t>Oregon</w:t>
            </w:r>
          </w:p>
        </w:tc>
        <w:tc>
          <w:tcPr>
            <w:tcW w:w="171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11DA954" w14:textId="376298C4" w:rsidR="00C704EF" w:rsidRPr="00725771" w:rsidRDefault="00C704EF" w:rsidP="00C704EF">
            <w:pPr>
              <w:spacing w:line="0" w:lineRule="atLeast"/>
              <w:rPr>
                <w:rFonts w:cs="Times New Roman"/>
                <w:color w:val="000000" w:themeColor="text1"/>
              </w:rPr>
            </w:pPr>
            <w:r w:rsidRPr="4A2C2083">
              <w:rPr>
                <w:rFonts w:cs="Times New Roman"/>
                <w:color w:val="000000" w:themeColor="text1"/>
              </w:rPr>
              <w:t>$         50,073</w:t>
            </w:r>
          </w:p>
        </w:tc>
        <w:tc>
          <w:tcPr>
            <w:tcW w:w="17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9053BAE" w14:textId="75814748" w:rsidR="00C704EF" w:rsidRPr="000B627B" w:rsidRDefault="00C704EF" w:rsidP="000B627B">
            <w:pPr>
              <w:spacing w:line="0" w:lineRule="atLeast"/>
              <w:jc w:val="right"/>
              <w:rPr>
                <w:rFonts w:ascii="Cambria" w:hAnsi="Cambria" w:cs="Times New Roman"/>
                <w:color w:val="000000" w:themeColor="text1"/>
              </w:rPr>
            </w:pPr>
            <w:r w:rsidRPr="000B627B">
              <w:rPr>
                <w:rFonts w:ascii="Cambria" w:hAnsi="Cambria" w:cs="Calibri"/>
                <w:color w:val="000000"/>
              </w:rPr>
              <w:t xml:space="preserve"> $            38,506 </w:t>
            </w:r>
          </w:p>
        </w:tc>
        <w:tc>
          <w:tcPr>
            <w:tcW w:w="17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C970BAA" w14:textId="4E756CB5" w:rsidR="00C704EF" w:rsidRPr="4A2C2083" w:rsidRDefault="00C704EF" w:rsidP="000B627B">
            <w:pPr>
              <w:spacing w:line="0" w:lineRule="atLeast"/>
              <w:jc w:val="right"/>
              <w:rPr>
                <w:rFonts w:cs="Times New Roman"/>
                <w:color w:val="000000" w:themeColor="text1"/>
              </w:rPr>
            </w:pPr>
            <w:r>
              <w:rPr>
                <w:rFonts w:cs="Times New Roman"/>
                <w:color w:val="000000" w:themeColor="text1"/>
              </w:rPr>
              <w:t>1.30</w:t>
            </w:r>
          </w:p>
        </w:tc>
      </w:tr>
      <w:tr w:rsidR="00C704EF" w:rsidRPr="00843F55" w14:paraId="7756DF9A" w14:textId="29A77391" w:rsidTr="000B627B">
        <w:tc>
          <w:tcPr>
            <w:tcW w:w="8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CC1702A" w14:textId="77777777" w:rsidR="00C704EF" w:rsidRPr="00725771" w:rsidRDefault="00C704EF" w:rsidP="00C704EF">
            <w:pPr>
              <w:spacing w:line="0" w:lineRule="atLeast"/>
              <w:rPr>
                <w:rFonts w:cs="Times New Roman"/>
                <w:color w:val="000000" w:themeColor="text1"/>
              </w:rPr>
            </w:pPr>
            <w:r w:rsidRPr="00725771">
              <w:rPr>
                <w:rFonts w:cs="Times New Roman"/>
                <w:color w:val="000000" w:themeColor="text1"/>
              </w:rPr>
              <w:t>40</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3F8C31D" w14:textId="631BCF9C" w:rsidR="00C704EF" w:rsidRPr="00725771" w:rsidRDefault="00C704EF" w:rsidP="00C704EF">
            <w:pPr>
              <w:spacing w:line="0" w:lineRule="atLeast"/>
              <w:rPr>
                <w:rFonts w:cs="Times New Roman"/>
                <w:color w:val="000000" w:themeColor="text1"/>
              </w:rPr>
            </w:pPr>
            <w:r w:rsidRPr="4A2C2083">
              <w:rPr>
                <w:rFonts w:cs="Times New Roman"/>
                <w:color w:val="000000" w:themeColor="text1"/>
              </w:rPr>
              <w:t>Utah</w:t>
            </w:r>
          </w:p>
        </w:tc>
        <w:tc>
          <w:tcPr>
            <w:tcW w:w="171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894BC6C" w14:textId="64505D97" w:rsidR="00C704EF" w:rsidRPr="00725771" w:rsidRDefault="00C704EF" w:rsidP="00C704EF">
            <w:pPr>
              <w:spacing w:line="0" w:lineRule="atLeast"/>
              <w:rPr>
                <w:rFonts w:cs="Times New Roman"/>
                <w:color w:val="000000" w:themeColor="text1"/>
              </w:rPr>
            </w:pPr>
            <w:r w:rsidRPr="4A2C2083">
              <w:rPr>
                <w:rFonts w:cs="Times New Roman"/>
                <w:color w:val="000000" w:themeColor="text1"/>
              </w:rPr>
              <w:t>$         58,599</w:t>
            </w:r>
          </w:p>
        </w:tc>
        <w:tc>
          <w:tcPr>
            <w:tcW w:w="17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00395D8" w14:textId="7B9892A8" w:rsidR="00C704EF" w:rsidRPr="000B627B" w:rsidRDefault="00C704EF" w:rsidP="000B627B">
            <w:pPr>
              <w:spacing w:line="0" w:lineRule="atLeast"/>
              <w:jc w:val="right"/>
              <w:rPr>
                <w:rFonts w:ascii="Cambria" w:hAnsi="Cambria" w:cs="Times New Roman"/>
                <w:color w:val="000000" w:themeColor="text1"/>
              </w:rPr>
            </w:pPr>
            <w:r w:rsidRPr="000B627B">
              <w:rPr>
                <w:rFonts w:ascii="Cambria" w:hAnsi="Cambria" w:cs="Calibri"/>
                <w:color w:val="000000"/>
              </w:rPr>
              <w:t xml:space="preserve"> $            45,052 </w:t>
            </w:r>
          </w:p>
        </w:tc>
        <w:tc>
          <w:tcPr>
            <w:tcW w:w="17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809505A" w14:textId="2B2ECED5" w:rsidR="00C704EF" w:rsidRPr="4A2C2083" w:rsidRDefault="00C704EF" w:rsidP="000B627B">
            <w:pPr>
              <w:spacing w:line="0" w:lineRule="atLeast"/>
              <w:jc w:val="right"/>
              <w:rPr>
                <w:rFonts w:cs="Times New Roman"/>
                <w:color w:val="000000" w:themeColor="text1"/>
              </w:rPr>
            </w:pPr>
            <w:r>
              <w:rPr>
                <w:rFonts w:cs="Times New Roman"/>
                <w:color w:val="000000" w:themeColor="text1"/>
              </w:rPr>
              <w:t>1.30</w:t>
            </w:r>
          </w:p>
        </w:tc>
      </w:tr>
      <w:tr w:rsidR="00C704EF" w:rsidRPr="00843F55" w14:paraId="0797C38C" w14:textId="385C5BE5" w:rsidTr="000B627B">
        <w:tc>
          <w:tcPr>
            <w:tcW w:w="8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ACD029E" w14:textId="77777777" w:rsidR="00C704EF" w:rsidRPr="00725771" w:rsidRDefault="00C704EF" w:rsidP="00C704EF">
            <w:pPr>
              <w:spacing w:line="0" w:lineRule="atLeast"/>
              <w:rPr>
                <w:rFonts w:cs="Times New Roman"/>
                <w:color w:val="000000" w:themeColor="text1"/>
              </w:rPr>
            </w:pPr>
            <w:r w:rsidRPr="00725771">
              <w:rPr>
                <w:rFonts w:cs="Times New Roman"/>
                <w:color w:val="000000" w:themeColor="text1"/>
              </w:rPr>
              <w:t>41</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5EA41FE" w14:textId="669C2D5F" w:rsidR="00C704EF" w:rsidRPr="00725771" w:rsidRDefault="00C704EF" w:rsidP="00C704EF">
            <w:pPr>
              <w:spacing w:line="0" w:lineRule="atLeast"/>
              <w:rPr>
                <w:rFonts w:cs="Times New Roman"/>
                <w:color w:val="000000" w:themeColor="text1"/>
              </w:rPr>
            </w:pPr>
            <w:r w:rsidRPr="4A2C2083">
              <w:rPr>
                <w:rFonts w:cs="Times New Roman"/>
                <w:color w:val="000000" w:themeColor="text1"/>
              </w:rPr>
              <w:t>Oklahoma</w:t>
            </w:r>
          </w:p>
        </w:tc>
        <w:tc>
          <w:tcPr>
            <w:tcW w:w="171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8FA4BD2" w14:textId="57E8DDF2" w:rsidR="00C704EF" w:rsidRPr="00725771" w:rsidRDefault="00C704EF" w:rsidP="00C704EF">
            <w:pPr>
              <w:spacing w:line="0" w:lineRule="atLeast"/>
              <w:rPr>
                <w:rFonts w:cs="Times New Roman"/>
                <w:color w:val="000000" w:themeColor="text1"/>
              </w:rPr>
            </w:pPr>
            <w:r w:rsidRPr="4A2C2083">
              <w:rPr>
                <w:rFonts w:cs="Times New Roman"/>
                <w:color w:val="000000" w:themeColor="text1"/>
              </w:rPr>
              <w:t>$         44,728</w:t>
            </w:r>
          </w:p>
        </w:tc>
        <w:tc>
          <w:tcPr>
            <w:tcW w:w="17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1C6F2F8" w14:textId="273F40D4" w:rsidR="00C704EF" w:rsidRPr="000B627B" w:rsidRDefault="00C704EF" w:rsidP="000B627B">
            <w:pPr>
              <w:spacing w:line="0" w:lineRule="atLeast"/>
              <w:jc w:val="right"/>
              <w:rPr>
                <w:rFonts w:ascii="Cambria" w:hAnsi="Cambria" w:cs="Times New Roman"/>
                <w:color w:val="000000" w:themeColor="text1"/>
              </w:rPr>
            </w:pPr>
            <w:r w:rsidRPr="000B627B">
              <w:rPr>
                <w:rFonts w:ascii="Cambria" w:hAnsi="Cambria" w:cs="Calibri"/>
                <w:color w:val="000000"/>
              </w:rPr>
              <w:t xml:space="preserve"> $            33,958 </w:t>
            </w:r>
          </w:p>
        </w:tc>
        <w:tc>
          <w:tcPr>
            <w:tcW w:w="17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3E39CE" w14:textId="3FBE1242" w:rsidR="00C704EF" w:rsidRPr="4A2C2083" w:rsidRDefault="00C704EF" w:rsidP="000B627B">
            <w:pPr>
              <w:spacing w:line="0" w:lineRule="atLeast"/>
              <w:jc w:val="right"/>
              <w:rPr>
                <w:rFonts w:cs="Times New Roman"/>
                <w:color w:val="000000" w:themeColor="text1"/>
              </w:rPr>
            </w:pPr>
            <w:r>
              <w:rPr>
                <w:rFonts w:cs="Times New Roman"/>
                <w:color w:val="000000" w:themeColor="text1"/>
              </w:rPr>
              <w:t>1.32</w:t>
            </w:r>
          </w:p>
        </w:tc>
      </w:tr>
      <w:tr w:rsidR="00C704EF" w:rsidRPr="00843F55" w14:paraId="7CBF23E5" w14:textId="503C76F7" w:rsidTr="000B627B">
        <w:tc>
          <w:tcPr>
            <w:tcW w:w="8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43578BF" w14:textId="77777777" w:rsidR="00C704EF" w:rsidRPr="00725771" w:rsidRDefault="00C704EF" w:rsidP="00C704EF">
            <w:pPr>
              <w:spacing w:line="0" w:lineRule="atLeast"/>
              <w:rPr>
                <w:rFonts w:cs="Times New Roman"/>
                <w:color w:val="000000" w:themeColor="text1"/>
              </w:rPr>
            </w:pPr>
            <w:r w:rsidRPr="00725771">
              <w:rPr>
                <w:rFonts w:cs="Times New Roman"/>
                <w:color w:val="000000" w:themeColor="text1"/>
              </w:rPr>
              <w:t>42</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2661BA3" w14:textId="53B9E8BA" w:rsidR="00C704EF" w:rsidRPr="00725771" w:rsidRDefault="00C704EF" w:rsidP="00C704EF">
            <w:pPr>
              <w:spacing w:line="0" w:lineRule="atLeast"/>
              <w:rPr>
                <w:rFonts w:cs="Times New Roman"/>
                <w:color w:val="000000" w:themeColor="text1"/>
              </w:rPr>
            </w:pPr>
            <w:r w:rsidRPr="4A2C2083">
              <w:rPr>
                <w:rFonts w:cs="Times New Roman"/>
                <w:color w:val="000000" w:themeColor="text1"/>
              </w:rPr>
              <w:t>Iowa</w:t>
            </w:r>
          </w:p>
        </w:tc>
        <w:tc>
          <w:tcPr>
            <w:tcW w:w="171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4E14DCB" w14:textId="04614760" w:rsidR="00C704EF" w:rsidRPr="00725771" w:rsidRDefault="00C704EF" w:rsidP="00C704EF">
            <w:pPr>
              <w:spacing w:line="0" w:lineRule="atLeast"/>
              <w:rPr>
                <w:rFonts w:cs="Times New Roman"/>
                <w:color w:val="000000" w:themeColor="text1"/>
              </w:rPr>
            </w:pPr>
            <w:r w:rsidRPr="4A2C2083">
              <w:rPr>
                <w:rFonts w:cs="Times New Roman"/>
                <w:color w:val="000000" w:themeColor="text1"/>
              </w:rPr>
              <w:t>$         44,132</w:t>
            </w:r>
          </w:p>
        </w:tc>
        <w:tc>
          <w:tcPr>
            <w:tcW w:w="17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C416047" w14:textId="40A6B9FD" w:rsidR="00C704EF" w:rsidRPr="000B627B" w:rsidRDefault="00C704EF" w:rsidP="000B627B">
            <w:pPr>
              <w:spacing w:line="0" w:lineRule="atLeast"/>
              <w:jc w:val="right"/>
              <w:rPr>
                <w:rFonts w:ascii="Cambria" w:hAnsi="Cambria" w:cs="Times New Roman"/>
                <w:color w:val="000000" w:themeColor="text1"/>
              </w:rPr>
            </w:pPr>
            <w:r w:rsidRPr="000B627B">
              <w:rPr>
                <w:rFonts w:ascii="Cambria" w:hAnsi="Cambria" w:cs="Calibri"/>
                <w:color w:val="000000"/>
              </w:rPr>
              <w:t xml:space="preserve"> $            33,116 </w:t>
            </w:r>
          </w:p>
        </w:tc>
        <w:tc>
          <w:tcPr>
            <w:tcW w:w="17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AACC77C" w14:textId="0674199E" w:rsidR="00C704EF" w:rsidRPr="4A2C2083" w:rsidRDefault="00C704EF" w:rsidP="000B627B">
            <w:pPr>
              <w:spacing w:line="0" w:lineRule="atLeast"/>
              <w:jc w:val="right"/>
              <w:rPr>
                <w:rFonts w:cs="Times New Roman"/>
                <w:color w:val="000000" w:themeColor="text1"/>
              </w:rPr>
            </w:pPr>
            <w:r>
              <w:rPr>
                <w:rFonts w:cs="Times New Roman"/>
                <w:color w:val="000000" w:themeColor="text1"/>
              </w:rPr>
              <w:t>1.33</w:t>
            </w:r>
          </w:p>
        </w:tc>
      </w:tr>
      <w:tr w:rsidR="00C704EF" w:rsidRPr="00843F55" w14:paraId="3BE7A371" w14:textId="116DAD27" w:rsidTr="000B627B">
        <w:tc>
          <w:tcPr>
            <w:tcW w:w="8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BD103BF" w14:textId="77777777" w:rsidR="00C704EF" w:rsidRPr="00725771" w:rsidRDefault="00C704EF" w:rsidP="00C704EF">
            <w:pPr>
              <w:spacing w:line="0" w:lineRule="atLeast"/>
              <w:rPr>
                <w:rFonts w:cs="Times New Roman"/>
                <w:color w:val="000000" w:themeColor="text1"/>
              </w:rPr>
            </w:pPr>
            <w:r w:rsidRPr="00725771">
              <w:rPr>
                <w:rFonts w:cs="Times New Roman"/>
                <w:color w:val="000000" w:themeColor="text1"/>
              </w:rPr>
              <w:t>43</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C89A475" w14:textId="13444185" w:rsidR="00C704EF" w:rsidRPr="00725771" w:rsidRDefault="00C704EF" w:rsidP="00C704EF">
            <w:pPr>
              <w:spacing w:line="0" w:lineRule="atLeast"/>
              <w:rPr>
                <w:rFonts w:cs="Times New Roman"/>
                <w:color w:val="000000" w:themeColor="text1"/>
              </w:rPr>
            </w:pPr>
            <w:r w:rsidRPr="4A2C2083">
              <w:rPr>
                <w:rFonts w:cs="Times New Roman"/>
                <w:color w:val="000000" w:themeColor="text1"/>
              </w:rPr>
              <w:t>Florida</w:t>
            </w:r>
          </w:p>
        </w:tc>
        <w:tc>
          <w:tcPr>
            <w:tcW w:w="171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FD4F37B" w14:textId="516708E5" w:rsidR="00C704EF" w:rsidRPr="00725771" w:rsidRDefault="00C704EF" w:rsidP="00C704EF">
            <w:pPr>
              <w:spacing w:line="0" w:lineRule="atLeast"/>
              <w:rPr>
                <w:rFonts w:cs="Times New Roman"/>
                <w:color w:val="000000" w:themeColor="text1"/>
              </w:rPr>
            </w:pPr>
            <w:r w:rsidRPr="4A2C2083">
              <w:rPr>
                <w:rFonts w:cs="Times New Roman"/>
                <w:color w:val="000000" w:themeColor="text1"/>
              </w:rPr>
              <w:t>$         144,620</w:t>
            </w:r>
          </w:p>
        </w:tc>
        <w:tc>
          <w:tcPr>
            <w:tcW w:w="17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7F901C4" w14:textId="573A08DC" w:rsidR="00C704EF" w:rsidRPr="000B627B" w:rsidRDefault="00C704EF" w:rsidP="000B627B">
            <w:pPr>
              <w:spacing w:line="0" w:lineRule="atLeast"/>
              <w:jc w:val="right"/>
              <w:rPr>
                <w:rFonts w:ascii="Cambria" w:hAnsi="Cambria" w:cs="Times New Roman"/>
                <w:color w:val="000000" w:themeColor="text1"/>
              </w:rPr>
            </w:pPr>
            <w:r w:rsidRPr="000B627B">
              <w:rPr>
                <w:rFonts w:ascii="Cambria" w:hAnsi="Cambria" w:cs="Calibri"/>
                <w:color w:val="000000"/>
              </w:rPr>
              <w:t xml:space="preserve"> $         108,485 </w:t>
            </w:r>
          </w:p>
        </w:tc>
        <w:tc>
          <w:tcPr>
            <w:tcW w:w="17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798611F" w14:textId="4261B991" w:rsidR="00C704EF" w:rsidRPr="4A2C2083" w:rsidRDefault="00C704EF" w:rsidP="000B627B">
            <w:pPr>
              <w:spacing w:line="0" w:lineRule="atLeast"/>
              <w:jc w:val="right"/>
              <w:rPr>
                <w:rFonts w:cs="Times New Roman"/>
                <w:color w:val="000000" w:themeColor="text1"/>
              </w:rPr>
            </w:pPr>
            <w:r>
              <w:rPr>
                <w:rFonts w:cs="Times New Roman"/>
                <w:color w:val="000000" w:themeColor="text1"/>
              </w:rPr>
              <w:t>1.33</w:t>
            </w:r>
          </w:p>
        </w:tc>
      </w:tr>
      <w:tr w:rsidR="00C704EF" w:rsidRPr="00843F55" w14:paraId="32731378" w14:textId="6BD2C5B0" w:rsidTr="000B627B">
        <w:tc>
          <w:tcPr>
            <w:tcW w:w="8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075E79D" w14:textId="77777777" w:rsidR="00C704EF" w:rsidRPr="00F46C0D" w:rsidRDefault="00C704EF" w:rsidP="00C704EF">
            <w:pPr>
              <w:spacing w:line="0" w:lineRule="atLeast"/>
              <w:rPr>
                <w:rFonts w:cs="Times New Roman"/>
                <w:color w:val="000000" w:themeColor="text1"/>
              </w:rPr>
            </w:pPr>
            <w:r w:rsidRPr="00F46C0D">
              <w:rPr>
                <w:rFonts w:cs="Times New Roman"/>
                <w:color w:val="000000" w:themeColor="text1"/>
              </w:rPr>
              <w:t>44</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6434968" w14:textId="71B3D397" w:rsidR="00C704EF" w:rsidRPr="00F46C0D" w:rsidRDefault="00C704EF" w:rsidP="00C704EF">
            <w:pPr>
              <w:spacing w:line="0" w:lineRule="atLeast"/>
              <w:rPr>
                <w:rFonts w:cs="Times New Roman"/>
                <w:color w:val="000000" w:themeColor="text1"/>
              </w:rPr>
            </w:pPr>
            <w:r w:rsidRPr="4A2C2083">
              <w:rPr>
                <w:rFonts w:cs="Times New Roman"/>
                <w:color w:val="000000" w:themeColor="text1"/>
              </w:rPr>
              <w:t>Nevada</w:t>
            </w:r>
          </w:p>
        </w:tc>
        <w:tc>
          <w:tcPr>
            <w:tcW w:w="171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58E6049" w14:textId="0D19EBB7" w:rsidR="00C704EF" w:rsidRPr="00F46C0D" w:rsidRDefault="00C704EF" w:rsidP="00C704EF">
            <w:pPr>
              <w:spacing w:line="0" w:lineRule="atLeast"/>
              <w:rPr>
                <w:rFonts w:cs="Times New Roman"/>
                <w:color w:val="000000" w:themeColor="text1"/>
              </w:rPr>
            </w:pPr>
            <w:r w:rsidRPr="4A2C2083">
              <w:rPr>
                <w:rFonts w:cs="Times New Roman"/>
                <w:color w:val="000000" w:themeColor="text1"/>
              </w:rPr>
              <w:t>$         51,121</w:t>
            </w:r>
          </w:p>
        </w:tc>
        <w:tc>
          <w:tcPr>
            <w:tcW w:w="17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54513BA" w14:textId="6872B39D" w:rsidR="00C704EF" w:rsidRPr="000B627B" w:rsidRDefault="00C704EF" w:rsidP="000B627B">
            <w:pPr>
              <w:spacing w:line="0" w:lineRule="atLeast"/>
              <w:jc w:val="right"/>
              <w:rPr>
                <w:rFonts w:ascii="Cambria" w:hAnsi="Cambria" w:cs="Times New Roman"/>
                <w:color w:val="000000" w:themeColor="text1"/>
              </w:rPr>
            </w:pPr>
            <w:r w:rsidRPr="000B627B">
              <w:rPr>
                <w:rFonts w:ascii="Cambria" w:hAnsi="Cambria" w:cs="Calibri"/>
                <w:color w:val="000000"/>
              </w:rPr>
              <w:t xml:space="preserve"> $            37,692 </w:t>
            </w:r>
          </w:p>
        </w:tc>
        <w:tc>
          <w:tcPr>
            <w:tcW w:w="17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FF6F291" w14:textId="0A45A2A1" w:rsidR="00C704EF" w:rsidRPr="4A2C2083" w:rsidRDefault="00C704EF" w:rsidP="000B627B">
            <w:pPr>
              <w:spacing w:line="0" w:lineRule="atLeast"/>
              <w:jc w:val="right"/>
              <w:rPr>
                <w:rFonts w:cs="Times New Roman"/>
                <w:color w:val="000000" w:themeColor="text1"/>
              </w:rPr>
            </w:pPr>
            <w:r>
              <w:rPr>
                <w:rFonts w:cs="Times New Roman"/>
                <w:color w:val="000000" w:themeColor="text1"/>
              </w:rPr>
              <w:t>1.36</w:t>
            </w:r>
          </w:p>
        </w:tc>
      </w:tr>
      <w:tr w:rsidR="00C704EF" w:rsidRPr="00843F55" w14:paraId="14EAB5B6" w14:textId="0FC46172" w:rsidTr="000B627B">
        <w:tc>
          <w:tcPr>
            <w:tcW w:w="8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3BEAC07" w14:textId="77777777" w:rsidR="00C704EF" w:rsidRPr="00725771" w:rsidRDefault="00C704EF" w:rsidP="00C704EF">
            <w:pPr>
              <w:spacing w:line="0" w:lineRule="atLeast"/>
              <w:rPr>
                <w:rFonts w:cs="Times New Roman"/>
                <w:color w:val="000000" w:themeColor="text1"/>
              </w:rPr>
            </w:pPr>
            <w:r w:rsidRPr="00725771">
              <w:rPr>
                <w:rFonts w:cs="Times New Roman"/>
                <w:color w:val="000000" w:themeColor="text1"/>
              </w:rPr>
              <w:lastRenderedPageBreak/>
              <w:t>45</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4DA3C52" w14:textId="6BBF8541" w:rsidR="00C704EF" w:rsidRPr="00725771" w:rsidRDefault="00C704EF" w:rsidP="00C704EF">
            <w:pPr>
              <w:spacing w:line="0" w:lineRule="atLeast"/>
              <w:rPr>
                <w:rFonts w:cs="Times New Roman"/>
                <w:color w:val="000000" w:themeColor="text1"/>
              </w:rPr>
            </w:pPr>
            <w:r w:rsidRPr="4A2C2083">
              <w:rPr>
                <w:rFonts w:cs="Times New Roman"/>
                <w:color w:val="000000" w:themeColor="text1"/>
              </w:rPr>
              <w:t>New Jersey</w:t>
            </w:r>
          </w:p>
        </w:tc>
        <w:tc>
          <w:tcPr>
            <w:tcW w:w="171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EA49082" w14:textId="1C6566F6" w:rsidR="00C704EF" w:rsidRPr="00725771" w:rsidRDefault="00C704EF" w:rsidP="00C704EF">
            <w:pPr>
              <w:spacing w:line="0" w:lineRule="atLeast"/>
              <w:rPr>
                <w:rFonts w:cs="Times New Roman"/>
                <w:color w:val="000000" w:themeColor="text1"/>
              </w:rPr>
            </w:pPr>
            <w:r w:rsidRPr="4A2C2083">
              <w:rPr>
                <w:rFonts w:cs="Times New Roman"/>
                <w:color w:val="000000" w:themeColor="text1"/>
              </w:rPr>
              <w:t>$         344,386</w:t>
            </w:r>
          </w:p>
        </w:tc>
        <w:tc>
          <w:tcPr>
            <w:tcW w:w="17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35CB74DC" w14:textId="13618A1F" w:rsidR="00C704EF" w:rsidRPr="000B627B" w:rsidRDefault="00C704EF" w:rsidP="000B627B">
            <w:pPr>
              <w:spacing w:line="0" w:lineRule="atLeast"/>
              <w:jc w:val="right"/>
              <w:rPr>
                <w:rFonts w:ascii="Cambria" w:hAnsi="Cambria" w:cs="Times New Roman"/>
                <w:color w:val="000000" w:themeColor="text1"/>
              </w:rPr>
            </w:pPr>
            <w:r w:rsidRPr="000B627B">
              <w:rPr>
                <w:rFonts w:ascii="Cambria" w:hAnsi="Cambria" w:cs="Calibri"/>
                <w:color w:val="000000"/>
              </w:rPr>
              <w:t xml:space="preserve"> $         225,160 </w:t>
            </w:r>
          </w:p>
        </w:tc>
        <w:tc>
          <w:tcPr>
            <w:tcW w:w="17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DB11CD" w14:textId="05E9589E" w:rsidR="00C704EF" w:rsidRPr="4A2C2083" w:rsidRDefault="00C704EF" w:rsidP="000B627B">
            <w:pPr>
              <w:spacing w:line="0" w:lineRule="atLeast"/>
              <w:jc w:val="right"/>
              <w:rPr>
                <w:rFonts w:cs="Times New Roman"/>
                <w:color w:val="000000" w:themeColor="text1"/>
              </w:rPr>
            </w:pPr>
            <w:r>
              <w:rPr>
                <w:rFonts w:cs="Times New Roman"/>
                <w:color w:val="000000" w:themeColor="text1"/>
              </w:rPr>
              <w:t>1.53</w:t>
            </w:r>
          </w:p>
        </w:tc>
      </w:tr>
      <w:tr w:rsidR="00C704EF" w:rsidRPr="00843F55" w14:paraId="11CAEE67" w14:textId="1E46D8F1" w:rsidTr="000B627B">
        <w:tc>
          <w:tcPr>
            <w:tcW w:w="8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B49B188" w14:textId="77777777" w:rsidR="00C704EF" w:rsidRPr="00725771" w:rsidRDefault="00C704EF" w:rsidP="00C704EF">
            <w:pPr>
              <w:spacing w:line="0" w:lineRule="atLeast"/>
              <w:rPr>
                <w:rFonts w:cs="Times New Roman"/>
                <w:color w:val="000000" w:themeColor="text1"/>
              </w:rPr>
            </w:pPr>
            <w:r w:rsidRPr="00725771">
              <w:rPr>
                <w:rFonts w:cs="Times New Roman"/>
                <w:color w:val="000000" w:themeColor="text1"/>
              </w:rPr>
              <w:t>46</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52C5A8A" w14:textId="69F0536E" w:rsidR="00C704EF" w:rsidRPr="00725771" w:rsidRDefault="00C704EF" w:rsidP="00C704EF">
            <w:pPr>
              <w:spacing w:line="0" w:lineRule="atLeast"/>
              <w:rPr>
                <w:rFonts w:cs="Times New Roman"/>
                <w:color w:val="000000" w:themeColor="text1"/>
              </w:rPr>
            </w:pPr>
            <w:r w:rsidRPr="4A2C2083">
              <w:rPr>
                <w:rFonts w:cs="Times New Roman"/>
                <w:color w:val="000000" w:themeColor="text1"/>
              </w:rPr>
              <w:t>Arizona</w:t>
            </w:r>
          </w:p>
        </w:tc>
        <w:tc>
          <w:tcPr>
            <w:tcW w:w="171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E930125" w14:textId="3CA2EEA5" w:rsidR="00C704EF" w:rsidRPr="00725771" w:rsidRDefault="00C704EF" w:rsidP="00C704EF">
            <w:pPr>
              <w:spacing w:line="0" w:lineRule="atLeast"/>
              <w:rPr>
                <w:rFonts w:cs="Times New Roman"/>
                <w:color w:val="000000" w:themeColor="text1"/>
              </w:rPr>
            </w:pPr>
            <w:r w:rsidRPr="4A2C2083">
              <w:rPr>
                <w:rFonts w:cs="Times New Roman"/>
                <w:color w:val="000000" w:themeColor="text1"/>
              </w:rPr>
              <w:t>$         68,623</w:t>
            </w:r>
          </w:p>
        </w:tc>
        <w:tc>
          <w:tcPr>
            <w:tcW w:w="17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40EFDCC9" w14:textId="1FFC72F2" w:rsidR="00C704EF" w:rsidRPr="000B627B" w:rsidRDefault="00C704EF" w:rsidP="000B627B">
            <w:pPr>
              <w:spacing w:line="0" w:lineRule="atLeast"/>
              <w:jc w:val="right"/>
              <w:rPr>
                <w:rFonts w:ascii="Cambria" w:hAnsi="Cambria" w:cs="Times New Roman"/>
                <w:color w:val="000000" w:themeColor="text1"/>
              </w:rPr>
            </w:pPr>
            <w:r w:rsidRPr="000B627B">
              <w:rPr>
                <w:rFonts w:ascii="Cambria" w:hAnsi="Cambria" w:cs="Calibri"/>
                <w:color w:val="000000"/>
              </w:rPr>
              <w:t xml:space="preserve"> $            44,429 </w:t>
            </w:r>
          </w:p>
        </w:tc>
        <w:tc>
          <w:tcPr>
            <w:tcW w:w="17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EFD4595" w14:textId="581AF80D" w:rsidR="00C704EF" w:rsidRPr="4A2C2083" w:rsidRDefault="00C704EF" w:rsidP="000B627B">
            <w:pPr>
              <w:spacing w:line="0" w:lineRule="atLeast"/>
              <w:jc w:val="right"/>
              <w:rPr>
                <w:rFonts w:cs="Times New Roman"/>
                <w:color w:val="000000" w:themeColor="text1"/>
              </w:rPr>
            </w:pPr>
            <w:r>
              <w:rPr>
                <w:rFonts w:cs="Times New Roman"/>
                <w:color w:val="000000" w:themeColor="text1"/>
              </w:rPr>
              <w:t>1.54</w:t>
            </w:r>
          </w:p>
        </w:tc>
      </w:tr>
      <w:tr w:rsidR="00C704EF" w:rsidRPr="00843F55" w14:paraId="77D27651" w14:textId="75632929" w:rsidTr="000B627B">
        <w:tc>
          <w:tcPr>
            <w:tcW w:w="8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128A82E" w14:textId="77777777" w:rsidR="00C704EF" w:rsidRPr="00C30641" w:rsidRDefault="00C704EF" w:rsidP="00C704EF">
            <w:pPr>
              <w:spacing w:line="0" w:lineRule="atLeast"/>
              <w:rPr>
                <w:rFonts w:cs="Times New Roman"/>
                <w:color w:val="000000" w:themeColor="text1"/>
              </w:rPr>
            </w:pPr>
            <w:r w:rsidRPr="00C30641">
              <w:rPr>
                <w:rFonts w:cs="Times New Roman"/>
                <w:color w:val="000000" w:themeColor="text1"/>
              </w:rPr>
              <w:t>47</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FC8C07A" w14:textId="785741FA" w:rsidR="00C704EF" w:rsidRPr="00C30641" w:rsidRDefault="00C704EF" w:rsidP="00C704EF">
            <w:pPr>
              <w:spacing w:line="0" w:lineRule="atLeast"/>
              <w:rPr>
                <w:rFonts w:cs="Times New Roman"/>
                <w:color w:val="000000" w:themeColor="text1"/>
              </w:rPr>
            </w:pPr>
            <w:r w:rsidRPr="1A52F602">
              <w:rPr>
                <w:rFonts w:cs="Times New Roman"/>
                <w:color w:val="000000" w:themeColor="text1"/>
              </w:rPr>
              <w:t>New York</w:t>
            </w:r>
          </w:p>
        </w:tc>
        <w:tc>
          <w:tcPr>
            <w:tcW w:w="171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74BC3CC" w14:textId="4A416B6C" w:rsidR="00C704EF" w:rsidRPr="00C30641" w:rsidRDefault="00C704EF" w:rsidP="00C704EF">
            <w:pPr>
              <w:spacing w:line="0" w:lineRule="atLeast"/>
              <w:rPr>
                <w:rFonts w:cs="Times New Roman"/>
                <w:color w:val="000000" w:themeColor="text1"/>
              </w:rPr>
            </w:pPr>
            <w:r w:rsidRPr="1A52F602">
              <w:rPr>
                <w:rFonts w:cs="Times New Roman"/>
                <w:color w:val="000000" w:themeColor="text1"/>
              </w:rPr>
              <w:t>$        103,205</w:t>
            </w:r>
          </w:p>
        </w:tc>
        <w:tc>
          <w:tcPr>
            <w:tcW w:w="17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0FDE0328" w14:textId="32D283C8" w:rsidR="00C704EF" w:rsidRPr="000B627B" w:rsidRDefault="00C704EF" w:rsidP="000B627B">
            <w:pPr>
              <w:spacing w:line="0" w:lineRule="atLeast"/>
              <w:jc w:val="right"/>
              <w:rPr>
                <w:rFonts w:ascii="Cambria" w:hAnsi="Cambria" w:cs="Times New Roman"/>
                <w:color w:val="000000" w:themeColor="text1"/>
              </w:rPr>
            </w:pPr>
            <w:r w:rsidRPr="000B627B">
              <w:rPr>
                <w:rFonts w:ascii="Cambria" w:hAnsi="Cambria" w:cs="Calibri"/>
                <w:color w:val="000000"/>
              </w:rPr>
              <w:t xml:space="preserve"> $            65,611 </w:t>
            </w:r>
          </w:p>
        </w:tc>
        <w:tc>
          <w:tcPr>
            <w:tcW w:w="17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2F0765" w14:textId="56726F26" w:rsidR="00C704EF" w:rsidRPr="1A52F602" w:rsidRDefault="00C704EF" w:rsidP="000B627B">
            <w:pPr>
              <w:spacing w:line="0" w:lineRule="atLeast"/>
              <w:jc w:val="right"/>
              <w:rPr>
                <w:rFonts w:cs="Times New Roman"/>
                <w:color w:val="000000" w:themeColor="text1"/>
              </w:rPr>
            </w:pPr>
            <w:r>
              <w:rPr>
                <w:rFonts w:cs="Times New Roman"/>
                <w:color w:val="000000" w:themeColor="text1"/>
              </w:rPr>
              <w:t>1.57</w:t>
            </w:r>
          </w:p>
        </w:tc>
      </w:tr>
      <w:tr w:rsidR="00C704EF" w:rsidRPr="00843F55" w14:paraId="439FDA27" w14:textId="3F3BB77C" w:rsidTr="000B627B">
        <w:tc>
          <w:tcPr>
            <w:tcW w:w="8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01206DF" w14:textId="77777777" w:rsidR="00C704EF" w:rsidRPr="00F46C0D" w:rsidRDefault="00C704EF" w:rsidP="00C704EF">
            <w:pPr>
              <w:spacing w:line="0" w:lineRule="atLeast"/>
              <w:rPr>
                <w:rFonts w:cs="Times New Roman"/>
                <w:color w:val="000000" w:themeColor="text1"/>
              </w:rPr>
            </w:pPr>
            <w:r w:rsidRPr="00F46C0D">
              <w:rPr>
                <w:rFonts w:cs="Times New Roman"/>
                <w:color w:val="000000" w:themeColor="text1"/>
              </w:rPr>
              <w:t>48</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E9E862F" w14:textId="36B45A84" w:rsidR="00C704EF" w:rsidRPr="00F46C0D" w:rsidRDefault="00C704EF" w:rsidP="00C704EF">
            <w:pPr>
              <w:spacing w:line="0" w:lineRule="atLeast"/>
              <w:rPr>
                <w:rFonts w:cs="Times New Roman"/>
                <w:color w:val="000000" w:themeColor="text1"/>
              </w:rPr>
            </w:pPr>
            <w:r w:rsidRPr="4A2C2083">
              <w:rPr>
                <w:rFonts w:cs="Times New Roman"/>
                <w:color w:val="000000" w:themeColor="text1"/>
              </w:rPr>
              <w:t>Idaho</w:t>
            </w:r>
          </w:p>
        </w:tc>
        <w:tc>
          <w:tcPr>
            <w:tcW w:w="171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D969E2C" w14:textId="73FAB6C3" w:rsidR="00C704EF" w:rsidRPr="00F46C0D" w:rsidRDefault="00C704EF" w:rsidP="00C704EF">
            <w:pPr>
              <w:spacing w:line="0" w:lineRule="atLeast"/>
              <w:rPr>
                <w:rFonts w:cs="Times New Roman"/>
                <w:color w:val="000000" w:themeColor="text1"/>
              </w:rPr>
            </w:pPr>
            <w:r w:rsidRPr="4A2C2083">
              <w:rPr>
                <w:rFonts w:cs="Times New Roman"/>
                <w:color w:val="000000" w:themeColor="text1"/>
              </w:rPr>
              <w:t>$        49,130</w:t>
            </w:r>
          </w:p>
        </w:tc>
        <w:tc>
          <w:tcPr>
            <w:tcW w:w="17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55491B2D" w14:textId="51166FA4" w:rsidR="00C704EF" w:rsidRPr="000B627B" w:rsidRDefault="00C704EF" w:rsidP="000B627B">
            <w:pPr>
              <w:spacing w:line="0" w:lineRule="atLeast"/>
              <w:jc w:val="right"/>
              <w:rPr>
                <w:rFonts w:ascii="Cambria" w:hAnsi="Cambria" w:cs="Times New Roman"/>
                <w:color w:val="000000" w:themeColor="text1"/>
              </w:rPr>
            </w:pPr>
            <w:r w:rsidRPr="000B627B">
              <w:rPr>
                <w:rFonts w:ascii="Cambria" w:hAnsi="Cambria" w:cs="Calibri"/>
                <w:color w:val="000000"/>
              </w:rPr>
              <w:t xml:space="preserve"> $            26,779 </w:t>
            </w:r>
          </w:p>
        </w:tc>
        <w:tc>
          <w:tcPr>
            <w:tcW w:w="17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FAEB62" w14:textId="78357076" w:rsidR="00C704EF" w:rsidRPr="4A2C2083" w:rsidRDefault="00C704EF" w:rsidP="000B627B">
            <w:pPr>
              <w:spacing w:line="0" w:lineRule="atLeast"/>
              <w:jc w:val="right"/>
              <w:rPr>
                <w:rFonts w:cs="Times New Roman"/>
                <w:color w:val="000000" w:themeColor="text1"/>
              </w:rPr>
            </w:pPr>
            <w:r>
              <w:rPr>
                <w:rFonts w:cs="Times New Roman"/>
                <w:color w:val="000000" w:themeColor="text1"/>
              </w:rPr>
              <w:t>1.83</w:t>
            </w:r>
          </w:p>
        </w:tc>
      </w:tr>
      <w:tr w:rsidR="00C704EF" w:rsidRPr="00843F55" w14:paraId="308D2B06" w14:textId="6524F88C" w:rsidTr="000B627B">
        <w:tc>
          <w:tcPr>
            <w:tcW w:w="8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680D398" w14:textId="77777777" w:rsidR="00C704EF" w:rsidRPr="00725771" w:rsidRDefault="00C704EF" w:rsidP="00C704EF">
            <w:pPr>
              <w:spacing w:line="0" w:lineRule="atLeast"/>
              <w:rPr>
                <w:rFonts w:cs="Times New Roman"/>
                <w:color w:val="000000" w:themeColor="text1"/>
              </w:rPr>
            </w:pPr>
            <w:r w:rsidRPr="00725771">
              <w:rPr>
                <w:rFonts w:cs="Times New Roman"/>
                <w:color w:val="000000" w:themeColor="text1"/>
              </w:rPr>
              <w:t>49</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7426EB8" w14:textId="635FF504" w:rsidR="00C704EF" w:rsidRPr="00725771" w:rsidRDefault="00C704EF" w:rsidP="00C704EF">
            <w:pPr>
              <w:spacing w:line="0" w:lineRule="atLeast"/>
              <w:rPr>
                <w:rFonts w:cs="Times New Roman"/>
                <w:color w:val="000000" w:themeColor="text1"/>
              </w:rPr>
            </w:pPr>
            <w:r w:rsidRPr="4A2C2083">
              <w:rPr>
                <w:rFonts w:cs="Times New Roman"/>
                <w:color w:val="000000" w:themeColor="text1"/>
              </w:rPr>
              <w:t>Alaska</w:t>
            </w:r>
          </w:p>
        </w:tc>
        <w:tc>
          <w:tcPr>
            <w:tcW w:w="171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0F8C443" w14:textId="1D722B09" w:rsidR="00C704EF" w:rsidRPr="00725771" w:rsidRDefault="00C704EF" w:rsidP="00C704EF">
            <w:pPr>
              <w:spacing w:line="0" w:lineRule="atLeast"/>
              <w:rPr>
                <w:rFonts w:cs="Times New Roman"/>
                <w:color w:val="000000" w:themeColor="text1"/>
              </w:rPr>
            </w:pPr>
            <w:r w:rsidRPr="4A2C2083">
              <w:rPr>
                <w:rFonts w:cs="Times New Roman"/>
                <w:color w:val="000000" w:themeColor="text1"/>
              </w:rPr>
              <w:t>$         65,303</w:t>
            </w:r>
          </w:p>
        </w:tc>
        <w:tc>
          <w:tcPr>
            <w:tcW w:w="17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16D27B2" w14:textId="64C5B434" w:rsidR="00C704EF" w:rsidRPr="000B627B" w:rsidRDefault="00C704EF" w:rsidP="000B627B">
            <w:pPr>
              <w:spacing w:line="0" w:lineRule="atLeast"/>
              <w:jc w:val="right"/>
              <w:rPr>
                <w:rFonts w:ascii="Cambria" w:hAnsi="Cambria" w:cs="Times New Roman"/>
                <w:color w:val="000000" w:themeColor="text1"/>
              </w:rPr>
            </w:pPr>
            <w:r w:rsidRPr="000B627B">
              <w:rPr>
                <w:rFonts w:ascii="Cambria" w:hAnsi="Cambria" w:cs="Calibri"/>
                <w:color w:val="000000"/>
              </w:rPr>
              <w:t xml:space="preserve"> $            31,277 </w:t>
            </w:r>
          </w:p>
        </w:tc>
        <w:tc>
          <w:tcPr>
            <w:tcW w:w="17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6600D11" w14:textId="5E5CD163" w:rsidR="00C704EF" w:rsidRPr="4A2C2083" w:rsidRDefault="00C704EF" w:rsidP="000B627B">
            <w:pPr>
              <w:spacing w:line="0" w:lineRule="atLeast"/>
              <w:jc w:val="right"/>
              <w:rPr>
                <w:rFonts w:cs="Times New Roman"/>
                <w:color w:val="000000" w:themeColor="text1"/>
              </w:rPr>
            </w:pPr>
            <w:r>
              <w:rPr>
                <w:rFonts w:cs="Times New Roman"/>
                <w:color w:val="000000" w:themeColor="text1"/>
              </w:rPr>
              <w:t>2.09</w:t>
            </w:r>
          </w:p>
        </w:tc>
      </w:tr>
      <w:tr w:rsidR="00C704EF" w:rsidRPr="00843F55" w14:paraId="313C2019" w14:textId="3DE228D5" w:rsidTr="000B627B">
        <w:tc>
          <w:tcPr>
            <w:tcW w:w="8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2B84026" w14:textId="77777777" w:rsidR="00C704EF" w:rsidRPr="00C30641" w:rsidRDefault="00C704EF" w:rsidP="00C704EF">
            <w:pPr>
              <w:spacing w:line="0" w:lineRule="atLeast"/>
              <w:rPr>
                <w:rFonts w:cs="Times New Roman"/>
                <w:color w:val="000000" w:themeColor="text1"/>
              </w:rPr>
            </w:pPr>
            <w:r w:rsidRPr="00C30641">
              <w:rPr>
                <w:rFonts w:cs="Times New Roman"/>
                <w:color w:val="000000" w:themeColor="text1"/>
              </w:rPr>
              <w:t>50</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181C9C5" w14:textId="6C841D49" w:rsidR="00C704EF" w:rsidRPr="00C30641" w:rsidRDefault="00C704EF" w:rsidP="00C704EF">
            <w:pPr>
              <w:spacing w:line="0" w:lineRule="atLeast"/>
              <w:rPr>
                <w:rFonts w:cs="Times New Roman"/>
                <w:color w:val="000000" w:themeColor="text1"/>
              </w:rPr>
            </w:pPr>
            <w:r w:rsidRPr="4A2C2083">
              <w:rPr>
                <w:rFonts w:cs="Times New Roman"/>
                <w:color w:val="000000" w:themeColor="text1"/>
              </w:rPr>
              <w:t>Washington</w:t>
            </w:r>
          </w:p>
        </w:tc>
        <w:tc>
          <w:tcPr>
            <w:tcW w:w="171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75A48C0" w14:textId="733900B5" w:rsidR="00C704EF" w:rsidRPr="00C30641" w:rsidRDefault="00C704EF" w:rsidP="00C704EF">
            <w:pPr>
              <w:spacing w:line="0" w:lineRule="atLeast"/>
              <w:rPr>
                <w:rFonts w:cs="Times New Roman"/>
                <w:color w:val="000000" w:themeColor="text1"/>
              </w:rPr>
            </w:pPr>
            <w:r w:rsidRPr="4A2C2083">
              <w:rPr>
                <w:rFonts w:cs="Times New Roman"/>
                <w:color w:val="000000" w:themeColor="text1"/>
              </w:rPr>
              <w:t>$        97,951</w:t>
            </w:r>
          </w:p>
        </w:tc>
        <w:tc>
          <w:tcPr>
            <w:tcW w:w="17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1A1CABB5" w14:textId="0F9F0FA0" w:rsidR="00C704EF" w:rsidRPr="000B627B" w:rsidRDefault="00C704EF" w:rsidP="000B627B">
            <w:pPr>
              <w:spacing w:line="0" w:lineRule="atLeast"/>
              <w:jc w:val="right"/>
              <w:rPr>
                <w:rFonts w:ascii="Cambria" w:hAnsi="Cambria" w:cs="Times New Roman"/>
                <w:color w:val="000000" w:themeColor="text1"/>
              </w:rPr>
            </w:pPr>
            <w:r w:rsidRPr="000B627B">
              <w:rPr>
                <w:rFonts w:ascii="Cambria" w:hAnsi="Cambria" w:cs="Calibri"/>
                <w:color w:val="000000"/>
              </w:rPr>
              <w:t xml:space="preserve"> $            46,867 </w:t>
            </w:r>
          </w:p>
        </w:tc>
        <w:tc>
          <w:tcPr>
            <w:tcW w:w="17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453D2F" w14:textId="661898CD" w:rsidR="00C704EF" w:rsidRPr="4A2C2083" w:rsidRDefault="00C704EF" w:rsidP="000B627B">
            <w:pPr>
              <w:spacing w:line="0" w:lineRule="atLeast"/>
              <w:jc w:val="right"/>
              <w:rPr>
                <w:rFonts w:cs="Times New Roman"/>
                <w:color w:val="000000" w:themeColor="text1"/>
              </w:rPr>
            </w:pPr>
            <w:r>
              <w:rPr>
                <w:rFonts w:cs="Times New Roman"/>
                <w:color w:val="000000" w:themeColor="text1"/>
              </w:rPr>
              <w:t>2.09</w:t>
            </w:r>
          </w:p>
        </w:tc>
      </w:tr>
    </w:tbl>
    <w:p w14:paraId="6AA8377F" w14:textId="77777777" w:rsidR="00662D20" w:rsidRPr="00843F55" w:rsidRDefault="00662D20" w:rsidP="00662D20">
      <w:pPr>
        <w:rPr>
          <w:rFonts w:eastAsia="Times New Roman" w:cs="Times New Roman"/>
          <w:color w:val="FF0000"/>
        </w:rPr>
      </w:pPr>
    </w:p>
    <w:p w14:paraId="5265E9DD" w14:textId="75AF14F3" w:rsidR="00662D20" w:rsidRPr="00843F55" w:rsidRDefault="00662D20" w:rsidP="00662D20">
      <w:pPr>
        <w:rPr>
          <w:rFonts w:cs="Times New Roman"/>
          <w:color w:val="000000" w:themeColor="text1"/>
        </w:rPr>
      </w:pPr>
      <w:r w:rsidRPr="1A52F602">
        <w:rPr>
          <w:rFonts w:cs="Times New Roman"/>
          <w:color w:val="000000" w:themeColor="text1"/>
        </w:rPr>
        <w:t>Figure 2: Capital and Bridge Disbursements per State-Controlled Lane-Mile</w:t>
      </w:r>
      <w:r w:rsidR="00C1267F" w:rsidRPr="1A52F602">
        <w:rPr>
          <w:rFonts w:cs="Times New Roman"/>
          <w:color w:val="000000" w:themeColor="text1"/>
        </w:rPr>
        <w:t>, 20</w:t>
      </w:r>
      <w:r w:rsidR="00CD0963" w:rsidRPr="1A52F602">
        <w:rPr>
          <w:rFonts w:cs="Times New Roman"/>
          <w:color w:val="000000" w:themeColor="text1"/>
        </w:rPr>
        <w:t>20</w:t>
      </w:r>
      <w:r w:rsidRPr="1A52F602">
        <w:rPr>
          <w:rFonts w:cs="Times New Roman"/>
          <w:color w:val="000000" w:themeColor="text1"/>
        </w:rPr>
        <w:t xml:space="preserve"> (Ray will insert) </w:t>
      </w:r>
    </w:p>
    <w:p w14:paraId="3CAD4187" w14:textId="652B2558" w:rsidR="1A52F602" w:rsidRDefault="1A52F602" w:rsidP="1A52F602">
      <w:pPr>
        <w:rPr>
          <w:rFonts w:cs="Times New Roman"/>
          <w:color w:val="000000" w:themeColor="text1"/>
        </w:rPr>
      </w:pPr>
    </w:p>
    <w:p w14:paraId="512538F4" w14:textId="65277574" w:rsidR="00003AE6" w:rsidRPr="00843F55" w:rsidRDefault="00003AE6" w:rsidP="008B6856">
      <w:pPr>
        <w:spacing w:after="240"/>
        <w:rPr>
          <w:rFonts w:eastAsia="Times New Roman" w:cs="Times New Roman"/>
          <w:color w:val="FF0000"/>
        </w:rPr>
      </w:pPr>
      <w:r>
        <w:br/>
      </w:r>
    </w:p>
    <w:p w14:paraId="13C8C45C" w14:textId="3F5F96B3" w:rsidR="00662D20" w:rsidRPr="00CD0963" w:rsidRDefault="00662D20" w:rsidP="008B6856">
      <w:pPr>
        <w:spacing w:after="240"/>
        <w:rPr>
          <w:rFonts w:eastAsia="Times New Roman" w:cs="Times New Roman"/>
          <w:color w:val="000000" w:themeColor="text1"/>
        </w:rPr>
      </w:pPr>
      <w:r w:rsidRPr="00CD0963">
        <w:rPr>
          <w:rFonts w:cs="Times New Roman"/>
          <w:b/>
          <w:bCs/>
          <w:i/>
          <w:iCs/>
          <w:color w:val="000000" w:themeColor="text1"/>
        </w:rPr>
        <w:t>Maintenance Disbursements</w:t>
      </w:r>
    </w:p>
    <w:p w14:paraId="1821BF5D" w14:textId="77777777" w:rsidR="00662D20" w:rsidRPr="00CD0963" w:rsidRDefault="00662D20" w:rsidP="00662D20">
      <w:pPr>
        <w:rPr>
          <w:rFonts w:eastAsia="Times New Roman" w:cs="Times New Roman"/>
          <w:color w:val="000000" w:themeColor="text1"/>
        </w:rPr>
      </w:pPr>
    </w:p>
    <w:p w14:paraId="61B70044" w14:textId="76134C2E" w:rsidR="00662D20" w:rsidRPr="00DF4DC3" w:rsidRDefault="34D87404" w:rsidP="652361BB">
      <w:pPr>
        <w:rPr>
          <w:rFonts w:cs="Times New Roman"/>
        </w:rPr>
      </w:pPr>
      <w:r w:rsidRPr="1A52F602">
        <w:rPr>
          <w:rFonts w:cs="Times New Roman"/>
          <w:color w:val="000000" w:themeColor="text1"/>
        </w:rPr>
        <w:t xml:space="preserve">Maintenance disbursements are the costs to perform routine upkeep, such as filling in potholes and repaving roads. </w:t>
      </w:r>
      <w:r w:rsidRPr="1A52F602">
        <w:rPr>
          <w:rFonts w:cs="Times New Roman"/>
        </w:rPr>
        <w:t xml:space="preserve">Maintenance disbursements comprise about </w:t>
      </w:r>
      <w:commentRangeStart w:id="181"/>
      <w:r w:rsidR="6412F2DB" w:rsidRPr="1A52F602">
        <w:rPr>
          <w:rFonts w:cs="Times New Roman"/>
        </w:rPr>
        <w:t>1</w:t>
      </w:r>
      <w:r w:rsidR="545AAB7F" w:rsidRPr="1A52F602">
        <w:rPr>
          <w:rFonts w:cs="Times New Roman"/>
        </w:rPr>
        <w:t>1</w:t>
      </w:r>
      <w:r w:rsidR="6412F2DB" w:rsidRPr="1A52F602">
        <w:rPr>
          <w:rFonts w:cs="Times New Roman"/>
        </w:rPr>
        <w:t>.</w:t>
      </w:r>
      <w:r w:rsidR="569C6D63" w:rsidRPr="1A52F602">
        <w:rPr>
          <w:rFonts w:cs="Times New Roman"/>
        </w:rPr>
        <w:t>7%</w:t>
      </w:r>
      <w:commentRangeEnd w:id="181"/>
      <w:r w:rsidR="00414EA6">
        <w:rPr>
          <w:rStyle w:val="CommentReference"/>
        </w:rPr>
        <w:commentReference w:id="181"/>
      </w:r>
      <w:r w:rsidRPr="1A52F602">
        <w:rPr>
          <w:rFonts w:cs="Times New Roman"/>
        </w:rPr>
        <w:t xml:space="preserve"> of total disbursements, totaling $</w:t>
      </w:r>
      <w:r w:rsidR="54477A3D" w:rsidRPr="1A52F602">
        <w:rPr>
          <w:rFonts w:cs="Times New Roman"/>
        </w:rPr>
        <w:t>27.</w:t>
      </w:r>
      <w:r w:rsidR="4FAA86E2" w:rsidRPr="1A52F602">
        <w:rPr>
          <w:rFonts w:cs="Times New Roman"/>
        </w:rPr>
        <w:t>46</w:t>
      </w:r>
      <w:r w:rsidR="54477A3D" w:rsidRPr="1A52F602">
        <w:rPr>
          <w:rFonts w:cs="Times New Roman"/>
        </w:rPr>
        <w:t xml:space="preserve"> </w:t>
      </w:r>
      <w:r w:rsidRPr="1A52F602">
        <w:rPr>
          <w:rFonts w:cs="Times New Roman"/>
        </w:rPr>
        <w:t xml:space="preserve">billion in 2020, </w:t>
      </w:r>
      <w:r w:rsidR="71612235" w:rsidRPr="1A52F602">
        <w:rPr>
          <w:rFonts w:cs="Times New Roman"/>
        </w:rPr>
        <w:t>the same as in</w:t>
      </w:r>
      <w:r w:rsidR="386974CD" w:rsidRPr="1A52F602">
        <w:rPr>
          <w:rFonts w:cs="Times New Roman"/>
        </w:rPr>
        <w:t xml:space="preserve"> </w:t>
      </w:r>
      <w:r w:rsidRPr="1A52F602">
        <w:rPr>
          <w:rFonts w:cs="Times New Roman"/>
        </w:rPr>
        <w:t>2019</w:t>
      </w:r>
      <w:r w:rsidR="572AFA88" w:rsidRPr="1A52F602">
        <w:rPr>
          <w:rFonts w:cs="Times New Roman"/>
        </w:rPr>
        <w:t xml:space="preserve">, </w:t>
      </w:r>
      <w:r w:rsidRPr="1A52F602">
        <w:rPr>
          <w:rFonts w:cs="Times New Roman"/>
        </w:rPr>
        <w:t>the last time this assessment was completed.</w:t>
      </w:r>
    </w:p>
    <w:p w14:paraId="4492145C" w14:textId="77777777" w:rsidR="00662D20" w:rsidRPr="00DF4DC3" w:rsidRDefault="00662D20" w:rsidP="652361BB">
      <w:pPr>
        <w:rPr>
          <w:rFonts w:eastAsia="Times New Roman" w:cs="Times New Roman"/>
        </w:rPr>
      </w:pPr>
    </w:p>
    <w:p w14:paraId="3323D73A" w14:textId="731C8E56" w:rsidR="00662D20" w:rsidRPr="00DF4DC3" w:rsidRDefault="386974CD" w:rsidP="652361BB">
      <w:pPr>
        <w:rPr>
          <w:rFonts w:cs="Times New Roman"/>
        </w:rPr>
      </w:pPr>
      <w:r w:rsidRPr="1A52F602">
        <w:rPr>
          <w:rFonts w:cs="Times New Roman"/>
        </w:rPr>
        <w:t xml:space="preserve">For the past two years we have </w:t>
      </w:r>
      <w:r w:rsidR="34D87404" w:rsidRPr="1A52F602">
        <w:rPr>
          <w:rFonts w:cs="Times New Roman"/>
        </w:rPr>
        <w:t>measure</w:t>
      </w:r>
      <w:r w:rsidRPr="1A52F602">
        <w:rPr>
          <w:rFonts w:cs="Times New Roman"/>
        </w:rPr>
        <w:t>d</w:t>
      </w:r>
      <w:r w:rsidR="34D87404" w:rsidRPr="1A52F602">
        <w:rPr>
          <w:rFonts w:cs="Times New Roman"/>
        </w:rPr>
        <w:t xml:space="preserve"> maintenance disbursements </w:t>
      </w:r>
      <w:r w:rsidR="16D5C19D" w:rsidRPr="1A52F602">
        <w:rPr>
          <w:rFonts w:cs="Times New Roman"/>
        </w:rPr>
        <w:t>in lane-miles.</w:t>
      </w:r>
      <w:r w:rsidR="34D87404" w:rsidRPr="1A52F602">
        <w:rPr>
          <w:rFonts w:cs="Times New Roman"/>
        </w:rPr>
        <w:t xml:space="preserve"> </w:t>
      </w:r>
      <w:r w:rsidRPr="1A52F602">
        <w:rPr>
          <w:rFonts w:cs="Times New Roman"/>
          <w:color w:val="000000" w:themeColor="text1"/>
        </w:rPr>
        <w:t xml:space="preserve">For 2018, we measured maintenance disbursements per centerline-mile, lane-mile, and vehicle-miles traveled (VMT) per lane-mile. </w:t>
      </w:r>
      <w:r w:rsidR="34D87404" w:rsidRPr="1A52F602">
        <w:rPr>
          <w:rFonts w:cs="Times New Roman"/>
        </w:rPr>
        <w:t>The average 2020 per-mile disbursement is $14</w:t>
      </w:r>
      <w:r w:rsidR="132D53D1" w:rsidRPr="1A52F602">
        <w:rPr>
          <w:rFonts w:cs="Times New Roman"/>
        </w:rPr>
        <w:t>,</w:t>
      </w:r>
      <w:r w:rsidR="7D59B981" w:rsidRPr="1A52F602">
        <w:rPr>
          <w:rFonts w:cs="Times New Roman"/>
        </w:rPr>
        <w:t>546</w:t>
      </w:r>
      <w:r w:rsidR="34D87404" w:rsidRPr="1A52F602">
        <w:rPr>
          <w:rFonts w:cs="Times New Roman"/>
        </w:rPr>
        <w:t xml:space="preserve"> (Table 8, Maintenance Disbursements by State, 2020, Figure 3), </w:t>
      </w:r>
      <w:r w:rsidR="132D53D1" w:rsidRPr="1A52F602">
        <w:rPr>
          <w:rFonts w:cs="Times New Roman"/>
        </w:rPr>
        <w:t xml:space="preserve">a decrease of </w:t>
      </w:r>
      <w:r w:rsidR="7966A730" w:rsidRPr="1A52F602">
        <w:rPr>
          <w:rFonts w:cs="Times New Roman"/>
        </w:rPr>
        <w:t>8</w:t>
      </w:r>
      <w:r w:rsidR="132D53D1" w:rsidRPr="1A52F602">
        <w:rPr>
          <w:rFonts w:cs="Times New Roman"/>
        </w:rPr>
        <w:t>.</w:t>
      </w:r>
      <w:r w:rsidR="0E1D3A8B" w:rsidRPr="1A52F602">
        <w:rPr>
          <w:rFonts w:cs="Times New Roman"/>
        </w:rPr>
        <w:t>8</w:t>
      </w:r>
      <w:r w:rsidR="34D87404" w:rsidRPr="1A52F602">
        <w:rPr>
          <w:rFonts w:cs="Times New Roman"/>
        </w:rPr>
        <w:t>% from $</w:t>
      </w:r>
      <w:r w:rsidR="132D53D1" w:rsidRPr="1A52F602">
        <w:rPr>
          <w:rFonts w:cs="Times New Roman"/>
        </w:rPr>
        <w:t xml:space="preserve">15,952 </w:t>
      </w:r>
      <w:r w:rsidR="34D87404" w:rsidRPr="1A52F602">
        <w:rPr>
          <w:rFonts w:cs="Times New Roman"/>
        </w:rPr>
        <w:t xml:space="preserve">in </w:t>
      </w:r>
      <w:commentRangeStart w:id="182"/>
      <w:r w:rsidR="34D87404" w:rsidRPr="1A52F602">
        <w:rPr>
          <w:rFonts w:cs="Times New Roman"/>
        </w:rPr>
        <w:t>2018</w:t>
      </w:r>
      <w:commentRangeEnd w:id="182"/>
      <w:r w:rsidR="003E0D52">
        <w:rPr>
          <w:rStyle w:val="CommentReference"/>
        </w:rPr>
        <w:commentReference w:id="182"/>
      </w:r>
      <w:r w:rsidR="34D87404" w:rsidRPr="1A52F602">
        <w:rPr>
          <w:rFonts w:cs="Times New Roman"/>
        </w:rPr>
        <w:t>. This de</w:t>
      </w:r>
      <w:r w:rsidRPr="1A52F602">
        <w:rPr>
          <w:rFonts w:cs="Times New Roman"/>
        </w:rPr>
        <w:t>crease bucks</w:t>
      </w:r>
      <w:r w:rsidR="132D53D1" w:rsidRPr="1A52F602">
        <w:rPr>
          <w:rFonts w:cs="Times New Roman"/>
        </w:rPr>
        <w:t xml:space="preserve"> </w:t>
      </w:r>
      <w:r w:rsidR="34D87404" w:rsidRPr="1A52F602">
        <w:rPr>
          <w:rFonts w:cs="Times New Roman"/>
        </w:rPr>
        <w:t>a generally steady spending trend over the last decade</w:t>
      </w:r>
      <w:r w:rsidR="34D87404" w:rsidRPr="1A52F602">
        <w:rPr>
          <w:rFonts w:cs="Times New Roman"/>
          <w:color w:val="000000" w:themeColor="text1"/>
        </w:rPr>
        <w:t>.</w:t>
      </w:r>
      <w:r w:rsidR="34D87404" w:rsidRPr="1A52F602">
        <w:rPr>
          <w:rFonts w:cs="Times New Roman"/>
          <w:color w:val="FF0000"/>
        </w:rPr>
        <w:t xml:space="preserve"> </w:t>
      </w:r>
      <w:r w:rsidR="34D87404" w:rsidRPr="1A52F602">
        <w:rPr>
          <w:rFonts w:cs="Times New Roman"/>
        </w:rPr>
        <w:t xml:space="preserve">Since 2007, total maintenance disbursements have increased </w:t>
      </w:r>
      <w:r w:rsidR="5842D68D" w:rsidRPr="1A52F602">
        <w:rPr>
          <w:rFonts w:cs="Times New Roman"/>
        </w:rPr>
        <w:t>3</w:t>
      </w:r>
      <w:r w:rsidR="0E4F6C14" w:rsidRPr="1A52F602">
        <w:rPr>
          <w:rFonts w:cs="Times New Roman"/>
        </w:rPr>
        <w:t>7.3</w:t>
      </w:r>
      <w:r w:rsidR="34D87404" w:rsidRPr="1A52F602">
        <w:rPr>
          <w:rFonts w:cs="Times New Roman"/>
        </w:rPr>
        <w:t>%, while the Consumer Price Index (CPI) has increased about 27.4%. </w:t>
      </w:r>
    </w:p>
    <w:p w14:paraId="0104A2B1" w14:textId="77777777" w:rsidR="00662D20" w:rsidRPr="00DF4DC3" w:rsidRDefault="00662D20" w:rsidP="00662D20">
      <w:pPr>
        <w:rPr>
          <w:rFonts w:eastAsia="Times New Roman" w:cs="Times New Roman"/>
          <w:color w:val="FF0000"/>
        </w:rPr>
      </w:pPr>
    </w:p>
    <w:p w14:paraId="1A1C13F0" w14:textId="181A6973" w:rsidR="00662D20" w:rsidRPr="00DF4DC3" w:rsidRDefault="49D7E793" w:rsidP="3C4B1456">
      <w:pPr>
        <w:rPr>
          <w:rFonts w:cs="Times New Roman"/>
        </w:rPr>
      </w:pPr>
      <w:r w:rsidRPr="4A2C2083">
        <w:rPr>
          <w:rFonts w:cs="Times New Roman"/>
        </w:rPr>
        <w:t xml:space="preserve">In 2020, </w:t>
      </w:r>
      <w:r w:rsidR="217D8ABB" w:rsidRPr="4A2C2083">
        <w:rPr>
          <w:rFonts w:cs="Times New Roman"/>
        </w:rPr>
        <w:t xml:space="preserve">New Mexico, </w:t>
      </w:r>
      <w:r w:rsidR="442B96A8" w:rsidRPr="4A2C2083">
        <w:rPr>
          <w:rFonts w:cs="Times New Roman"/>
        </w:rPr>
        <w:t>South Carolina, Mississippi, Alabama, and North Dakota</w:t>
      </w:r>
      <w:r w:rsidR="08B63BB6" w:rsidRPr="4A2C2083">
        <w:rPr>
          <w:rFonts w:cs="Times New Roman"/>
        </w:rPr>
        <w:t xml:space="preserve"> </w:t>
      </w:r>
      <w:r w:rsidRPr="4A2C2083">
        <w:rPr>
          <w:rFonts w:cs="Times New Roman"/>
        </w:rPr>
        <w:t xml:space="preserve">reported the lowest overall maintenance </w:t>
      </w:r>
      <w:bookmarkStart w:id="183" w:name="_Int_ROdzfzvZ"/>
      <w:r w:rsidRPr="4A2C2083">
        <w:rPr>
          <w:rFonts w:cs="Times New Roman"/>
        </w:rPr>
        <w:t>expenditures</w:t>
      </w:r>
      <w:bookmarkEnd w:id="183"/>
      <w:ins w:id="184" w:author="Truong Bui" w:date="2022-10-12T03:05:00Z">
        <w:r w:rsidR="00380375">
          <w:rPr>
            <w:rFonts w:cs="Times New Roman"/>
          </w:rPr>
          <w:t xml:space="preserve"> </w:t>
        </w:r>
        <w:r w:rsidR="00380375">
          <w:rPr>
            <w:rFonts w:cs="Times New Roman"/>
            <w:color w:val="000000" w:themeColor="text1"/>
          </w:rPr>
          <w:t>ratio, after adjusting for urbanization</w:t>
        </w:r>
      </w:ins>
      <w:r w:rsidRPr="4A2C2083">
        <w:rPr>
          <w:rFonts w:cs="Times New Roman"/>
        </w:rPr>
        <w:t xml:space="preserve">. </w:t>
      </w:r>
      <w:r w:rsidR="39497E25" w:rsidRPr="4A2C2083">
        <w:rPr>
          <w:rFonts w:cs="Times New Roman"/>
        </w:rPr>
        <w:t xml:space="preserve">Washington, Vermont, Indiana, Alaska, and New York </w:t>
      </w:r>
      <w:r w:rsidRPr="4A2C2083">
        <w:rPr>
          <w:rFonts w:cs="Times New Roman"/>
        </w:rPr>
        <w:t>reported the highest overall expenditures</w:t>
      </w:r>
      <w:ins w:id="185" w:author="Truong Bui" w:date="2022-10-12T03:05:00Z">
        <w:r w:rsidR="00380375">
          <w:rPr>
            <w:rFonts w:cs="Times New Roman"/>
          </w:rPr>
          <w:t xml:space="preserve"> ratio</w:t>
        </w:r>
      </w:ins>
      <w:r w:rsidRPr="4A2C2083">
        <w:rPr>
          <w:rFonts w:cs="Times New Roman"/>
        </w:rPr>
        <w:t>. Maintenance D</w:t>
      </w:r>
      <w:r w:rsidR="54E8F58E" w:rsidRPr="4A2C2083">
        <w:rPr>
          <w:rFonts w:cs="Times New Roman"/>
          <w:color w:val="000000" w:themeColor="text1"/>
        </w:rPr>
        <w:t xml:space="preserve">isbursements </w:t>
      </w:r>
      <w:ins w:id="186" w:author="Truong Bui" w:date="2022-10-12T03:15:00Z">
        <w:r w:rsidR="00736975">
          <w:rPr>
            <w:rFonts w:cs="Times New Roman"/>
            <w:color w:val="000000" w:themeColor="text1"/>
          </w:rPr>
          <w:t xml:space="preserve">ratios </w:t>
        </w:r>
      </w:ins>
      <w:r w:rsidR="54E8F58E" w:rsidRPr="4A2C2083">
        <w:rPr>
          <w:rFonts w:cs="Times New Roman"/>
          <w:color w:val="000000" w:themeColor="text1"/>
        </w:rPr>
        <w:t>by state for 2020 cannot be compared to previous years, as the methodology for the performance indicator has changed. S</w:t>
      </w:r>
      <w:r w:rsidRPr="4A2C2083">
        <w:rPr>
          <w:rFonts w:cs="Times New Roman"/>
        </w:rPr>
        <w:t xml:space="preserve">ome of the disbursements per state-controlled </w:t>
      </w:r>
      <w:r w:rsidR="2D07C03A" w:rsidRPr="4A2C2083">
        <w:rPr>
          <w:rFonts w:cs="Times New Roman"/>
        </w:rPr>
        <w:t>lane-</w:t>
      </w:r>
      <w:r w:rsidRPr="4A2C2083">
        <w:rPr>
          <w:rFonts w:cs="Times New Roman"/>
        </w:rPr>
        <w:t>mile can vary widely from year to year</w:t>
      </w:r>
      <w:r w:rsidR="7949F523" w:rsidRPr="4A2C2083">
        <w:rPr>
          <w:rFonts w:cs="Times New Roman"/>
        </w:rPr>
        <w:t xml:space="preserve"> </w:t>
      </w:r>
      <w:r w:rsidRPr="4A2C2083">
        <w:rPr>
          <w:rFonts w:cs="Times New Roman"/>
        </w:rPr>
        <w:t>reflecting funding actions and project schedules.   </w:t>
      </w:r>
    </w:p>
    <w:p w14:paraId="4235903D" w14:textId="77777777" w:rsidR="00662D20" w:rsidRPr="00DF4DC3" w:rsidRDefault="00662D20" w:rsidP="00662D20">
      <w:pPr>
        <w:rPr>
          <w:rFonts w:eastAsia="Times New Roman" w:cs="Times New Roman"/>
          <w:color w:val="FF0000"/>
        </w:rPr>
      </w:pPr>
    </w:p>
    <w:p w14:paraId="1BEB5AE4" w14:textId="1DFCE0E9" w:rsidR="00662D20" w:rsidRPr="00DF4DC3" w:rsidRDefault="68F3197C" w:rsidP="652361BB">
      <w:pPr>
        <w:rPr>
          <w:rFonts w:cs="Times New Roman"/>
        </w:rPr>
      </w:pPr>
      <w:commentRangeStart w:id="187"/>
      <w:r w:rsidRPr="652361BB">
        <w:rPr>
          <w:rFonts w:cs="Times New Roman"/>
        </w:rPr>
        <w:t>Table 8: Maintenance Disbursements by State, 2020</w:t>
      </w:r>
      <w:commentRangeEnd w:id="187"/>
      <w:r w:rsidR="00CF726B">
        <w:rPr>
          <w:rStyle w:val="CommentReference"/>
        </w:rPr>
        <w:commentReference w:id="187"/>
      </w:r>
    </w:p>
    <w:tbl>
      <w:tblPr>
        <w:tblW w:w="0" w:type="auto"/>
        <w:tblCellMar>
          <w:top w:w="15" w:type="dxa"/>
          <w:left w:w="15" w:type="dxa"/>
          <w:bottom w:w="15" w:type="dxa"/>
          <w:right w:w="15" w:type="dxa"/>
        </w:tblCellMar>
        <w:tblLook w:val="04A0" w:firstRow="1" w:lastRow="0" w:firstColumn="1" w:lastColumn="0" w:noHBand="0" w:noVBand="1"/>
      </w:tblPr>
      <w:tblGrid>
        <w:gridCol w:w="801"/>
        <w:gridCol w:w="1869"/>
        <w:gridCol w:w="1713"/>
        <w:gridCol w:w="1640"/>
        <w:gridCol w:w="1530"/>
        <w:tblGridChange w:id="188">
          <w:tblGrid>
            <w:gridCol w:w="93"/>
            <w:gridCol w:w="708"/>
            <w:gridCol w:w="93"/>
            <w:gridCol w:w="1776"/>
            <w:gridCol w:w="93"/>
            <w:gridCol w:w="1620"/>
            <w:gridCol w:w="93"/>
            <w:gridCol w:w="1547"/>
            <w:gridCol w:w="93"/>
            <w:gridCol w:w="1437"/>
            <w:gridCol w:w="93"/>
          </w:tblGrid>
        </w:tblGridChange>
      </w:tblGrid>
      <w:tr w:rsidR="003E2DBB" w:rsidRPr="00DF4DC3" w14:paraId="4A5C94AE" w14:textId="4BDAB7A5" w:rsidTr="00043EA0">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F0A916E" w14:textId="53095163" w:rsidR="003E2DBB" w:rsidRPr="00DF4DC3" w:rsidRDefault="003E2DBB" w:rsidP="652361BB">
            <w:pPr>
              <w:rPr>
                <w:rFonts w:cs="Times New Roman"/>
              </w:rPr>
            </w:pPr>
            <w:r w:rsidRPr="652361BB">
              <w:rPr>
                <w:rFonts w:cs="Times New Roman"/>
              </w:rPr>
              <w:t>2020 </w:t>
            </w:r>
          </w:p>
          <w:p w14:paraId="4379F011" w14:textId="77777777" w:rsidR="003E2DBB" w:rsidRPr="00DF4DC3" w:rsidRDefault="003E2DBB" w:rsidP="652361BB">
            <w:pPr>
              <w:spacing w:line="0" w:lineRule="atLeast"/>
              <w:rPr>
                <w:rFonts w:cs="Times New Roman"/>
              </w:rPr>
            </w:pPr>
            <w:r w:rsidRPr="652361BB">
              <w:rPr>
                <w:rFonts w:cs="Times New Roman"/>
              </w:rPr>
              <w:t>Rank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7FBA47A" w14:textId="77777777" w:rsidR="003E2DBB" w:rsidRPr="00DF4DC3" w:rsidRDefault="003E2DBB" w:rsidP="652361BB">
            <w:pPr>
              <w:spacing w:line="0" w:lineRule="atLeast"/>
              <w:rPr>
                <w:rFonts w:cs="Times New Roman"/>
              </w:rPr>
            </w:pPr>
            <w:r w:rsidRPr="652361BB">
              <w:rPr>
                <w:rFonts w:cs="Times New Roman"/>
              </w:rPr>
              <w:t>State</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34137A8" w14:textId="77777777" w:rsidR="003E2DBB" w:rsidRPr="00DF4DC3" w:rsidRDefault="003E2DBB" w:rsidP="652361BB">
            <w:pPr>
              <w:rPr>
                <w:rFonts w:cs="Times New Roman"/>
              </w:rPr>
            </w:pPr>
            <w:r w:rsidRPr="652361BB">
              <w:rPr>
                <w:rFonts w:cs="Times New Roman"/>
              </w:rPr>
              <w:t>Disbursement </w:t>
            </w:r>
          </w:p>
          <w:p w14:paraId="7800CC71" w14:textId="5FC5C58F" w:rsidR="003E2DBB" w:rsidRPr="00DF4DC3" w:rsidRDefault="003E2DBB" w:rsidP="652361BB">
            <w:pPr>
              <w:spacing w:line="0" w:lineRule="atLeast"/>
              <w:rPr>
                <w:rFonts w:cs="Times New Roman"/>
              </w:rPr>
            </w:pPr>
            <w:r w:rsidRPr="652361BB">
              <w:rPr>
                <w:rFonts w:cs="Times New Roman"/>
              </w:rPr>
              <w:t>per Lane-Mile</w:t>
            </w:r>
          </w:p>
        </w:tc>
        <w:tc>
          <w:tcPr>
            <w:tcW w:w="16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8C47326" w14:textId="4B728227" w:rsidR="003E2DBB" w:rsidRPr="652361BB" w:rsidRDefault="00043EA0" w:rsidP="652361BB">
            <w:pPr>
              <w:rPr>
                <w:rFonts w:cs="Times New Roman"/>
              </w:rPr>
            </w:pPr>
            <w:ins w:id="189" w:author="Truong Bui" w:date="2022-10-12T03:06:00Z">
              <w:r>
                <w:rPr>
                  <w:rFonts w:cs="Times New Roman"/>
                  <w:color w:val="000000" w:themeColor="text1"/>
                </w:rPr>
                <w:t xml:space="preserve">Expected </w:t>
              </w:r>
              <w:proofErr w:type="gramStart"/>
              <w:r>
                <w:rPr>
                  <w:rFonts w:cs="Times New Roman"/>
                  <w:color w:val="000000" w:themeColor="text1"/>
                </w:rPr>
                <w:t>Disbursement  per</w:t>
              </w:r>
              <w:proofErr w:type="gramEnd"/>
              <w:r>
                <w:rPr>
                  <w:rFonts w:cs="Times New Roman"/>
                  <w:color w:val="000000" w:themeColor="text1"/>
                </w:rPr>
                <w:t xml:space="preserve"> Lane-Mile</w:t>
              </w:r>
            </w:ins>
            <w:del w:id="190" w:author="Truong Bui" w:date="2022-10-12T03:06:00Z">
              <w:r w:rsidR="002319FE" w:rsidDel="00043EA0">
                <w:rPr>
                  <w:rFonts w:cs="Times New Roman"/>
                </w:rPr>
                <w:delText xml:space="preserve">Conversion Factor </w:delText>
              </w:r>
            </w:del>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0C40963" w14:textId="00B0B908" w:rsidR="003E2DBB" w:rsidRPr="652361BB" w:rsidRDefault="002319FE" w:rsidP="652361BB">
            <w:pPr>
              <w:rPr>
                <w:rFonts w:cs="Times New Roman"/>
              </w:rPr>
            </w:pPr>
            <w:r>
              <w:rPr>
                <w:rFonts w:cs="Times New Roman"/>
              </w:rPr>
              <w:t xml:space="preserve">Adjusted Ratio </w:t>
            </w:r>
          </w:p>
        </w:tc>
      </w:tr>
      <w:tr w:rsidR="00043EA0" w:rsidRPr="00DF4DC3" w14:paraId="0ECCCB0A" w14:textId="1BA8E9A4" w:rsidTr="00043EA0">
        <w:tblPrEx>
          <w:tblW w:w="0" w:type="auto"/>
          <w:tblCellMar>
            <w:top w:w="15" w:type="dxa"/>
            <w:left w:w="15" w:type="dxa"/>
            <w:bottom w:w="15" w:type="dxa"/>
            <w:right w:w="15" w:type="dxa"/>
          </w:tblCellMar>
          <w:tblPrExChange w:id="191" w:author="Truong Bui" w:date="2022-10-12T03:07:00Z">
            <w:tblPrEx>
              <w:tblW w:w="0" w:type="auto"/>
              <w:tblCellMar>
                <w:top w:w="15" w:type="dxa"/>
                <w:left w:w="15" w:type="dxa"/>
                <w:bottom w:w="15" w:type="dxa"/>
                <w:right w:w="15" w:type="dxa"/>
              </w:tblCellMar>
            </w:tblPrEx>
          </w:tblPrExChange>
        </w:tblPrEx>
        <w:trPr>
          <w:trPrChange w:id="192" w:author="Truong Bui" w:date="2022-10-12T03:07:00Z">
            <w:trPr>
              <w:gridBefore w:val="1"/>
            </w:trPr>
          </w:trPrChange>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193" w:author="Truong Bui" w:date="2022-10-12T03:07: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5CC0B53F" w14:textId="77777777" w:rsidR="00043EA0" w:rsidRPr="00DF4DC3" w:rsidRDefault="00043EA0" w:rsidP="00043EA0">
            <w:pPr>
              <w:spacing w:line="0" w:lineRule="atLeast"/>
              <w:rPr>
                <w:rFonts w:cs="Times New Roman"/>
              </w:rPr>
            </w:pPr>
            <w:r w:rsidRPr="652361BB">
              <w:rPr>
                <w:rFonts w:cs="Times New Roman"/>
              </w:rPr>
              <w:t>1</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194" w:author="Truong Bui" w:date="2022-10-12T03:07: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67F60A26" w14:textId="0FEC2089" w:rsidR="00043EA0" w:rsidRPr="00DF4DC3" w:rsidRDefault="00043EA0" w:rsidP="00043EA0">
            <w:pPr>
              <w:spacing w:line="0" w:lineRule="atLeast"/>
              <w:rPr>
                <w:rFonts w:cs="Times New Roman"/>
              </w:rPr>
            </w:pPr>
            <w:r w:rsidRPr="1A52F602">
              <w:rPr>
                <w:rFonts w:cs="Times New Roman"/>
              </w:rPr>
              <w:t>New Mexico</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195" w:author="Truong Bui" w:date="2022-10-12T03:07: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343031FA" w14:textId="6DF781EE" w:rsidR="00043EA0" w:rsidRPr="00DF4DC3" w:rsidRDefault="00043EA0" w:rsidP="00043EA0">
            <w:pPr>
              <w:spacing w:line="0" w:lineRule="atLeast"/>
              <w:rPr>
                <w:rFonts w:cs="Times New Roman"/>
              </w:rPr>
            </w:pPr>
            <w:r w:rsidRPr="1A52F602">
              <w:rPr>
                <w:rFonts w:cs="Times New Roman"/>
              </w:rPr>
              <w:t>$         1,792</w:t>
            </w:r>
          </w:p>
        </w:tc>
        <w:tc>
          <w:tcPr>
            <w:tcW w:w="16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Change w:id="196" w:author="Truong Bui" w:date="2022-10-12T03:07:00Z">
              <w:tcPr>
                <w:tcW w:w="157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64BE4E42" w14:textId="2E9DE4B7" w:rsidR="00043EA0" w:rsidRPr="00043EA0" w:rsidRDefault="00043EA0" w:rsidP="00043EA0">
            <w:pPr>
              <w:spacing w:line="0" w:lineRule="atLeast"/>
              <w:rPr>
                <w:rFonts w:ascii="Cambria" w:hAnsi="Cambria" w:cs="Times New Roman"/>
              </w:rPr>
            </w:pPr>
            <w:ins w:id="197" w:author="Truong Bui" w:date="2022-10-12T03:07:00Z">
              <w:r w:rsidRPr="00043EA0">
                <w:rPr>
                  <w:rFonts w:ascii="Cambria" w:hAnsi="Cambria" w:cs="Calibri"/>
                  <w:color w:val="000000"/>
                </w:rPr>
                <w:t xml:space="preserve"> $               9,220 </w:t>
              </w:r>
            </w:ins>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Change w:id="198" w:author="Truong Bui" w:date="2022-10-12T03:07:00Z">
              <w:tcPr>
                <w:tcW w:w="153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3A1807C7" w14:textId="13A30150" w:rsidR="00043EA0" w:rsidRPr="1A52F602" w:rsidRDefault="00043EA0" w:rsidP="00043EA0">
            <w:pPr>
              <w:spacing w:line="0" w:lineRule="atLeast"/>
              <w:rPr>
                <w:rFonts w:cs="Times New Roman"/>
              </w:rPr>
            </w:pPr>
            <w:r>
              <w:rPr>
                <w:rFonts w:cs="Times New Roman"/>
              </w:rPr>
              <w:t>0.19</w:t>
            </w:r>
          </w:p>
        </w:tc>
      </w:tr>
      <w:tr w:rsidR="00043EA0" w:rsidRPr="00DF4DC3" w14:paraId="20D5F100" w14:textId="46EF36E8" w:rsidTr="00043EA0">
        <w:tblPrEx>
          <w:tblW w:w="0" w:type="auto"/>
          <w:tblCellMar>
            <w:top w:w="15" w:type="dxa"/>
            <w:left w:w="15" w:type="dxa"/>
            <w:bottom w:w="15" w:type="dxa"/>
            <w:right w:w="15" w:type="dxa"/>
          </w:tblCellMar>
          <w:tblPrExChange w:id="199" w:author="Truong Bui" w:date="2022-10-12T03:07:00Z">
            <w:tblPrEx>
              <w:tblW w:w="0" w:type="auto"/>
              <w:tblCellMar>
                <w:top w:w="15" w:type="dxa"/>
                <w:left w:w="15" w:type="dxa"/>
                <w:bottom w:w="15" w:type="dxa"/>
                <w:right w:w="15" w:type="dxa"/>
              </w:tblCellMar>
            </w:tblPrEx>
          </w:tblPrExChange>
        </w:tblPrEx>
        <w:trPr>
          <w:trPrChange w:id="200" w:author="Truong Bui" w:date="2022-10-12T03:07:00Z">
            <w:trPr>
              <w:gridBefore w:val="1"/>
            </w:trPr>
          </w:trPrChange>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201" w:author="Truong Bui" w:date="2022-10-12T03:07: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6195F40E" w14:textId="77777777" w:rsidR="00043EA0" w:rsidRPr="00DF4DC3" w:rsidRDefault="00043EA0" w:rsidP="00043EA0">
            <w:pPr>
              <w:spacing w:line="0" w:lineRule="atLeast"/>
              <w:rPr>
                <w:rFonts w:cs="Times New Roman"/>
              </w:rPr>
            </w:pPr>
            <w:r w:rsidRPr="652361BB">
              <w:rPr>
                <w:rFonts w:cs="Times New Roman"/>
              </w:rPr>
              <w:t>2</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202" w:author="Truong Bui" w:date="2022-10-12T03:07: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50C0AA7B" w14:textId="3E03B051" w:rsidR="00043EA0" w:rsidRPr="00DF4DC3" w:rsidRDefault="00043EA0" w:rsidP="00043EA0">
            <w:pPr>
              <w:spacing w:line="0" w:lineRule="atLeast"/>
              <w:rPr>
                <w:rFonts w:cs="Times New Roman"/>
              </w:rPr>
            </w:pPr>
            <w:r w:rsidRPr="4A2C2083">
              <w:rPr>
                <w:rFonts w:cs="Times New Roman"/>
              </w:rPr>
              <w:t>South Carolina</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203" w:author="Truong Bui" w:date="2022-10-12T03:07: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3DFE1B27" w14:textId="6674E142" w:rsidR="00043EA0" w:rsidRPr="00DF4DC3" w:rsidRDefault="00043EA0" w:rsidP="00043EA0">
            <w:pPr>
              <w:spacing w:line="0" w:lineRule="atLeast"/>
              <w:rPr>
                <w:rFonts w:cs="Times New Roman"/>
              </w:rPr>
            </w:pPr>
            <w:r w:rsidRPr="4A2C2083">
              <w:rPr>
                <w:rFonts w:cs="Times New Roman"/>
              </w:rPr>
              <w:t>$         4,254</w:t>
            </w:r>
          </w:p>
        </w:tc>
        <w:tc>
          <w:tcPr>
            <w:tcW w:w="16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Change w:id="204" w:author="Truong Bui" w:date="2022-10-12T03:07:00Z">
              <w:tcPr>
                <w:tcW w:w="157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1DB78803" w14:textId="7A5C00C4" w:rsidR="00043EA0" w:rsidRPr="00043EA0" w:rsidRDefault="00043EA0" w:rsidP="00043EA0">
            <w:pPr>
              <w:spacing w:line="0" w:lineRule="atLeast"/>
              <w:rPr>
                <w:rFonts w:ascii="Cambria" w:hAnsi="Cambria" w:cs="Times New Roman"/>
              </w:rPr>
            </w:pPr>
            <w:ins w:id="205" w:author="Truong Bui" w:date="2022-10-12T03:07:00Z">
              <w:r w:rsidRPr="00043EA0">
                <w:rPr>
                  <w:rFonts w:ascii="Cambria" w:hAnsi="Cambria" w:cs="Calibri"/>
                  <w:color w:val="000000"/>
                </w:rPr>
                <w:t xml:space="preserve"> $            16,234 </w:t>
              </w:r>
            </w:ins>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Change w:id="206" w:author="Truong Bui" w:date="2022-10-12T03:07:00Z">
              <w:tcPr>
                <w:tcW w:w="153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621A4569" w14:textId="3999D903" w:rsidR="00043EA0" w:rsidRPr="4A2C2083" w:rsidRDefault="00043EA0" w:rsidP="00043EA0">
            <w:pPr>
              <w:spacing w:line="0" w:lineRule="atLeast"/>
              <w:rPr>
                <w:rFonts w:cs="Times New Roman"/>
              </w:rPr>
            </w:pPr>
            <w:r>
              <w:rPr>
                <w:rFonts w:cs="Times New Roman"/>
              </w:rPr>
              <w:t>0.26</w:t>
            </w:r>
          </w:p>
        </w:tc>
      </w:tr>
      <w:tr w:rsidR="00043EA0" w:rsidRPr="00DF4DC3" w14:paraId="05376E31" w14:textId="24E5B2E6" w:rsidTr="00043EA0">
        <w:tblPrEx>
          <w:tblW w:w="0" w:type="auto"/>
          <w:tblCellMar>
            <w:top w:w="15" w:type="dxa"/>
            <w:left w:w="15" w:type="dxa"/>
            <w:bottom w:w="15" w:type="dxa"/>
            <w:right w:w="15" w:type="dxa"/>
          </w:tblCellMar>
          <w:tblPrExChange w:id="207" w:author="Truong Bui" w:date="2022-10-12T03:07:00Z">
            <w:tblPrEx>
              <w:tblW w:w="0" w:type="auto"/>
              <w:tblCellMar>
                <w:top w:w="15" w:type="dxa"/>
                <w:left w:w="15" w:type="dxa"/>
                <w:bottom w:w="15" w:type="dxa"/>
                <w:right w:w="15" w:type="dxa"/>
              </w:tblCellMar>
            </w:tblPrEx>
          </w:tblPrExChange>
        </w:tblPrEx>
        <w:trPr>
          <w:trPrChange w:id="208" w:author="Truong Bui" w:date="2022-10-12T03:07:00Z">
            <w:trPr>
              <w:gridBefore w:val="1"/>
            </w:trPr>
          </w:trPrChange>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209" w:author="Truong Bui" w:date="2022-10-12T03:07: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4A8B3DB4" w14:textId="77777777" w:rsidR="00043EA0" w:rsidRPr="00DF4DC3" w:rsidRDefault="00043EA0" w:rsidP="00043EA0">
            <w:pPr>
              <w:spacing w:line="0" w:lineRule="atLeast"/>
              <w:rPr>
                <w:rFonts w:cs="Times New Roman"/>
              </w:rPr>
            </w:pPr>
            <w:r w:rsidRPr="652361BB">
              <w:rPr>
                <w:rFonts w:cs="Times New Roman"/>
              </w:rPr>
              <w:t>3</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210" w:author="Truong Bui" w:date="2022-10-12T03:07: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5ACAFEC7" w14:textId="1762E2CF" w:rsidR="00043EA0" w:rsidRPr="00DF4DC3" w:rsidRDefault="00043EA0" w:rsidP="00043EA0">
            <w:pPr>
              <w:spacing w:line="0" w:lineRule="atLeast"/>
              <w:rPr>
                <w:rFonts w:cs="Times New Roman"/>
              </w:rPr>
            </w:pPr>
            <w:r w:rsidRPr="4A2C2083">
              <w:rPr>
                <w:rFonts w:cs="Times New Roman"/>
              </w:rPr>
              <w:t>Mississippi</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211" w:author="Truong Bui" w:date="2022-10-12T03:07: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49F5E7A5" w14:textId="1626D904" w:rsidR="00043EA0" w:rsidRPr="00DF4DC3" w:rsidRDefault="00043EA0" w:rsidP="00043EA0">
            <w:pPr>
              <w:spacing w:line="0" w:lineRule="atLeast"/>
              <w:rPr>
                <w:rFonts w:cs="Times New Roman"/>
              </w:rPr>
            </w:pPr>
            <w:r w:rsidRPr="4A2C2083">
              <w:rPr>
                <w:rFonts w:cs="Times New Roman"/>
              </w:rPr>
              <w:t>$         4,390</w:t>
            </w:r>
          </w:p>
        </w:tc>
        <w:tc>
          <w:tcPr>
            <w:tcW w:w="16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Change w:id="212" w:author="Truong Bui" w:date="2022-10-12T03:07:00Z">
              <w:tcPr>
                <w:tcW w:w="157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33E8EA7B" w14:textId="36965990" w:rsidR="00043EA0" w:rsidRPr="00043EA0" w:rsidRDefault="00043EA0" w:rsidP="00043EA0">
            <w:pPr>
              <w:spacing w:line="0" w:lineRule="atLeast"/>
              <w:rPr>
                <w:rFonts w:ascii="Cambria" w:hAnsi="Cambria" w:cs="Times New Roman"/>
              </w:rPr>
            </w:pPr>
            <w:ins w:id="213" w:author="Truong Bui" w:date="2022-10-12T03:07:00Z">
              <w:r w:rsidRPr="00043EA0">
                <w:rPr>
                  <w:rFonts w:ascii="Cambria" w:hAnsi="Cambria" w:cs="Calibri"/>
                  <w:color w:val="000000"/>
                </w:rPr>
                <w:t xml:space="preserve"> $            12,148 </w:t>
              </w:r>
            </w:ins>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Change w:id="214" w:author="Truong Bui" w:date="2022-10-12T03:07:00Z">
              <w:tcPr>
                <w:tcW w:w="153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1B0CEEA9" w14:textId="634A2575" w:rsidR="00043EA0" w:rsidRPr="4A2C2083" w:rsidRDefault="00043EA0" w:rsidP="00043EA0">
            <w:pPr>
              <w:spacing w:line="0" w:lineRule="atLeast"/>
              <w:rPr>
                <w:rFonts w:cs="Times New Roman"/>
              </w:rPr>
            </w:pPr>
            <w:r>
              <w:rPr>
                <w:rFonts w:cs="Times New Roman"/>
              </w:rPr>
              <w:t>0.36</w:t>
            </w:r>
          </w:p>
        </w:tc>
      </w:tr>
      <w:tr w:rsidR="00043EA0" w:rsidRPr="00DF4DC3" w14:paraId="32620B6C" w14:textId="5A2C7959" w:rsidTr="00043EA0">
        <w:tblPrEx>
          <w:tblW w:w="0" w:type="auto"/>
          <w:tblCellMar>
            <w:top w:w="15" w:type="dxa"/>
            <w:left w:w="15" w:type="dxa"/>
            <w:bottom w:w="15" w:type="dxa"/>
            <w:right w:w="15" w:type="dxa"/>
          </w:tblCellMar>
          <w:tblPrExChange w:id="215" w:author="Truong Bui" w:date="2022-10-12T03:07:00Z">
            <w:tblPrEx>
              <w:tblW w:w="0" w:type="auto"/>
              <w:tblCellMar>
                <w:top w:w="15" w:type="dxa"/>
                <w:left w:w="15" w:type="dxa"/>
                <w:bottom w:w="15" w:type="dxa"/>
                <w:right w:w="15" w:type="dxa"/>
              </w:tblCellMar>
            </w:tblPrEx>
          </w:tblPrExChange>
        </w:tblPrEx>
        <w:trPr>
          <w:trPrChange w:id="216" w:author="Truong Bui" w:date="2022-10-12T03:07:00Z">
            <w:trPr>
              <w:gridBefore w:val="1"/>
            </w:trPr>
          </w:trPrChange>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217" w:author="Truong Bui" w:date="2022-10-12T03:07: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3A8AF331" w14:textId="77777777" w:rsidR="00043EA0" w:rsidRPr="00DF4DC3" w:rsidRDefault="00043EA0" w:rsidP="00043EA0">
            <w:pPr>
              <w:spacing w:line="0" w:lineRule="atLeast"/>
              <w:rPr>
                <w:rFonts w:cs="Times New Roman"/>
              </w:rPr>
            </w:pPr>
            <w:r w:rsidRPr="652361BB">
              <w:rPr>
                <w:rFonts w:cs="Times New Roman"/>
              </w:rPr>
              <w:lastRenderedPageBreak/>
              <w:t>4</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218" w:author="Truong Bui" w:date="2022-10-12T03:07: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7FA06AC6" w14:textId="3BF448D7" w:rsidR="00043EA0" w:rsidRPr="00DF4DC3" w:rsidRDefault="00043EA0" w:rsidP="00043EA0">
            <w:pPr>
              <w:spacing w:line="0" w:lineRule="atLeast"/>
              <w:rPr>
                <w:rFonts w:cs="Times New Roman"/>
              </w:rPr>
            </w:pPr>
            <w:r w:rsidRPr="4A2C2083">
              <w:rPr>
                <w:rFonts w:cs="Times New Roman"/>
              </w:rPr>
              <w:t>Alabama</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219" w:author="Truong Bui" w:date="2022-10-12T03:07: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6F98A129" w14:textId="4FDE4155" w:rsidR="00043EA0" w:rsidRPr="00DF4DC3" w:rsidRDefault="00043EA0" w:rsidP="00043EA0">
            <w:pPr>
              <w:spacing w:line="0" w:lineRule="atLeast"/>
              <w:rPr>
                <w:rFonts w:cs="Times New Roman"/>
              </w:rPr>
            </w:pPr>
            <w:r w:rsidRPr="4A2C2083">
              <w:rPr>
                <w:rFonts w:cs="Times New Roman"/>
              </w:rPr>
              <w:t>$         6,897</w:t>
            </w:r>
          </w:p>
        </w:tc>
        <w:tc>
          <w:tcPr>
            <w:tcW w:w="16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Change w:id="220" w:author="Truong Bui" w:date="2022-10-12T03:07:00Z">
              <w:tcPr>
                <w:tcW w:w="157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6468A406" w14:textId="40F6B49E" w:rsidR="00043EA0" w:rsidRPr="00043EA0" w:rsidRDefault="00043EA0" w:rsidP="00043EA0">
            <w:pPr>
              <w:spacing w:line="0" w:lineRule="atLeast"/>
              <w:rPr>
                <w:rFonts w:ascii="Cambria" w:hAnsi="Cambria" w:cs="Times New Roman"/>
              </w:rPr>
            </w:pPr>
            <w:ins w:id="221" w:author="Truong Bui" w:date="2022-10-12T03:07:00Z">
              <w:r w:rsidRPr="00043EA0">
                <w:rPr>
                  <w:rFonts w:ascii="Cambria" w:hAnsi="Cambria" w:cs="Calibri"/>
                  <w:color w:val="000000"/>
                </w:rPr>
                <w:t xml:space="preserve"> $            16,519 </w:t>
              </w:r>
            </w:ins>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Change w:id="222" w:author="Truong Bui" w:date="2022-10-12T03:07:00Z">
              <w:tcPr>
                <w:tcW w:w="153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77382EC2" w14:textId="0CAC0F6B" w:rsidR="00043EA0" w:rsidRPr="4A2C2083" w:rsidRDefault="00043EA0" w:rsidP="00043EA0">
            <w:pPr>
              <w:spacing w:line="0" w:lineRule="atLeast"/>
              <w:rPr>
                <w:rFonts w:cs="Times New Roman"/>
              </w:rPr>
            </w:pPr>
            <w:r>
              <w:rPr>
                <w:rFonts w:cs="Times New Roman"/>
              </w:rPr>
              <w:t>0.42</w:t>
            </w:r>
          </w:p>
        </w:tc>
      </w:tr>
      <w:tr w:rsidR="00043EA0" w:rsidRPr="00DF4DC3" w14:paraId="27701D63" w14:textId="4166CA1A" w:rsidTr="00043EA0">
        <w:tblPrEx>
          <w:tblW w:w="0" w:type="auto"/>
          <w:tblCellMar>
            <w:top w:w="15" w:type="dxa"/>
            <w:left w:w="15" w:type="dxa"/>
            <w:bottom w:w="15" w:type="dxa"/>
            <w:right w:w="15" w:type="dxa"/>
          </w:tblCellMar>
          <w:tblPrExChange w:id="223" w:author="Truong Bui" w:date="2022-10-12T03:07:00Z">
            <w:tblPrEx>
              <w:tblW w:w="0" w:type="auto"/>
              <w:tblCellMar>
                <w:top w:w="15" w:type="dxa"/>
                <w:left w:w="15" w:type="dxa"/>
                <w:bottom w:w="15" w:type="dxa"/>
                <w:right w:w="15" w:type="dxa"/>
              </w:tblCellMar>
            </w:tblPrEx>
          </w:tblPrExChange>
        </w:tblPrEx>
        <w:trPr>
          <w:trPrChange w:id="224" w:author="Truong Bui" w:date="2022-10-12T03:07:00Z">
            <w:trPr>
              <w:gridBefore w:val="1"/>
            </w:trPr>
          </w:trPrChange>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225" w:author="Truong Bui" w:date="2022-10-12T03:07: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765CEAEC" w14:textId="77777777" w:rsidR="00043EA0" w:rsidRPr="00DF4DC3" w:rsidRDefault="00043EA0" w:rsidP="00043EA0">
            <w:pPr>
              <w:spacing w:line="0" w:lineRule="atLeast"/>
              <w:rPr>
                <w:rFonts w:cs="Times New Roman"/>
              </w:rPr>
            </w:pPr>
            <w:r w:rsidRPr="652361BB">
              <w:rPr>
                <w:rFonts w:cs="Times New Roman"/>
              </w:rPr>
              <w:t>5</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226" w:author="Truong Bui" w:date="2022-10-12T03:07: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65AD64E1" w14:textId="2BCD8531" w:rsidR="00043EA0" w:rsidRPr="00DF4DC3" w:rsidRDefault="00043EA0" w:rsidP="00043EA0">
            <w:pPr>
              <w:spacing w:line="0" w:lineRule="atLeast"/>
              <w:rPr>
                <w:rFonts w:cs="Times New Roman"/>
              </w:rPr>
            </w:pPr>
            <w:r w:rsidRPr="4A2C2083">
              <w:rPr>
                <w:rFonts w:cs="Times New Roman"/>
              </w:rPr>
              <w:t>North Dakota</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227" w:author="Truong Bui" w:date="2022-10-12T03:07: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6046B28F" w14:textId="585B59C1" w:rsidR="00043EA0" w:rsidRPr="00DF4DC3" w:rsidRDefault="00043EA0" w:rsidP="00043EA0">
            <w:pPr>
              <w:spacing w:line="0" w:lineRule="atLeast"/>
              <w:rPr>
                <w:rFonts w:cs="Times New Roman"/>
              </w:rPr>
            </w:pPr>
            <w:r w:rsidRPr="4A2C2083">
              <w:rPr>
                <w:rFonts w:cs="Times New Roman"/>
              </w:rPr>
              <w:t>$         1,794</w:t>
            </w:r>
          </w:p>
        </w:tc>
        <w:tc>
          <w:tcPr>
            <w:tcW w:w="16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Change w:id="228" w:author="Truong Bui" w:date="2022-10-12T03:07:00Z">
              <w:tcPr>
                <w:tcW w:w="157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726654D3" w14:textId="537BD9EE" w:rsidR="00043EA0" w:rsidRPr="00043EA0" w:rsidRDefault="00043EA0" w:rsidP="00043EA0">
            <w:pPr>
              <w:spacing w:line="0" w:lineRule="atLeast"/>
              <w:rPr>
                <w:rFonts w:ascii="Cambria" w:hAnsi="Cambria" w:cs="Times New Roman"/>
              </w:rPr>
            </w:pPr>
            <w:ins w:id="229" w:author="Truong Bui" w:date="2022-10-12T03:07:00Z">
              <w:r w:rsidRPr="00043EA0">
                <w:rPr>
                  <w:rFonts w:ascii="Cambria" w:hAnsi="Cambria" w:cs="Calibri"/>
                  <w:color w:val="000000"/>
                </w:rPr>
                <w:t xml:space="preserve"> $               4,281 </w:t>
              </w:r>
            </w:ins>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Change w:id="230" w:author="Truong Bui" w:date="2022-10-12T03:07:00Z">
              <w:tcPr>
                <w:tcW w:w="153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1F642A94" w14:textId="790EE43E" w:rsidR="00043EA0" w:rsidRPr="4A2C2083" w:rsidRDefault="00043EA0" w:rsidP="00043EA0">
            <w:pPr>
              <w:spacing w:line="0" w:lineRule="atLeast"/>
              <w:rPr>
                <w:rFonts w:cs="Times New Roman"/>
              </w:rPr>
            </w:pPr>
            <w:r>
              <w:rPr>
                <w:rFonts w:cs="Times New Roman"/>
              </w:rPr>
              <w:t>0.42</w:t>
            </w:r>
          </w:p>
        </w:tc>
      </w:tr>
      <w:tr w:rsidR="00043EA0" w:rsidRPr="00DF4DC3" w14:paraId="73B44A6B" w14:textId="60C22F27" w:rsidTr="00043EA0">
        <w:tblPrEx>
          <w:tblW w:w="0" w:type="auto"/>
          <w:tblCellMar>
            <w:top w:w="15" w:type="dxa"/>
            <w:left w:w="15" w:type="dxa"/>
            <w:bottom w:w="15" w:type="dxa"/>
            <w:right w:w="15" w:type="dxa"/>
          </w:tblCellMar>
          <w:tblPrExChange w:id="231" w:author="Truong Bui" w:date="2022-10-12T03:07:00Z">
            <w:tblPrEx>
              <w:tblW w:w="0" w:type="auto"/>
              <w:tblCellMar>
                <w:top w:w="15" w:type="dxa"/>
                <w:left w:w="15" w:type="dxa"/>
                <w:bottom w:w="15" w:type="dxa"/>
                <w:right w:w="15" w:type="dxa"/>
              </w:tblCellMar>
            </w:tblPrEx>
          </w:tblPrExChange>
        </w:tblPrEx>
        <w:trPr>
          <w:trPrChange w:id="232" w:author="Truong Bui" w:date="2022-10-12T03:07:00Z">
            <w:trPr>
              <w:gridBefore w:val="1"/>
            </w:trPr>
          </w:trPrChange>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233" w:author="Truong Bui" w:date="2022-10-12T03:07: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132433C9" w14:textId="77777777" w:rsidR="00043EA0" w:rsidRPr="00DF4DC3" w:rsidRDefault="00043EA0" w:rsidP="00043EA0">
            <w:pPr>
              <w:spacing w:line="0" w:lineRule="atLeast"/>
              <w:rPr>
                <w:rFonts w:cs="Times New Roman"/>
              </w:rPr>
            </w:pPr>
            <w:r w:rsidRPr="652361BB">
              <w:rPr>
                <w:rFonts w:cs="Times New Roman"/>
              </w:rPr>
              <w:t>6</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234" w:author="Truong Bui" w:date="2022-10-12T03:07: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6EE3712C" w14:textId="7A5D1D02" w:rsidR="00043EA0" w:rsidRPr="00DF4DC3" w:rsidRDefault="00043EA0" w:rsidP="00043EA0">
            <w:pPr>
              <w:spacing w:line="0" w:lineRule="atLeast"/>
              <w:rPr>
                <w:rFonts w:cs="Times New Roman"/>
              </w:rPr>
            </w:pPr>
            <w:r w:rsidRPr="4A2C2083">
              <w:rPr>
                <w:rFonts w:cs="Times New Roman"/>
              </w:rPr>
              <w:t>Arkansas</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235" w:author="Truong Bui" w:date="2022-10-12T03:07: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686EF2E5" w14:textId="45EE47F6" w:rsidR="00043EA0" w:rsidRPr="00DF4DC3" w:rsidRDefault="00043EA0" w:rsidP="00043EA0">
            <w:pPr>
              <w:spacing w:line="0" w:lineRule="atLeast"/>
              <w:rPr>
                <w:rFonts w:cs="Times New Roman"/>
              </w:rPr>
            </w:pPr>
            <w:r w:rsidRPr="4A2C2083">
              <w:rPr>
                <w:rFonts w:cs="Times New Roman"/>
              </w:rPr>
              <w:t>$         5,449</w:t>
            </w:r>
          </w:p>
        </w:tc>
        <w:tc>
          <w:tcPr>
            <w:tcW w:w="16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Change w:id="236" w:author="Truong Bui" w:date="2022-10-12T03:07:00Z">
              <w:tcPr>
                <w:tcW w:w="157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200B6D29" w14:textId="516452B5" w:rsidR="00043EA0" w:rsidRPr="00043EA0" w:rsidRDefault="00043EA0" w:rsidP="00043EA0">
            <w:pPr>
              <w:spacing w:line="0" w:lineRule="atLeast"/>
              <w:rPr>
                <w:rFonts w:ascii="Cambria" w:hAnsi="Cambria" w:cs="Times New Roman"/>
              </w:rPr>
            </w:pPr>
            <w:ins w:id="237" w:author="Truong Bui" w:date="2022-10-12T03:07:00Z">
              <w:r w:rsidRPr="00043EA0">
                <w:rPr>
                  <w:rFonts w:ascii="Cambria" w:hAnsi="Cambria" w:cs="Calibri"/>
                  <w:color w:val="000000"/>
                </w:rPr>
                <w:t xml:space="preserve"> $            12,745 </w:t>
              </w:r>
            </w:ins>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Change w:id="238" w:author="Truong Bui" w:date="2022-10-12T03:07:00Z">
              <w:tcPr>
                <w:tcW w:w="153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1497DEA3" w14:textId="38BBDCEA" w:rsidR="00043EA0" w:rsidRPr="4A2C2083" w:rsidRDefault="00043EA0" w:rsidP="00043EA0">
            <w:pPr>
              <w:spacing w:line="0" w:lineRule="atLeast"/>
              <w:rPr>
                <w:rFonts w:cs="Times New Roman"/>
              </w:rPr>
            </w:pPr>
            <w:r>
              <w:rPr>
                <w:rFonts w:cs="Times New Roman"/>
              </w:rPr>
              <w:t>0.43</w:t>
            </w:r>
          </w:p>
        </w:tc>
      </w:tr>
      <w:tr w:rsidR="00043EA0" w:rsidRPr="00DF4DC3" w14:paraId="494282E8" w14:textId="2144C32C" w:rsidTr="00043EA0">
        <w:tblPrEx>
          <w:tblW w:w="0" w:type="auto"/>
          <w:tblCellMar>
            <w:top w:w="15" w:type="dxa"/>
            <w:left w:w="15" w:type="dxa"/>
            <w:bottom w:w="15" w:type="dxa"/>
            <w:right w:w="15" w:type="dxa"/>
          </w:tblCellMar>
          <w:tblPrExChange w:id="239" w:author="Truong Bui" w:date="2022-10-12T03:07:00Z">
            <w:tblPrEx>
              <w:tblW w:w="0" w:type="auto"/>
              <w:tblCellMar>
                <w:top w:w="15" w:type="dxa"/>
                <w:left w:w="15" w:type="dxa"/>
                <w:bottom w:w="15" w:type="dxa"/>
                <w:right w:w="15" w:type="dxa"/>
              </w:tblCellMar>
            </w:tblPrEx>
          </w:tblPrExChange>
        </w:tblPrEx>
        <w:trPr>
          <w:trPrChange w:id="240" w:author="Truong Bui" w:date="2022-10-12T03:07:00Z">
            <w:trPr>
              <w:gridBefore w:val="1"/>
            </w:trPr>
          </w:trPrChange>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241" w:author="Truong Bui" w:date="2022-10-12T03:07: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6697D531" w14:textId="77777777" w:rsidR="00043EA0" w:rsidRPr="00DF4DC3" w:rsidRDefault="00043EA0" w:rsidP="00043EA0">
            <w:pPr>
              <w:spacing w:line="0" w:lineRule="atLeast"/>
              <w:rPr>
                <w:rFonts w:cs="Times New Roman"/>
              </w:rPr>
            </w:pPr>
            <w:r w:rsidRPr="652361BB">
              <w:rPr>
                <w:rFonts w:cs="Times New Roman"/>
              </w:rPr>
              <w:t>7</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242" w:author="Truong Bui" w:date="2022-10-12T03:07: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69DAAF69" w14:textId="1A209C8E" w:rsidR="00043EA0" w:rsidRPr="00DF4DC3" w:rsidRDefault="00043EA0" w:rsidP="00043EA0">
            <w:pPr>
              <w:spacing w:line="0" w:lineRule="atLeast"/>
              <w:rPr>
                <w:rFonts w:cs="Times New Roman"/>
              </w:rPr>
            </w:pPr>
            <w:r w:rsidRPr="4A2C2083">
              <w:rPr>
                <w:rFonts w:cs="Times New Roman"/>
              </w:rPr>
              <w:t>Ohio</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243" w:author="Truong Bui" w:date="2022-10-12T03:07: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29A686AB" w14:textId="7AC99D90" w:rsidR="00043EA0" w:rsidRPr="00DF4DC3" w:rsidRDefault="00043EA0" w:rsidP="00043EA0">
            <w:pPr>
              <w:spacing w:line="0" w:lineRule="atLeast"/>
              <w:rPr>
                <w:rFonts w:cs="Times New Roman"/>
              </w:rPr>
            </w:pPr>
            <w:r w:rsidRPr="4A2C2083">
              <w:rPr>
                <w:rFonts w:cs="Times New Roman"/>
              </w:rPr>
              <w:t>$         9,663</w:t>
            </w:r>
          </w:p>
        </w:tc>
        <w:tc>
          <w:tcPr>
            <w:tcW w:w="16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Change w:id="244" w:author="Truong Bui" w:date="2022-10-12T03:07:00Z">
              <w:tcPr>
                <w:tcW w:w="157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27F980BF" w14:textId="10C5BC07" w:rsidR="00043EA0" w:rsidRPr="00043EA0" w:rsidRDefault="00043EA0" w:rsidP="00043EA0">
            <w:pPr>
              <w:spacing w:line="0" w:lineRule="atLeast"/>
              <w:rPr>
                <w:rFonts w:ascii="Cambria" w:hAnsi="Cambria" w:cs="Times New Roman"/>
              </w:rPr>
            </w:pPr>
            <w:ins w:id="245" w:author="Truong Bui" w:date="2022-10-12T03:07:00Z">
              <w:r w:rsidRPr="00043EA0">
                <w:rPr>
                  <w:rFonts w:ascii="Cambria" w:hAnsi="Cambria" w:cs="Calibri"/>
                  <w:color w:val="000000"/>
                </w:rPr>
                <w:t xml:space="preserve"> $            21,904 </w:t>
              </w:r>
            </w:ins>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Change w:id="246" w:author="Truong Bui" w:date="2022-10-12T03:07:00Z">
              <w:tcPr>
                <w:tcW w:w="153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66002C0D" w14:textId="7CCFC7BC" w:rsidR="00043EA0" w:rsidRPr="4A2C2083" w:rsidRDefault="00043EA0" w:rsidP="00043EA0">
            <w:pPr>
              <w:spacing w:line="0" w:lineRule="atLeast"/>
              <w:rPr>
                <w:rFonts w:cs="Times New Roman"/>
              </w:rPr>
            </w:pPr>
            <w:r>
              <w:rPr>
                <w:rFonts w:cs="Times New Roman"/>
              </w:rPr>
              <w:t>0.44</w:t>
            </w:r>
          </w:p>
        </w:tc>
      </w:tr>
      <w:tr w:rsidR="00043EA0" w:rsidRPr="00DF4DC3" w14:paraId="04084E56" w14:textId="2FA6C9FD" w:rsidTr="00043EA0">
        <w:tblPrEx>
          <w:tblW w:w="0" w:type="auto"/>
          <w:tblCellMar>
            <w:top w:w="15" w:type="dxa"/>
            <w:left w:w="15" w:type="dxa"/>
            <w:bottom w:w="15" w:type="dxa"/>
            <w:right w:w="15" w:type="dxa"/>
          </w:tblCellMar>
          <w:tblPrExChange w:id="247" w:author="Truong Bui" w:date="2022-10-12T03:07:00Z">
            <w:tblPrEx>
              <w:tblW w:w="0" w:type="auto"/>
              <w:tblCellMar>
                <w:top w:w="15" w:type="dxa"/>
                <w:left w:w="15" w:type="dxa"/>
                <w:bottom w:w="15" w:type="dxa"/>
                <w:right w:w="15" w:type="dxa"/>
              </w:tblCellMar>
            </w:tblPrEx>
          </w:tblPrExChange>
        </w:tblPrEx>
        <w:trPr>
          <w:trPrChange w:id="248" w:author="Truong Bui" w:date="2022-10-12T03:07:00Z">
            <w:trPr>
              <w:gridBefore w:val="1"/>
            </w:trPr>
          </w:trPrChange>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249" w:author="Truong Bui" w:date="2022-10-12T03:07: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17A4D5BA" w14:textId="77777777" w:rsidR="00043EA0" w:rsidRPr="00DF4DC3" w:rsidRDefault="00043EA0" w:rsidP="00043EA0">
            <w:pPr>
              <w:spacing w:line="0" w:lineRule="atLeast"/>
              <w:rPr>
                <w:rFonts w:cs="Times New Roman"/>
              </w:rPr>
            </w:pPr>
            <w:r w:rsidRPr="652361BB">
              <w:rPr>
                <w:rFonts w:cs="Times New Roman"/>
              </w:rPr>
              <w:t>8</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250" w:author="Truong Bui" w:date="2022-10-12T03:07: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29A7F313" w14:textId="551FE546" w:rsidR="00043EA0" w:rsidRPr="00DF4DC3" w:rsidRDefault="00043EA0" w:rsidP="00043EA0">
            <w:pPr>
              <w:spacing w:line="0" w:lineRule="atLeast"/>
              <w:rPr>
                <w:rFonts w:cs="Times New Roman"/>
              </w:rPr>
            </w:pPr>
            <w:r w:rsidRPr="4A2C2083">
              <w:rPr>
                <w:rFonts w:cs="Times New Roman"/>
              </w:rPr>
              <w:t>North Carolina</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251" w:author="Truong Bui" w:date="2022-10-12T03:07: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68224D32" w14:textId="11F2FB7D" w:rsidR="00043EA0" w:rsidRPr="00DF4DC3" w:rsidRDefault="00043EA0" w:rsidP="00043EA0">
            <w:pPr>
              <w:spacing w:line="0" w:lineRule="atLeast"/>
              <w:rPr>
                <w:rFonts w:cs="Times New Roman"/>
              </w:rPr>
            </w:pPr>
            <w:r w:rsidRPr="4A2C2083">
              <w:rPr>
                <w:rFonts w:cs="Times New Roman"/>
              </w:rPr>
              <w:t>$         7,330</w:t>
            </w:r>
          </w:p>
        </w:tc>
        <w:tc>
          <w:tcPr>
            <w:tcW w:w="16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Change w:id="252" w:author="Truong Bui" w:date="2022-10-12T03:07:00Z">
              <w:tcPr>
                <w:tcW w:w="157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3543119C" w14:textId="0CCB1CF5" w:rsidR="00043EA0" w:rsidRPr="00043EA0" w:rsidRDefault="00043EA0" w:rsidP="00043EA0">
            <w:pPr>
              <w:spacing w:line="0" w:lineRule="atLeast"/>
              <w:rPr>
                <w:rFonts w:ascii="Cambria" w:hAnsi="Cambria" w:cs="Times New Roman"/>
              </w:rPr>
            </w:pPr>
            <w:ins w:id="253" w:author="Truong Bui" w:date="2022-10-12T03:07:00Z">
              <w:r w:rsidRPr="00043EA0">
                <w:rPr>
                  <w:rFonts w:ascii="Cambria" w:hAnsi="Cambria" w:cs="Calibri"/>
                  <w:color w:val="000000"/>
                </w:rPr>
                <w:t xml:space="preserve"> $            15,961 </w:t>
              </w:r>
            </w:ins>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Change w:id="254" w:author="Truong Bui" w:date="2022-10-12T03:07:00Z">
              <w:tcPr>
                <w:tcW w:w="153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2C9FAB87" w14:textId="3512E039" w:rsidR="00043EA0" w:rsidRPr="4A2C2083" w:rsidRDefault="00043EA0" w:rsidP="00043EA0">
            <w:pPr>
              <w:spacing w:line="0" w:lineRule="atLeast"/>
              <w:rPr>
                <w:rFonts w:cs="Times New Roman"/>
              </w:rPr>
            </w:pPr>
            <w:r>
              <w:rPr>
                <w:rFonts w:cs="Times New Roman"/>
              </w:rPr>
              <w:t>0.46</w:t>
            </w:r>
          </w:p>
        </w:tc>
      </w:tr>
      <w:tr w:rsidR="00043EA0" w:rsidRPr="00DF4DC3" w14:paraId="5E674288" w14:textId="048431DD" w:rsidTr="00043EA0">
        <w:tblPrEx>
          <w:tblW w:w="0" w:type="auto"/>
          <w:tblCellMar>
            <w:top w:w="15" w:type="dxa"/>
            <w:left w:w="15" w:type="dxa"/>
            <w:bottom w:w="15" w:type="dxa"/>
            <w:right w:w="15" w:type="dxa"/>
          </w:tblCellMar>
          <w:tblPrExChange w:id="255" w:author="Truong Bui" w:date="2022-10-12T03:07:00Z">
            <w:tblPrEx>
              <w:tblW w:w="0" w:type="auto"/>
              <w:tblCellMar>
                <w:top w:w="15" w:type="dxa"/>
                <w:left w:w="15" w:type="dxa"/>
                <w:bottom w:w="15" w:type="dxa"/>
                <w:right w:w="15" w:type="dxa"/>
              </w:tblCellMar>
            </w:tblPrEx>
          </w:tblPrExChange>
        </w:tblPrEx>
        <w:trPr>
          <w:trPrChange w:id="256" w:author="Truong Bui" w:date="2022-10-12T03:07:00Z">
            <w:trPr>
              <w:gridBefore w:val="1"/>
            </w:trPr>
          </w:trPrChange>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257" w:author="Truong Bui" w:date="2022-10-12T03:07: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4DB1DB69" w14:textId="77777777" w:rsidR="00043EA0" w:rsidRPr="00DF4DC3" w:rsidRDefault="00043EA0" w:rsidP="00043EA0">
            <w:pPr>
              <w:spacing w:line="0" w:lineRule="atLeast"/>
              <w:rPr>
                <w:rFonts w:cs="Times New Roman"/>
              </w:rPr>
            </w:pPr>
            <w:r w:rsidRPr="652361BB">
              <w:rPr>
                <w:rFonts w:cs="Times New Roman"/>
              </w:rPr>
              <w:t>9</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Change w:id="258" w:author="Truong Bui" w:date="2022-10-12T03:07: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tcPrChange>
          </w:tcPr>
          <w:p w14:paraId="3B3B1E64" w14:textId="44253C55" w:rsidR="00043EA0" w:rsidRPr="00DF4DC3" w:rsidRDefault="00043EA0" w:rsidP="00043EA0">
            <w:pPr>
              <w:spacing w:line="0" w:lineRule="atLeast"/>
              <w:rPr>
                <w:rFonts w:cs="Times New Roman"/>
              </w:rPr>
            </w:pPr>
            <w:r w:rsidRPr="4A2C2083">
              <w:rPr>
                <w:rFonts w:cs="Times New Roman"/>
              </w:rPr>
              <w:t>West Virginia</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Change w:id="259" w:author="Truong Bui" w:date="2022-10-12T03:07: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tcPrChange>
          </w:tcPr>
          <w:p w14:paraId="5CB242AD" w14:textId="4774CFDB" w:rsidR="00043EA0" w:rsidRPr="00DF4DC3" w:rsidRDefault="00043EA0" w:rsidP="00043EA0">
            <w:pPr>
              <w:spacing w:line="0" w:lineRule="atLeast"/>
              <w:rPr>
                <w:rFonts w:cs="Times New Roman"/>
              </w:rPr>
            </w:pPr>
            <w:r w:rsidRPr="4A2C2083">
              <w:rPr>
                <w:rFonts w:cs="Times New Roman"/>
              </w:rPr>
              <w:t>$       4,710</w:t>
            </w:r>
          </w:p>
        </w:tc>
        <w:tc>
          <w:tcPr>
            <w:tcW w:w="16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Change w:id="260" w:author="Truong Bui" w:date="2022-10-12T03:07:00Z">
              <w:tcPr>
                <w:tcW w:w="157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5912C12E" w14:textId="67229042" w:rsidR="00043EA0" w:rsidRPr="00043EA0" w:rsidRDefault="00043EA0" w:rsidP="00043EA0">
            <w:pPr>
              <w:spacing w:line="0" w:lineRule="atLeast"/>
              <w:rPr>
                <w:rFonts w:ascii="Cambria" w:hAnsi="Cambria" w:cs="Times New Roman"/>
              </w:rPr>
            </w:pPr>
            <w:ins w:id="261" w:author="Truong Bui" w:date="2022-10-12T03:07:00Z">
              <w:r w:rsidRPr="00043EA0">
                <w:rPr>
                  <w:rFonts w:ascii="Cambria" w:hAnsi="Cambria" w:cs="Calibri"/>
                  <w:color w:val="000000"/>
                </w:rPr>
                <w:t xml:space="preserve"> $               9,853 </w:t>
              </w:r>
            </w:ins>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Change w:id="262" w:author="Truong Bui" w:date="2022-10-12T03:07:00Z">
              <w:tcPr>
                <w:tcW w:w="153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5E799A43" w14:textId="5A8C398C" w:rsidR="00043EA0" w:rsidRPr="4A2C2083" w:rsidRDefault="00043EA0" w:rsidP="00043EA0">
            <w:pPr>
              <w:spacing w:line="0" w:lineRule="atLeast"/>
              <w:rPr>
                <w:rFonts w:cs="Times New Roman"/>
              </w:rPr>
            </w:pPr>
            <w:r>
              <w:rPr>
                <w:rFonts w:cs="Times New Roman"/>
              </w:rPr>
              <w:t>0.48</w:t>
            </w:r>
          </w:p>
        </w:tc>
      </w:tr>
      <w:tr w:rsidR="00043EA0" w:rsidRPr="00DF4DC3" w14:paraId="6F042E07" w14:textId="7A1FF845" w:rsidTr="00043EA0">
        <w:tblPrEx>
          <w:tblW w:w="0" w:type="auto"/>
          <w:tblCellMar>
            <w:top w:w="15" w:type="dxa"/>
            <w:left w:w="15" w:type="dxa"/>
            <w:bottom w:w="15" w:type="dxa"/>
            <w:right w:w="15" w:type="dxa"/>
          </w:tblCellMar>
          <w:tblPrExChange w:id="263" w:author="Truong Bui" w:date="2022-10-12T03:07:00Z">
            <w:tblPrEx>
              <w:tblW w:w="0" w:type="auto"/>
              <w:tblCellMar>
                <w:top w:w="15" w:type="dxa"/>
                <w:left w:w="15" w:type="dxa"/>
                <w:bottom w:w="15" w:type="dxa"/>
                <w:right w:w="15" w:type="dxa"/>
              </w:tblCellMar>
            </w:tblPrEx>
          </w:tblPrExChange>
        </w:tblPrEx>
        <w:trPr>
          <w:trPrChange w:id="264" w:author="Truong Bui" w:date="2022-10-12T03:07:00Z">
            <w:trPr>
              <w:gridBefore w:val="1"/>
            </w:trPr>
          </w:trPrChange>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265" w:author="Truong Bui" w:date="2022-10-12T03:07: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3A705743" w14:textId="77777777" w:rsidR="00043EA0" w:rsidRPr="00DF4DC3" w:rsidRDefault="00043EA0" w:rsidP="00043EA0">
            <w:pPr>
              <w:spacing w:line="0" w:lineRule="atLeast"/>
              <w:rPr>
                <w:rFonts w:cs="Times New Roman"/>
              </w:rPr>
            </w:pPr>
            <w:r w:rsidRPr="652361BB">
              <w:rPr>
                <w:rFonts w:cs="Times New Roman"/>
              </w:rPr>
              <w:t>10</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Change w:id="266" w:author="Truong Bui" w:date="2022-10-12T03:07: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tcPrChange>
          </w:tcPr>
          <w:p w14:paraId="02D088D9" w14:textId="1D0BC923" w:rsidR="00043EA0" w:rsidRPr="00DF4DC3" w:rsidRDefault="00043EA0" w:rsidP="00043EA0">
            <w:pPr>
              <w:spacing w:line="0" w:lineRule="atLeast"/>
              <w:rPr>
                <w:rFonts w:cs="Times New Roman"/>
              </w:rPr>
            </w:pPr>
            <w:r w:rsidRPr="4A2C2083">
              <w:rPr>
                <w:rFonts w:cs="Times New Roman"/>
              </w:rPr>
              <w:t>Arizona</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Change w:id="267" w:author="Truong Bui" w:date="2022-10-12T03:07: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tcPrChange>
          </w:tcPr>
          <w:p w14:paraId="6BFA28A8" w14:textId="263FC943" w:rsidR="00043EA0" w:rsidRPr="00DF4DC3" w:rsidRDefault="00043EA0" w:rsidP="00043EA0">
            <w:pPr>
              <w:spacing w:line="0" w:lineRule="atLeast"/>
              <w:rPr>
                <w:rFonts w:cs="Times New Roman"/>
              </w:rPr>
            </w:pPr>
            <w:r w:rsidRPr="4A2C2083">
              <w:rPr>
                <w:rFonts w:cs="Times New Roman"/>
              </w:rPr>
              <w:t>$         8,054</w:t>
            </w:r>
          </w:p>
        </w:tc>
        <w:tc>
          <w:tcPr>
            <w:tcW w:w="16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Change w:id="268" w:author="Truong Bui" w:date="2022-10-12T03:07:00Z">
              <w:tcPr>
                <w:tcW w:w="157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26AD026A" w14:textId="34052917" w:rsidR="00043EA0" w:rsidRPr="00043EA0" w:rsidRDefault="00043EA0" w:rsidP="00043EA0">
            <w:pPr>
              <w:spacing w:line="0" w:lineRule="atLeast"/>
              <w:rPr>
                <w:rFonts w:ascii="Cambria" w:hAnsi="Cambria" w:cs="Times New Roman"/>
              </w:rPr>
            </w:pPr>
            <w:ins w:id="269" w:author="Truong Bui" w:date="2022-10-12T03:07:00Z">
              <w:r w:rsidRPr="00043EA0">
                <w:rPr>
                  <w:rFonts w:ascii="Cambria" w:hAnsi="Cambria" w:cs="Calibri"/>
                  <w:color w:val="000000"/>
                </w:rPr>
                <w:t xml:space="preserve"> $            15,984 </w:t>
              </w:r>
            </w:ins>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Change w:id="270" w:author="Truong Bui" w:date="2022-10-12T03:07:00Z">
              <w:tcPr>
                <w:tcW w:w="153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3784598A" w14:textId="3392D790" w:rsidR="00043EA0" w:rsidRPr="4A2C2083" w:rsidRDefault="00043EA0" w:rsidP="00043EA0">
            <w:pPr>
              <w:spacing w:line="0" w:lineRule="atLeast"/>
              <w:rPr>
                <w:rFonts w:cs="Times New Roman"/>
              </w:rPr>
            </w:pPr>
            <w:r>
              <w:rPr>
                <w:rFonts w:cs="Times New Roman"/>
              </w:rPr>
              <w:t>0.50</w:t>
            </w:r>
          </w:p>
        </w:tc>
      </w:tr>
      <w:tr w:rsidR="00043EA0" w:rsidRPr="00DF4DC3" w14:paraId="780DCF20" w14:textId="6B6BE151" w:rsidTr="00043EA0">
        <w:tblPrEx>
          <w:tblW w:w="0" w:type="auto"/>
          <w:tblCellMar>
            <w:top w:w="15" w:type="dxa"/>
            <w:left w:w="15" w:type="dxa"/>
            <w:bottom w:w="15" w:type="dxa"/>
            <w:right w:w="15" w:type="dxa"/>
          </w:tblCellMar>
          <w:tblPrExChange w:id="271" w:author="Truong Bui" w:date="2022-10-12T03:07:00Z">
            <w:tblPrEx>
              <w:tblW w:w="0" w:type="auto"/>
              <w:tblCellMar>
                <w:top w:w="15" w:type="dxa"/>
                <w:left w:w="15" w:type="dxa"/>
                <w:bottom w:w="15" w:type="dxa"/>
                <w:right w:w="15" w:type="dxa"/>
              </w:tblCellMar>
            </w:tblPrEx>
          </w:tblPrExChange>
        </w:tblPrEx>
        <w:trPr>
          <w:trPrChange w:id="272" w:author="Truong Bui" w:date="2022-10-12T03:07:00Z">
            <w:trPr>
              <w:gridBefore w:val="1"/>
            </w:trPr>
          </w:trPrChange>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273" w:author="Truong Bui" w:date="2022-10-12T03:07: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0E66B5DC" w14:textId="77777777" w:rsidR="00043EA0" w:rsidRPr="00DF4DC3" w:rsidRDefault="00043EA0" w:rsidP="00043EA0">
            <w:pPr>
              <w:spacing w:line="0" w:lineRule="atLeast"/>
              <w:rPr>
                <w:rFonts w:cs="Times New Roman"/>
              </w:rPr>
            </w:pPr>
            <w:r w:rsidRPr="652361BB">
              <w:rPr>
                <w:rFonts w:cs="Times New Roman"/>
              </w:rPr>
              <w:t>11</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Change w:id="274" w:author="Truong Bui" w:date="2022-10-12T03:07: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tcPrChange>
          </w:tcPr>
          <w:p w14:paraId="155B8161" w14:textId="1B2CD82B" w:rsidR="00043EA0" w:rsidRPr="00DF4DC3" w:rsidRDefault="00043EA0" w:rsidP="00043EA0">
            <w:pPr>
              <w:spacing w:line="0" w:lineRule="atLeast"/>
              <w:rPr>
                <w:rFonts w:cs="Times New Roman"/>
              </w:rPr>
            </w:pPr>
            <w:r w:rsidRPr="4A2C2083">
              <w:rPr>
                <w:rFonts w:cs="Times New Roman"/>
              </w:rPr>
              <w:t>Tennessee</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Change w:id="275" w:author="Truong Bui" w:date="2022-10-12T03:07: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tcPrChange>
          </w:tcPr>
          <w:p w14:paraId="692FC271" w14:textId="66C28DAA" w:rsidR="00043EA0" w:rsidRPr="00DF4DC3" w:rsidRDefault="00043EA0" w:rsidP="00043EA0">
            <w:pPr>
              <w:spacing w:line="0" w:lineRule="atLeast"/>
              <w:rPr>
                <w:rFonts w:cs="Times New Roman"/>
              </w:rPr>
            </w:pPr>
            <w:r w:rsidRPr="4A2C2083">
              <w:rPr>
                <w:rFonts w:cs="Times New Roman"/>
              </w:rPr>
              <w:t>$         10,695</w:t>
            </w:r>
          </w:p>
        </w:tc>
        <w:tc>
          <w:tcPr>
            <w:tcW w:w="16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Change w:id="276" w:author="Truong Bui" w:date="2022-10-12T03:07:00Z">
              <w:tcPr>
                <w:tcW w:w="157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4B6A6C8B" w14:textId="45062D86" w:rsidR="00043EA0" w:rsidRPr="00043EA0" w:rsidRDefault="00043EA0" w:rsidP="00043EA0">
            <w:pPr>
              <w:spacing w:line="0" w:lineRule="atLeast"/>
              <w:rPr>
                <w:rFonts w:ascii="Cambria" w:hAnsi="Cambria" w:cs="Times New Roman"/>
              </w:rPr>
            </w:pPr>
            <w:ins w:id="277" w:author="Truong Bui" w:date="2022-10-12T03:07:00Z">
              <w:r w:rsidRPr="00043EA0">
                <w:rPr>
                  <w:rFonts w:ascii="Cambria" w:hAnsi="Cambria" w:cs="Calibri"/>
                  <w:color w:val="000000"/>
                </w:rPr>
                <w:t xml:space="preserve"> $            19,805 </w:t>
              </w:r>
            </w:ins>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Change w:id="278" w:author="Truong Bui" w:date="2022-10-12T03:07:00Z">
              <w:tcPr>
                <w:tcW w:w="153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24AFC6A1" w14:textId="42028EB5" w:rsidR="00043EA0" w:rsidRPr="4A2C2083" w:rsidRDefault="00043EA0" w:rsidP="00043EA0">
            <w:pPr>
              <w:spacing w:line="0" w:lineRule="atLeast"/>
              <w:rPr>
                <w:rFonts w:cs="Times New Roman"/>
              </w:rPr>
            </w:pPr>
            <w:r>
              <w:rPr>
                <w:rFonts w:cs="Times New Roman"/>
              </w:rPr>
              <w:t>0.54</w:t>
            </w:r>
          </w:p>
        </w:tc>
      </w:tr>
      <w:tr w:rsidR="00043EA0" w:rsidRPr="00DF4DC3" w14:paraId="1066F067" w14:textId="0663DF0A" w:rsidTr="00043EA0">
        <w:tblPrEx>
          <w:tblW w:w="0" w:type="auto"/>
          <w:tblCellMar>
            <w:top w:w="15" w:type="dxa"/>
            <w:left w:w="15" w:type="dxa"/>
            <w:bottom w:w="15" w:type="dxa"/>
            <w:right w:w="15" w:type="dxa"/>
          </w:tblCellMar>
          <w:tblPrExChange w:id="279" w:author="Truong Bui" w:date="2022-10-12T03:07:00Z">
            <w:tblPrEx>
              <w:tblW w:w="0" w:type="auto"/>
              <w:tblCellMar>
                <w:top w:w="15" w:type="dxa"/>
                <w:left w:w="15" w:type="dxa"/>
                <w:bottom w:w="15" w:type="dxa"/>
                <w:right w:w="15" w:type="dxa"/>
              </w:tblCellMar>
            </w:tblPrEx>
          </w:tblPrExChange>
        </w:tblPrEx>
        <w:trPr>
          <w:trPrChange w:id="280" w:author="Truong Bui" w:date="2022-10-12T03:07:00Z">
            <w:trPr>
              <w:gridBefore w:val="1"/>
            </w:trPr>
          </w:trPrChange>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281" w:author="Truong Bui" w:date="2022-10-12T03:07: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44CFF9A8" w14:textId="77777777" w:rsidR="00043EA0" w:rsidRPr="00DF4DC3" w:rsidRDefault="00043EA0" w:rsidP="00043EA0">
            <w:pPr>
              <w:spacing w:line="0" w:lineRule="atLeast"/>
              <w:rPr>
                <w:rFonts w:cs="Times New Roman"/>
              </w:rPr>
            </w:pPr>
            <w:r w:rsidRPr="652361BB">
              <w:rPr>
                <w:rFonts w:cs="Times New Roman"/>
              </w:rPr>
              <w:t>12</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Change w:id="282" w:author="Truong Bui" w:date="2022-10-12T03:07: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tcPrChange>
          </w:tcPr>
          <w:p w14:paraId="79A985C2" w14:textId="1B458F28" w:rsidR="00043EA0" w:rsidRPr="00DF4DC3" w:rsidRDefault="00043EA0" w:rsidP="00043EA0">
            <w:pPr>
              <w:spacing w:line="0" w:lineRule="atLeast"/>
              <w:rPr>
                <w:rFonts w:cs="Times New Roman"/>
              </w:rPr>
            </w:pPr>
            <w:r w:rsidRPr="4A2C2083">
              <w:rPr>
                <w:rFonts w:cs="Times New Roman"/>
              </w:rPr>
              <w:t>Michigan</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Change w:id="283" w:author="Truong Bui" w:date="2022-10-12T03:07: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tcPrChange>
          </w:tcPr>
          <w:p w14:paraId="5F6EF989" w14:textId="46852980" w:rsidR="00043EA0" w:rsidRPr="00DF4DC3" w:rsidRDefault="00043EA0" w:rsidP="00043EA0">
            <w:pPr>
              <w:spacing w:line="0" w:lineRule="atLeast"/>
              <w:rPr>
                <w:rFonts w:cs="Times New Roman"/>
              </w:rPr>
            </w:pPr>
            <w:r w:rsidRPr="4A2C2083">
              <w:rPr>
                <w:rFonts w:cs="Times New Roman"/>
              </w:rPr>
              <w:t>$         13,851</w:t>
            </w:r>
          </w:p>
        </w:tc>
        <w:tc>
          <w:tcPr>
            <w:tcW w:w="16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Change w:id="284" w:author="Truong Bui" w:date="2022-10-12T03:07:00Z">
              <w:tcPr>
                <w:tcW w:w="157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5274B6EA" w14:textId="190D432D" w:rsidR="00043EA0" w:rsidRPr="00043EA0" w:rsidRDefault="00043EA0" w:rsidP="00043EA0">
            <w:pPr>
              <w:spacing w:line="0" w:lineRule="atLeast"/>
              <w:rPr>
                <w:rFonts w:ascii="Cambria" w:hAnsi="Cambria" w:cs="Times New Roman"/>
              </w:rPr>
            </w:pPr>
            <w:ins w:id="285" w:author="Truong Bui" w:date="2022-10-12T03:07:00Z">
              <w:r w:rsidRPr="00043EA0">
                <w:rPr>
                  <w:rFonts w:ascii="Cambria" w:hAnsi="Cambria" w:cs="Calibri"/>
                  <w:color w:val="000000"/>
                </w:rPr>
                <w:t xml:space="preserve"> $            24,093 </w:t>
              </w:r>
            </w:ins>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Change w:id="286" w:author="Truong Bui" w:date="2022-10-12T03:07:00Z">
              <w:tcPr>
                <w:tcW w:w="153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40704039" w14:textId="2066116C" w:rsidR="00043EA0" w:rsidRPr="4A2C2083" w:rsidRDefault="00043EA0" w:rsidP="00043EA0">
            <w:pPr>
              <w:spacing w:line="0" w:lineRule="atLeast"/>
              <w:rPr>
                <w:rFonts w:cs="Times New Roman"/>
              </w:rPr>
            </w:pPr>
            <w:r>
              <w:rPr>
                <w:rFonts w:cs="Times New Roman"/>
              </w:rPr>
              <w:t>0.57</w:t>
            </w:r>
          </w:p>
        </w:tc>
      </w:tr>
      <w:tr w:rsidR="00043EA0" w:rsidRPr="00DF4DC3" w14:paraId="6D4A1498" w14:textId="2D5CB063" w:rsidTr="00043EA0">
        <w:tblPrEx>
          <w:tblW w:w="0" w:type="auto"/>
          <w:tblCellMar>
            <w:top w:w="15" w:type="dxa"/>
            <w:left w:w="15" w:type="dxa"/>
            <w:bottom w:w="15" w:type="dxa"/>
            <w:right w:w="15" w:type="dxa"/>
          </w:tblCellMar>
          <w:tblPrExChange w:id="287" w:author="Truong Bui" w:date="2022-10-12T03:07:00Z">
            <w:tblPrEx>
              <w:tblW w:w="0" w:type="auto"/>
              <w:tblCellMar>
                <w:top w:w="15" w:type="dxa"/>
                <w:left w:w="15" w:type="dxa"/>
                <w:bottom w:w="15" w:type="dxa"/>
                <w:right w:w="15" w:type="dxa"/>
              </w:tblCellMar>
            </w:tblPrEx>
          </w:tblPrExChange>
        </w:tblPrEx>
        <w:trPr>
          <w:trPrChange w:id="288" w:author="Truong Bui" w:date="2022-10-12T03:07:00Z">
            <w:trPr>
              <w:gridBefore w:val="1"/>
            </w:trPr>
          </w:trPrChange>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289" w:author="Truong Bui" w:date="2022-10-12T03:07: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5821645A" w14:textId="77777777" w:rsidR="00043EA0" w:rsidRPr="00DF4DC3" w:rsidRDefault="00043EA0" w:rsidP="00043EA0">
            <w:pPr>
              <w:spacing w:line="0" w:lineRule="atLeast"/>
              <w:rPr>
                <w:rFonts w:cs="Times New Roman"/>
              </w:rPr>
            </w:pPr>
            <w:r w:rsidRPr="652361BB">
              <w:rPr>
                <w:rFonts w:cs="Times New Roman"/>
              </w:rPr>
              <w:t>13</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Change w:id="290" w:author="Truong Bui" w:date="2022-10-12T03:07: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tcPrChange>
          </w:tcPr>
          <w:p w14:paraId="1413AEBC" w14:textId="22B0C7CE" w:rsidR="00043EA0" w:rsidRPr="00DF4DC3" w:rsidRDefault="00043EA0" w:rsidP="00043EA0">
            <w:pPr>
              <w:spacing w:line="0" w:lineRule="atLeast"/>
              <w:rPr>
                <w:rFonts w:cs="Times New Roman"/>
              </w:rPr>
            </w:pPr>
            <w:r w:rsidRPr="4A2C2083">
              <w:rPr>
                <w:rFonts w:cs="Times New Roman"/>
              </w:rPr>
              <w:t>Georgia</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Change w:id="291" w:author="Truong Bui" w:date="2022-10-12T03:07: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tcPrChange>
          </w:tcPr>
          <w:p w14:paraId="4B6723A1" w14:textId="461F6D2C" w:rsidR="00043EA0" w:rsidRPr="00DF4DC3" w:rsidRDefault="00043EA0" w:rsidP="00043EA0">
            <w:pPr>
              <w:spacing w:line="0" w:lineRule="atLeast"/>
              <w:rPr>
                <w:rFonts w:cs="Times New Roman"/>
              </w:rPr>
            </w:pPr>
            <w:r w:rsidRPr="4A2C2083">
              <w:rPr>
                <w:rFonts w:cs="Times New Roman"/>
              </w:rPr>
              <w:t>$         12,463</w:t>
            </w:r>
          </w:p>
        </w:tc>
        <w:tc>
          <w:tcPr>
            <w:tcW w:w="16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Change w:id="292" w:author="Truong Bui" w:date="2022-10-12T03:07:00Z">
              <w:tcPr>
                <w:tcW w:w="157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4A40FF48" w14:textId="2CD6D27E" w:rsidR="00043EA0" w:rsidRPr="00043EA0" w:rsidRDefault="00043EA0" w:rsidP="00043EA0">
            <w:pPr>
              <w:spacing w:line="0" w:lineRule="atLeast"/>
              <w:rPr>
                <w:rFonts w:ascii="Cambria" w:hAnsi="Cambria" w:cs="Times New Roman"/>
              </w:rPr>
            </w:pPr>
            <w:ins w:id="293" w:author="Truong Bui" w:date="2022-10-12T03:07:00Z">
              <w:r w:rsidRPr="00043EA0">
                <w:rPr>
                  <w:rFonts w:ascii="Cambria" w:hAnsi="Cambria" w:cs="Calibri"/>
                  <w:color w:val="000000"/>
                </w:rPr>
                <w:t xml:space="preserve"> $            21,677 </w:t>
              </w:r>
            </w:ins>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Change w:id="294" w:author="Truong Bui" w:date="2022-10-12T03:07:00Z">
              <w:tcPr>
                <w:tcW w:w="153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57E78C19" w14:textId="126B77EA" w:rsidR="00043EA0" w:rsidRPr="4A2C2083" w:rsidRDefault="00043EA0" w:rsidP="00043EA0">
            <w:pPr>
              <w:spacing w:line="0" w:lineRule="atLeast"/>
              <w:rPr>
                <w:rFonts w:cs="Times New Roman"/>
              </w:rPr>
            </w:pPr>
            <w:r>
              <w:rPr>
                <w:rFonts w:cs="Times New Roman"/>
              </w:rPr>
              <w:t>0.57</w:t>
            </w:r>
          </w:p>
        </w:tc>
      </w:tr>
      <w:tr w:rsidR="00043EA0" w:rsidRPr="00DF4DC3" w14:paraId="79B3A235" w14:textId="68F67585" w:rsidTr="00043EA0">
        <w:tblPrEx>
          <w:tblW w:w="0" w:type="auto"/>
          <w:tblCellMar>
            <w:top w:w="15" w:type="dxa"/>
            <w:left w:w="15" w:type="dxa"/>
            <w:bottom w:w="15" w:type="dxa"/>
            <w:right w:w="15" w:type="dxa"/>
          </w:tblCellMar>
          <w:tblPrExChange w:id="295" w:author="Truong Bui" w:date="2022-10-12T03:07:00Z">
            <w:tblPrEx>
              <w:tblW w:w="0" w:type="auto"/>
              <w:tblCellMar>
                <w:top w:w="15" w:type="dxa"/>
                <w:left w:w="15" w:type="dxa"/>
                <w:bottom w:w="15" w:type="dxa"/>
                <w:right w:w="15" w:type="dxa"/>
              </w:tblCellMar>
            </w:tblPrEx>
          </w:tblPrExChange>
        </w:tblPrEx>
        <w:trPr>
          <w:trPrChange w:id="296" w:author="Truong Bui" w:date="2022-10-12T03:07:00Z">
            <w:trPr>
              <w:gridBefore w:val="1"/>
            </w:trPr>
          </w:trPrChange>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297" w:author="Truong Bui" w:date="2022-10-12T03:07: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4E050846" w14:textId="77777777" w:rsidR="00043EA0" w:rsidRPr="00DF4DC3" w:rsidRDefault="00043EA0" w:rsidP="00043EA0">
            <w:pPr>
              <w:spacing w:line="0" w:lineRule="atLeast"/>
              <w:rPr>
                <w:rFonts w:cs="Times New Roman"/>
              </w:rPr>
            </w:pPr>
            <w:r w:rsidRPr="652361BB">
              <w:rPr>
                <w:rFonts w:cs="Times New Roman"/>
              </w:rPr>
              <w:t>14</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Change w:id="298" w:author="Truong Bui" w:date="2022-10-12T03:07: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tcPrChange>
          </w:tcPr>
          <w:p w14:paraId="321B456A" w14:textId="463329A0" w:rsidR="00043EA0" w:rsidRPr="00DF4DC3" w:rsidRDefault="00043EA0" w:rsidP="00043EA0">
            <w:pPr>
              <w:spacing w:line="0" w:lineRule="atLeast"/>
              <w:rPr>
                <w:rFonts w:cs="Times New Roman"/>
              </w:rPr>
            </w:pPr>
            <w:r w:rsidRPr="4A2C2083">
              <w:rPr>
                <w:rFonts w:cs="Times New Roman"/>
              </w:rPr>
              <w:t>Massachusetts</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Change w:id="299" w:author="Truong Bui" w:date="2022-10-12T03:07: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tcPrChange>
          </w:tcPr>
          <w:p w14:paraId="0A741094" w14:textId="7FB6F7B6" w:rsidR="00043EA0" w:rsidRPr="00DF4DC3" w:rsidRDefault="00043EA0" w:rsidP="00043EA0">
            <w:pPr>
              <w:spacing w:line="0" w:lineRule="atLeast"/>
              <w:rPr>
                <w:rFonts w:cs="Times New Roman"/>
              </w:rPr>
            </w:pPr>
            <w:r w:rsidRPr="4A2C2083">
              <w:rPr>
                <w:rFonts w:cs="Times New Roman"/>
              </w:rPr>
              <w:t>$         32,754</w:t>
            </w:r>
          </w:p>
        </w:tc>
        <w:tc>
          <w:tcPr>
            <w:tcW w:w="16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Change w:id="300" w:author="Truong Bui" w:date="2022-10-12T03:07:00Z">
              <w:tcPr>
                <w:tcW w:w="157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7D2A0E9E" w14:textId="4855E7A4" w:rsidR="00043EA0" w:rsidRPr="00043EA0" w:rsidRDefault="00043EA0" w:rsidP="00043EA0">
            <w:pPr>
              <w:spacing w:line="0" w:lineRule="atLeast"/>
              <w:rPr>
                <w:rFonts w:ascii="Cambria" w:hAnsi="Cambria" w:cs="Times New Roman"/>
              </w:rPr>
            </w:pPr>
            <w:ins w:id="301" w:author="Truong Bui" w:date="2022-10-12T03:07:00Z">
              <w:r w:rsidRPr="00043EA0">
                <w:rPr>
                  <w:rFonts w:ascii="Cambria" w:hAnsi="Cambria" w:cs="Calibri"/>
                  <w:color w:val="000000"/>
                </w:rPr>
                <w:t xml:space="preserve"> $            55,504 </w:t>
              </w:r>
            </w:ins>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Change w:id="302" w:author="Truong Bui" w:date="2022-10-12T03:07:00Z">
              <w:tcPr>
                <w:tcW w:w="153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5207525F" w14:textId="3E9632FA" w:rsidR="00043EA0" w:rsidRPr="4A2C2083" w:rsidRDefault="00043EA0" w:rsidP="00043EA0">
            <w:pPr>
              <w:spacing w:line="0" w:lineRule="atLeast"/>
              <w:rPr>
                <w:rFonts w:cs="Times New Roman"/>
              </w:rPr>
            </w:pPr>
            <w:r>
              <w:rPr>
                <w:rFonts w:cs="Times New Roman"/>
              </w:rPr>
              <w:t>0.59</w:t>
            </w:r>
          </w:p>
        </w:tc>
      </w:tr>
      <w:tr w:rsidR="00043EA0" w:rsidRPr="00DF4DC3" w14:paraId="64601FC6" w14:textId="7DEFE54B" w:rsidTr="00043EA0">
        <w:tblPrEx>
          <w:tblW w:w="0" w:type="auto"/>
          <w:tblCellMar>
            <w:top w:w="15" w:type="dxa"/>
            <w:left w:w="15" w:type="dxa"/>
            <w:bottom w:w="15" w:type="dxa"/>
            <w:right w:w="15" w:type="dxa"/>
          </w:tblCellMar>
          <w:tblPrExChange w:id="303" w:author="Truong Bui" w:date="2022-10-12T03:07:00Z">
            <w:tblPrEx>
              <w:tblW w:w="0" w:type="auto"/>
              <w:tblCellMar>
                <w:top w:w="15" w:type="dxa"/>
                <w:left w:w="15" w:type="dxa"/>
                <w:bottom w:w="15" w:type="dxa"/>
                <w:right w:w="15" w:type="dxa"/>
              </w:tblCellMar>
            </w:tblPrEx>
          </w:tblPrExChange>
        </w:tblPrEx>
        <w:trPr>
          <w:trPrChange w:id="304" w:author="Truong Bui" w:date="2022-10-12T03:07:00Z">
            <w:trPr>
              <w:gridBefore w:val="1"/>
            </w:trPr>
          </w:trPrChange>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305" w:author="Truong Bui" w:date="2022-10-12T03:07: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7B62D2A5" w14:textId="77777777" w:rsidR="00043EA0" w:rsidRPr="00DF4DC3" w:rsidRDefault="00043EA0" w:rsidP="00043EA0">
            <w:pPr>
              <w:spacing w:line="0" w:lineRule="atLeast"/>
              <w:rPr>
                <w:rFonts w:cs="Times New Roman"/>
              </w:rPr>
            </w:pPr>
            <w:r w:rsidRPr="652361BB">
              <w:rPr>
                <w:rFonts w:cs="Times New Roman"/>
              </w:rPr>
              <w:t>15</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Change w:id="306" w:author="Truong Bui" w:date="2022-10-12T03:07: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tcPrChange>
          </w:tcPr>
          <w:p w14:paraId="19380CD7" w14:textId="20757948" w:rsidR="00043EA0" w:rsidRPr="00DF4DC3" w:rsidRDefault="00043EA0" w:rsidP="00043EA0">
            <w:pPr>
              <w:spacing w:line="0" w:lineRule="atLeast"/>
              <w:rPr>
                <w:rFonts w:cs="Times New Roman"/>
              </w:rPr>
            </w:pPr>
            <w:r w:rsidRPr="4A2C2083">
              <w:rPr>
                <w:rFonts w:cs="Times New Roman"/>
              </w:rPr>
              <w:t>Missouri</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Change w:id="307" w:author="Truong Bui" w:date="2022-10-12T03:07: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tcPrChange>
          </w:tcPr>
          <w:p w14:paraId="2ADBF9BC" w14:textId="5FDDBF81" w:rsidR="00043EA0" w:rsidRPr="00DF4DC3" w:rsidRDefault="00043EA0" w:rsidP="00043EA0">
            <w:pPr>
              <w:spacing w:line="0" w:lineRule="atLeast"/>
              <w:rPr>
                <w:rFonts w:cs="Times New Roman"/>
              </w:rPr>
            </w:pPr>
            <w:r w:rsidRPr="4A2C2083">
              <w:rPr>
                <w:rFonts w:cs="Times New Roman"/>
              </w:rPr>
              <w:t>$         6,606</w:t>
            </w:r>
          </w:p>
        </w:tc>
        <w:tc>
          <w:tcPr>
            <w:tcW w:w="16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Change w:id="308" w:author="Truong Bui" w:date="2022-10-12T03:07:00Z">
              <w:tcPr>
                <w:tcW w:w="157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2E8DF089" w14:textId="22A45D71" w:rsidR="00043EA0" w:rsidRPr="00043EA0" w:rsidRDefault="00043EA0" w:rsidP="00043EA0">
            <w:pPr>
              <w:spacing w:line="0" w:lineRule="atLeast"/>
              <w:rPr>
                <w:rFonts w:ascii="Cambria" w:hAnsi="Cambria" w:cs="Times New Roman"/>
              </w:rPr>
            </w:pPr>
            <w:ins w:id="309" w:author="Truong Bui" w:date="2022-10-12T03:07:00Z">
              <w:r w:rsidRPr="00043EA0">
                <w:rPr>
                  <w:rFonts w:ascii="Cambria" w:hAnsi="Cambria" w:cs="Calibri"/>
                  <w:color w:val="000000"/>
                </w:rPr>
                <w:t xml:space="preserve"> $            10,874 </w:t>
              </w:r>
            </w:ins>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Change w:id="310" w:author="Truong Bui" w:date="2022-10-12T03:07:00Z">
              <w:tcPr>
                <w:tcW w:w="153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773C65D4" w14:textId="4A2147BE" w:rsidR="00043EA0" w:rsidRPr="4A2C2083" w:rsidRDefault="00043EA0" w:rsidP="00043EA0">
            <w:pPr>
              <w:spacing w:line="0" w:lineRule="atLeast"/>
              <w:rPr>
                <w:rFonts w:cs="Times New Roman"/>
              </w:rPr>
            </w:pPr>
            <w:r>
              <w:rPr>
                <w:rFonts w:cs="Times New Roman"/>
              </w:rPr>
              <w:t>0.61</w:t>
            </w:r>
          </w:p>
        </w:tc>
      </w:tr>
      <w:tr w:rsidR="00043EA0" w:rsidRPr="00DF4DC3" w14:paraId="325A0C0B" w14:textId="631B7252" w:rsidTr="00043EA0">
        <w:tblPrEx>
          <w:tblW w:w="0" w:type="auto"/>
          <w:tblCellMar>
            <w:top w:w="15" w:type="dxa"/>
            <w:left w:w="15" w:type="dxa"/>
            <w:bottom w:w="15" w:type="dxa"/>
            <w:right w:w="15" w:type="dxa"/>
          </w:tblCellMar>
          <w:tblPrExChange w:id="311" w:author="Truong Bui" w:date="2022-10-12T03:07:00Z">
            <w:tblPrEx>
              <w:tblW w:w="0" w:type="auto"/>
              <w:tblCellMar>
                <w:top w:w="15" w:type="dxa"/>
                <w:left w:w="15" w:type="dxa"/>
                <w:bottom w:w="15" w:type="dxa"/>
                <w:right w:w="15" w:type="dxa"/>
              </w:tblCellMar>
            </w:tblPrEx>
          </w:tblPrExChange>
        </w:tblPrEx>
        <w:trPr>
          <w:trPrChange w:id="312" w:author="Truong Bui" w:date="2022-10-12T03:07:00Z">
            <w:trPr>
              <w:gridBefore w:val="1"/>
            </w:trPr>
          </w:trPrChange>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313" w:author="Truong Bui" w:date="2022-10-12T03:07: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56AFD4AE" w14:textId="77777777" w:rsidR="00043EA0" w:rsidRPr="00DF4DC3" w:rsidRDefault="00043EA0" w:rsidP="00043EA0">
            <w:pPr>
              <w:spacing w:line="0" w:lineRule="atLeast"/>
              <w:rPr>
                <w:rFonts w:cs="Times New Roman"/>
              </w:rPr>
            </w:pPr>
            <w:r w:rsidRPr="652361BB">
              <w:rPr>
                <w:rFonts w:cs="Times New Roman"/>
              </w:rPr>
              <w:t>16</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Change w:id="314" w:author="Truong Bui" w:date="2022-10-12T03:07: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tcPrChange>
          </w:tcPr>
          <w:p w14:paraId="327F0AAD" w14:textId="5C5A3E0C" w:rsidR="00043EA0" w:rsidRPr="00DF4DC3" w:rsidRDefault="00043EA0" w:rsidP="00043EA0">
            <w:pPr>
              <w:spacing w:line="0" w:lineRule="atLeast"/>
              <w:rPr>
                <w:rFonts w:cs="Times New Roman"/>
              </w:rPr>
            </w:pPr>
            <w:r w:rsidRPr="4A2C2083">
              <w:rPr>
                <w:rFonts w:cs="Times New Roman"/>
              </w:rPr>
              <w:t>Connecticut</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Change w:id="315" w:author="Truong Bui" w:date="2022-10-12T03:07: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tcPrChange>
          </w:tcPr>
          <w:p w14:paraId="30A43E34" w14:textId="7426A2A4" w:rsidR="00043EA0" w:rsidRPr="00DF4DC3" w:rsidRDefault="00043EA0" w:rsidP="00043EA0">
            <w:pPr>
              <w:spacing w:line="0" w:lineRule="atLeast"/>
              <w:rPr>
                <w:rFonts w:cs="Times New Roman"/>
              </w:rPr>
            </w:pPr>
            <w:r w:rsidRPr="4A2C2083">
              <w:rPr>
                <w:rFonts w:cs="Times New Roman"/>
              </w:rPr>
              <w:t>$         27,111</w:t>
            </w:r>
          </w:p>
        </w:tc>
        <w:tc>
          <w:tcPr>
            <w:tcW w:w="16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Change w:id="316" w:author="Truong Bui" w:date="2022-10-12T03:07:00Z">
              <w:tcPr>
                <w:tcW w:w="157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52B63A8F" w14:textId="16A169E2" w:rsidR="00043EA0" w:rsidRPr="00043EA0" w:rsidRDefault="00043EA0" w:rsidP="00043EA0">
            <w:pPr>
              <w:spacing w:line="0" w:lineRule="atLeast"/>
              <w:rPr>
                <w:rFonts w:ascii="Cambria" w:hAnsi="Cambria" w:cs="Times New Roman"/>
              </w:rPr>
            </w:pPr>
            <w:ins w:id="317" w:author="Truong Bui" w:date="2022-10-12T03:07:00Z">
              <w:r w:rsidRPr="00043EA0">
                <w:rPr>
                  <w:rFonts w:ascii="Cambria" w:hAnsi="Cambria" w:cs="Calibri"/>
                  <w:color w:val="000000"/>
                </w:rPr>
                <w:t xml:space="preserve"> $            43,125 </w:t>
              </w:r>
            </w:ins>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Change w:id="318" w:author="Truong Bui" w:date="2022-10-12T03:07:00Z">
              <w:tcPr>
                <w:tcW w:w="153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2EFD9AD1" w14:textId="3203BA48" w:rsidR="00043EA0" w:rsidRPr="4A2C2083" w:rsidRDefault="00043EA0" w:rsidP="00043EA0">
            <w:pPr>
              <w:spacing w:line="0" w:lineRule="atLeast"/>
              <w:rPr>
                <w:rFonts w:cs="Times New Roman"/>
              </w:rPr>
            </w:pPr>
            <w:r>
              <w:rPr>
                <w:rFonts w:cs="Times New Roman"/>
              </w:rPr>
              <w:t>0.63</w:t>
            </w:r>
          </w:p>
        </w:tc>
      </w:tr>
      <w:tr w:rsidR="00043EA0" w:rsidRPr="00DF4DC3" w14:paraId="1C8356E1" w14:textId="52291466" w:rsidTr="00043EA0">
        <w:tblPrEx>
          <w:tblW w:w="0" w:type="auto"/>
          <w:tblCellMar>
            <w:top w:w="15" w:type="dxa"/>
            <w:left w:w="15" w:type="dxa"/>
            <w:bottom w:w="15" w:type="dxa"/>
            <w:right w:w="15" w:type="dxa"/>
          </w:tblCellMar>
          <w:tblPrExChange w:id="319" w:author="Truong Bui" w:date="2022-10-12T03:07:00Z">
            <w:tblPrEx>
              <w:tblW w:w="0" w:type="auto"/>
              <w:tblCellMar>
                <w:top w:w="15" w:type="dxa"/>
                <w:left w:w="15" w:type="dxa"/>
                <w:bottom w:w="15" w:type="dxa"/>
                <w:right w:w="15" w:type="dxa"/>
              </w:tblCellMar>
            </w:tblPrEx>
          </w:tblPrExChange>
        </w:tblPrEx>
        <w:trPr>
          <w:trPrChange w:id="320" w:author="Truong Bui" w:date="2022-10-12T03:07:00Z">
            <w:trPr>
              <w:gridBefore w:val="1"/>
            </w:trPr>
          </w:trPrChange>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321" w:author="Truong Bui" w:date="2022-10-12T03:07: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438CD757" w14:textId="77777777" w:rsidR="00043EA0" w:rsidRPr="00DF4DC3" w:rsidRDefault="00043EA0" w:rsidP="00043EA0">
            <w:pPr>
              <w:spacing w:line="0" w:lineRule="atLeast"/>
              <w:rPr>
                <w:rFonts w:cs="Times New Roman"/>
              </w:rPr>
            </w:pPr>
            <w:r w:rsidRPr="652361BB">
              <w:rPr>
                <w:rFonts w:cs="Times New Roman"/>
              </w:rPr>
              <w:t>17</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Change w:id="322" w:author="Truong Bui" w:date="2022-10-12T03:07: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tcPrChange>
          </w:tcPr>
          <w:p w14:paraId="0D2DFA2D" w14:textId="5FC1994C" w:rsidR="00043EA0" w:rsidRPr="00DF4DC3" w:rsidRDefault="00043EA0" w:rsidP="00043EA0">
            <w:pPr>
              <w:spacing w:line="0" w:lineRule="atLeast"/>
              <w:rPr>
                <w:rFonts w:cs="Times New Roman"/>
              </w:rPr>
            </w:pPr>
            <w:r w:rsidRPr="4A2C2083">
              <w:rPr>
                <w:rFonts w:cs="Times New Roman"/>
              </w:rPr>
              <w:t>Texas</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Change w:id="323" w:author="Truong Bui" w:date="2022-10-12T03:07: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tcPrChange>
          </w:tcPr>
          <w:p w14:paraId="5AD46845" w14:textId="211EFE39" w:rsidR="00043EA0" w:rsidRPr="00DF4DC3" w:rsidRDefault="00043EA0" w:rsidP="00043EA0">
            <w:pPr>
              <w:spacing w:line="0" w:lineRule="atLeast"/>
              <w:rPr>
                <w:rFonts w:cs="Times New Roman"/>
              </w:rPr>
            </w:pPr>
            <w:r w:rsidRPr="4A2C2083">
              <w:rPr>
                <w:rFonts w:cs="Times New Roman"/>
              </w:rPr>
              <w:t>$         10,590</w:t>
            </w:r>
          </w:p>
        </w:tc>
        <w:tc>
          <w:tcPr>
            <w:tcW w:w="16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Change w:id="324" w:author="Truong Bui" w:date="2022-10-12T03:07:00Z">
              <w:tcPr>
                <w:tcW w:w="157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4D228B26" w14:textId="4967AE8F" w:rsidR="00043EA0" w:rsidRPr="00043EA0" w:rsidRDefault="00043EA0" w:rsidP="00043EA0">
            <w:pPr>
              <w:spacing w:line="0" w:lineRule="atLeast"/>
              <w:rPr>
                <w:rFonts w:ascii="Cambria" w:hAnsi="Cambria" w:cs="Times New Roman"/>
              </w:rPr>
            </w:pPr>
            <w:ins w:id="325" w:author="Truong Bui" w:date="2022-10-12T03:07:00Z">
              <w:r w:rsidRPr="00043EA0">
                <w:rPr>
                  <w:rFonts w:ascii="Cambria" w:hAnsi="Cambria" w:cs="Calibri"/>
                  <w:color w:val="000000"/>
                </w:rPr>
                <w:t xml:space="preserve"> $            15,870 </w:t>
              </w:r>
            </w:ins>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Change w:id="326" w:author="Truong Bui" w:date="2022-10-12T03:07:00Z">
              <w:tcPr>
                <w:tcW w:w="153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0D006A0B" w14:textId="7385C0BB" w:rsidR="00043EA0" w:rsidRPr="4A2C2083" w:rsidRDefault="00043EA0" w:rsidP="00043EA0">
            <w:pPr>
              <w:spacing w:line="0" w:lineRule="atLeast"/>
              <w:rPr>
                <w:rFonts w:cs="Times New Roman"/>
              </w:rPr>
            </w:pPr>
            <w:r>
              <w:rPr>
                <w:rFonts w:cs="Times New Roman"/>
              </w:rPr>
              <w:t>0.67</w:t>
            </w:r>
          </w:p>
        </w:tc>
      </w:tr>
      <w:tr w:rsidR="00043EA0" w:rsidRPr="00DF4DC3" w14:paraId="0699F5A7" w14:textId="63F0EB6E" w:rsidTr="00043EA0">
        <w:tblPrEx>
          <w:tblW w:w="0" w:type="auto"/>
          <w:tblCellMar>
            <w:top w:w="15" w:type="dxa"/>
            <w:left w:w="15" w:type="dxa"/>
            <w:bottom w:w="15" w:type="dxa"/>
            <w:right w:w="15" w:type="dxa"/>
          </w:tblCellMar>
          <w:tblPrExChange w:id="327" w:author="Truong Bui" w:date="2022-10-12T03:07:00Z">
            <w:tblPrEx>
              <w:tblW w:w="0" w:type="auto"/>
              <w:tblCellMar>
                <w:top w:w="15" w:type="dxa"/>
                <w:left w:w="15" w:type="dxa"/>
                <w:bottom w:w="15" w:type="dxa"/>
                <w:right w:w="15" w:type="dxa"/>
              </w:tblCellMar>
            </w:tblPrEx>
          </w:tblPrExChange>
        </w:tblPrEx>
        <w:trPr>
          <w:trPrChange w:id="328" w:author="Truong Bui" w:date="2022-10-12T03:07:00Z">
            <w:trPr>
              <w:gridBefore w:val="1"/>
            </w:trPr>
          </w:trPrChange>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329" w:author="Truong Bui" w:date="2022-10-12T03:07: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75A8B892" w14:textId="77777777" w:rsidR="00043EA0" w:rsidRPr="00DF4DC3" w:rsidRDefault="00043EA0" w:rsidP="00043EA0">
            <w:pPr>
              <w:spacing w:line="0" w:lineRule="atLeast"/>
              <w:rPr>
                <w:rFonts w:cs="Times New Roman"/>
              </w:rPr>
            </w:pPr>
            <w:r w:rsidRPr="652361BB">
              <w:rPr>
                <w:rFonts w:cs="Times New Roman"/>
              </w:rPr>
              <w:t>18</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Change w:id="330" w:author="Truong Bui" w:date="2022-10-12T03:07: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tcPrChange>
          </w:tcPr>
          <w:p w14:paraId="64BDBA23" w14:textId="549ECAC0" w:rsidR="00043EA0" w:rsidRPr="00DF4DC3" w:rsidRDefault="00043EA0" w:rsidP="00043EA0">
            <w:pPr>
              <w:spacing w:line="0" w:lineRule="atLeast"/>
              <w:rPr>
                <w:rFonts w:cs="Times New Roman"/>
              </w:rPr>
            </w:pPr>
            <w:r w:rsidRPr="4A2C2083">
              <w:rPr>
                <w:rFonts w:cs="Times New Roman"/>
              </w:rPr>
              <w:t>Louisiana</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Change w:id="331" w:author="Truong Bui" w:date="2022-10-12T03:07: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tcPrChange>
          </w:tcPr>
          <w:p w14:paraId="328E7623" w14:textId="524EE8A2" w:rsidR="00043EA0" w:rsidRPr="00DF4DC3" w:rsidRDefault="00043EA0" w:rsidP="00043EA0">
            <w:pPr>
              <w:spacing w:line="0" w:lineRule="atLeast"/>
              <w:rPr>
                <w:rFonts w:cs="Times New Roman"/>
              </w:rPr>
            </w:pPr>
            <w:r w:rsidRPr="4A2C2083">
              <w:rPr>
                <w:rFonts w:cs="Times New Roman"/>
              </w:rPr>
              <w:t>$         10,806</w:t>
            </w:r>
          </w:p>
        </w:tc>
        <w:tc>
          <w:tcPr>
            <w:tcW w:w="16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Change w:id="332" w:author="Truong Bui" w:date="2022-10-12T03:07:00Z">
              <w:tcPr>
                <w:tcW w:w="157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789DFDF6" w14:textId="29A08B47" w:rsidR="00043EA0" w:rsidRPr="00043EA0" w:rsidRDefault="00043EA0" w:rsidP="00043EA0">
            <w:pPr>
              <w:spacing w:line="0" w:lineRule="atLeast"/>
              <w:rPr>
                <w:rFonts w:ascii="Cambria" w:hAnsi="Cambria" w:cs="Times New Roman"/>
              </w:rPr>
            </w:pPr>
            <w:ins w:id="333" w:author="Truong Bui" w:date="2022-10-12T03:07:00Z">
              <w:r w:rsidRPr="00043EA0">
                <w:rPr>
                  <w:rFonts w:ascii="Cambria" w:hAnsi="Cambria" w:cs="Calibri"/>
                  <w:color w:val="000000"/>
                </w:rPr>
                <w:t xml:space="preserve"> $            15,945 </w:t>
              </w:r>
            </w:ins>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Change w:id="334" w:author="Truong Bui" w:date="2022-10-12T03:07:00Z">
              <w:tcPr>
                <w:tcW w:w="153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2C84C715" w14:textId="66A2288A" w:rsidR="00043EA0" w:rsidRPr="4A2C2083" w:rsidRDefault="00043EA0" w:rsidP="00043EA0">
            <w:pPr>
              <w:spacing w:line="0" w:lineRule="atLeast"/>
              <w:rPr>
                <w:rFonts w:cs="Times New Roman"/>
              </w:rPr>
            </w:pPr>
            <w:r>
              <w:rPr>
                <w:rFonts w:cs="Times New Roman"/>
              </w:rPr>
              <w:t>0.68</w:t>
            </w:r>
          </w:p>
        </w:tc>
      </w:tr>
      <w:tr w:rsidR="00043EA0" w:rsidRPr="00DF4DC3" w14:paraId="6EE070FA" w14:textId="7CD64E96" w:rsidTr="00043EA0">
        <w:tblPrEx>
          <w:tblW w:w="0" w:type="auto"/>
          <w:tblCellMar>
            <w:top w:w="15" w:type="dxa"/>
            <w:left w:w="15" w:type="dxa"/>
            <w:bottom w:w="15" w:type="dxa"/>
            <w:right w:w="15" w:type="dxa"/>
          </w:tblCellMar>
          <w:tblPrExChange w:id="335" w:author="Truong Bui" w:date="2022-10-12T03:07:00Z">
            <w:tblPrEx>
              <w:tblW w:w="0" w:type="auto"/>
              <w:tblCellMar>
                <w:top w:w="15" w:type="dxa"/>
                <w:left w:w="15" w:type="dxa"/>
                <w:bottom w:w="15" w:type="dxa"/>
                <w:right w:w="15" w:type="dxa"/>
              </w:tblCellMar>
            </w:tblPrEx>
          </w:tblPrExChange>
        </w:tblPrEx>
        <w:trPr>
          <w:trPrChange w:id="336" w:author="Truong Bui" w:date="2022-10-12T03:07:00Z">
            <w:trPr>
              <w:gridBefore w:val="1"/>
            </w:trPr>
          </w:trPrChange>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337" w:author="Truong Bui" w:date="2022-10-12T03:07: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5B71C40F" w14:textId="77777777" w:rsidR="00043EA0" w:rsidRPr="00DF4DC3" w:rsidRDefault="00043EA0" w:rsidP="00043EA0">
            <w:pPr>
              <w:spacing w:line="0" w:lineRule="atLeast"/>
              <w:rPr>
                <w:rFonts w:cs="Times New Roman"/>
              </w:rPr>
            </w:pPr>
            <w:r w:rsidRPr="652361BB">
              <w:rPr>
                <w:rFonts w:cs="Times New Roman"/>
              </w:rPr>
              <w:t>19</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Change w:id="338" w:author="Truong Bui" w:date="2022-10-12T03:07: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tcPrChange>
          </w:tcPr>
          <w:p w14:paraId="367B5CB9" w14:textId="188B30C1" w:rsidR="00043EA0" w:rsidRPr="00DF4DC3" w:rsidRDefault="00043EA0" w:rsidP="00043EA0">
            <w:pPr>
              <w:spacing w:line="0" w:lineRule="atLeast"/>
              <w:rPr>
                <w:rFonts w:cs="Times New Roman"/>
              </w:rPr>
            </w:pPr>
            <w:r w:rsidRPr="4A2C2083">
              <w:rPr>
                <w:rFonts w:cs="Times New Roman"/>
              </w:rPr>
              <w:t>Kentucky</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Change w:id="339" w:author="Truong Bui" w:date="2022-10-12T03:07: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tcPrChange>
          </w:tcPr>
          <w:p w14:paraId="0E5E17D2" w14:textId="43C25F6F" w:rsidR="00043EA0" w:rsidRPr="00DF4DC3" w:rsidRDefault="00043EA0" w:rsidP="00043EA0">
            <w:pPr>
              <w:spacing w:line="0" w:lineRule="atLeast"/>
              <w:rPr>
                <w:rFonts w:cs="Times New Roman"/>
              </w:rPr>
            </w:pPr>
            <w:r w:rsidRPr="4A2C2083">
              <w:rPr>
                <w:rFonts w:cs="Times New Roman"/>
              </w:rPr>
              <w:t>$         7,810</w:t>
            </w:r>
          </w:p>
        </w:tc>
        <w:tc>
          <w:tcPr>
            <w:tcW w:w="16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Change w:id="340" w:author="Truong Bui" w:date="2022-10-12T03:07:00Z">
              <w:tcPr>
                <w:tcW w:w="157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7DD44181" w14:textId="0F0BE8C8" w:rsidR="00043EA0" w:rsidRPr="00043EA0" w:rsidRDefault="00043EA0" w:rsidP="00043EA0">
            <w:pPr>
              <w:spacing w:line="0" w:lineRule="atLeast"/>
              <w:rPr>
                <w:rFonts w:ascii="Cambria" w:hAnsi="Cambria" w:cs="Times New Roman"/>
              </w:rPr>
            </w:pPr>
            <w:ins w:id="341" w:author="Truong Bui" w:date="2022-10-12T03:07:00Z">
              <w:r w:rsidRPr="00043EA0">
                <w:rPr>
                  <w:rFonts w:ascii="Cambria" w:hAnsi="Cambria" w:cs="Calibri"/>
                  <w:color w:val="000000"/>
                </w:rPr>
                <w:t xml:space="preserve"> $            11,057 </w:t>
              </w:r>
            </w:ins>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Change w:id="342" w:author="Truong Bui" w:date="2022-10-12T03:07:00Z">
              <w:tcPr>
                <w:tcW w:w="153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4491C827" w14:textId="0D3F69C1" w:rsidR="00043EA0" w:rsidRPr="4A2C2083" w:rsidRDefault="00043EA0" w:rsidP="00043EA0">
            <w:pPr>
              <w:spacing w:line="0" w:lineRule="atLeast"/>
              <w:rPr>
                <w:rFonts w:cs="Times New Roman"/>
              </w:rPr>
            </w:pPr>
            <w:r>
              <w:rPr>
                <w:rFonts w:cs="Times New Roman"/>
              </w:rPr>
              <w:t>0.71</w:t>
            </w:r>
          </w:p>
        </w:tc>
      </w:tr>
      <w:tr w:rsidR="00043EA0" w:rsidRPr="00DF4DC3" w14:paraId="51157CE6" w14:textId="27B85D28" w:rsidTr="00043EA0">
        <w:tblPrEx>
          <w:tblW w:w="0" w:type="auto"/>
          <w:tblCellMar>
            <w:top w:w="15" w:type="dxa"/>
            <w:left w:w="15" w:type="dxa"/>
            <w:bottom w:w="15" w:type="dxa"/>
            <w:right w:w="15" w:type="dxa"/>
          </w:tblCellMar>
          <w:tblPrExChange w:id="343" w:author="Truong Bui" w:date="2022-10-12T03:07:00Z">
            <w:tblPrEx>
              <w:tblW w:w="0" w:type="auto"/>
              <w:tblCellMar>
                <w:top w:w="15" w:type="dxa"/>
                <w:left w:w="15" w:type="dxa"/>
                <w:bottom w:w="15" w:type="dxa"/>
                <w:right w:w="15" w:type="dxa"/>
              </w:tblCellMar>
            </w:tblPrEx>
          </w:tblPrExChange>
        </w:tblPrEx>
        <w:trPr>
          <w:trPrChange w:id="344" w:author="Truong Bui" w:date="2022-10-12T03:07:00Z">
            <w:trPr>
              <w:gridBefore w:val="1"/>
            </w:trPr>
          </w:trPrChange>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345" w:author="Truong Bui" w:date="2022-10-12T03:07: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335B2813" w14:textId="77777777" w:rsidR="00043EA0" w:rsidRPr="00DF4DC3" w:rsidRDefault="00043EA0" w:rsidP="00043EA0">
            <w:pPr>
              <w:spacing w:line="0" w:lineRule="atLeast"/>
              <w:rPr>
                <w:rFonts w:cs="Times New Roman"/>
              </w:rPr>
            </w:pPr>
            <w:r w:rsidRPr="652361BB">
              <w:rPr>
                <w:rFonts w:cs="Times New Roman"/>
              </w:rPr>
              <w:t>20</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Change w:id="346" w:author="Truong Bui" w:date="2022-10-12T03:07: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tcPrChange>
          </w:tcPr>
          <w:p w14:paraId="4B1D211E" w14:textId="33501DE6" w:rsidR="00043EA0" w:rsidRPr="00DF4DC3" w:rsidRDefault="00043EA0" w:rsidP="00043EA0">
            <w:pPr>
              <w:spacing w:line="0" w:lineRule="atLeast"/>
              <w:rPr>
                <w:rFonts w:cs="Times New Roman"/>
              </w:rPr>
            </w:pPr>
            <w:r w:rsidRPr="4A2C2083">
              <w:rPr>
                <w:rFonts w:cs="Times New Roman"/>
              </w:rPr>
              <w:t>Hawaii</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Change w:id="347" w:author="Truong Bui" w:date="2022-10-12T03:07: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tcPrChange>
          </w:tcPr>
          <w:p w14:paraId="0E4AABF8" w14:textId="25C59FB6" w:rsidR="00043EA0" w:rsidRPr="00DF4DC3" w:rsidRDefault="00043EA0" w:rsidP="00043EA0">
            <w:pPr>
              <w:spacing w:line="0" w:lineRule="atLeast"/>
              <w:rPr>
                <w:rFonts w:cs="Times New Roman"/>
              </w:rPr>
            </w:pPr>
            <w:r w:rsidRPr="4A2C2083">
              <w:rPr>
                <w:rFonts w:cs="Times New Roman"/>
              </w:rPr>
              <w:t>$         24,263</w:t>
            </w:r>
          </w:p>
        </w:tc>
        <w:tc>
          <w:tcPr>
            <w:tcW w:w="16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Change w:id="348" w:author="Truong Bui" w:date="2022-10-12T03:07:00Z">
              <w:tcPr>
                <w:tcW w:w="157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406C6F5F" w14:textId="56EDE6CB" w:rsidR="00043EA0" w:rsidRPr="00043EA0" w:rsidRDefault="00043EA0" w:rsidP="00043EA0">
            <w:pPr>
              <w:spacing w:line="0" w:lineRule="atLeast"/>
              <w:rPr>
                <w:rFonts w:ascii="Cambria" w:hAnsi="Cambria" w:cs="Times New Roman"/>
              </w:rPr>
            </w:pPr>
            <w:ins w:id="349" w:author="Truong Bui" w:date="2022-10-12T03:07:00Z">
              <w:r w:rsidRPr="00043EA0">
                <w:rPr>
                  <w:rFonts w:ascii="Cambria" w:hAnsi="Cambria" w:cs="Calibri"/>
                  <w:color w:val="000000"/>
                </w:rPr>
                <w:t xml:space="preserve"> $            33,584 </w:t>
              </w:r>
            </w:ins>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Change w:id="350" w:author="Truong Bui" w:date="2022-10-12T03:07:00Z">
              <w:tcPr>
                <w:tcW w:w="153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66DA8AF7" w14:textId="50F1CF78" w:rsidR="00043EA0" w:rsidRPr="4A2C2083" w:rsidRDefault="00043EA0" w:rsidP="00043EA0">
            <w:pPr>
              <w:spacing w:line="0" w:lineRule="atLeast"/>
              <w:rPr>
                <w:rFonts w:cs="Times New Roman"/>
              </w:rPr>
            </w:pPr>
            <w:r>
              <w:rPr>
                <w:rFonts w:cs="Times New Roman"/>
              </w:rPr>
              <w:t>0.72</w:t>
            </w:r>
          </w:p>
        </w:tc>
      </w:tr>
      <w:tr w:rsidR="00043EA0" w:rsidRPr="00DF4DC3" w14:paraId="0F2E5D6B" w14:textId="691211DA" w:rsidTr="00043EA0">
        <w:tblPrEx>
          <w:tblW w:w="0" w:type="auto"/>
          <w:tblCellMar>
            <w:top w:w="15" w:type="dxa"/>
            <w:left w:w="15" w:type="dxa"/>
            <w:bottom w:w="15" w:type="dxa"/>
            <w:right w:w="15" w:type="dxa"/>
          </w:tblCellMar>
          <w:tblPrExChange w:id="351" w:author="Truong Bui" w:date="2022-10-12T03:07:00Z">
            <w:tblPrEx>
              <w:tblW w:w="0" w:type="auto"/>
              <w:tblCellMar>
                <w:top w:w="15" w:type="dxa"/>
                <w:left w:w="15" w:type="dxa"/>
                <w:bottom w:w="15" w:type="dxa"/>
                <w:right w:w="15" w:type="dxa"/>
              </w:tblCellMar>
            </w:tblPrEx>
          </w:tblPrExChange>
        </w:tblPrEx>
        <w:trPr>
          <w:trPrChange w:id="352" w:author="Truong Bui" w:date="2022-10-12T03:07:00Z">
            <w:trPr>
              <w:gridBefore w:val="1"/>
            </w:trPr>
          </w:trPrChange>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353" w:author="Truong Bui" w:date="2022-10-12T03:07: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40656FFA" w14:textId="77777777" w:rsidR="00043EA0" w:rsidRPr="00DF4DC3" w:rsidRDefault="00043EA0" w:rsidP="00043EA0">
            <w:pPr>
              <w:spacing w:line="0" w:lineRule="atLeast"/>
              <w:rPr>
                <w:rFonts w:cs="Times New Roman"/>
              </w:rPr>
            </w:pPr>
            <w:r w:rsidRPr="652361BB">
              <w:rPr>
                <w:rFonts w:cs="Times New Roman"/>
              </w:rPr>
              <w:t>21</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Change w:id="354" w:author="Truong Bui" w:date="2022-10-12T03:07: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tcPrChange>
          </w:tcPr>
          <w:p w14:paraId="0E859D4B" w14:textId="2D576C6C" w:rsidR="00043EA0" w:rsidRPr="00DF4DC3" w:rsidRDefault="00043EA0" w:rsidP="00043EA0">
            <w:pPr>
              <w:spacing w:line="0" w:lineRule="atLeast"/>
              <w:rPr>
                <w:rFonts w:cs="Times New Roman"/>
              </w:rPr>
            </w:pPr>
            <w:r w:rsidRPr="4A2C2083">
              <w:rPr>
                <w:rFonts w:cs="Times New Roman"/>
              </w:rPr>
              <w:t>Wisconsin</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Change w:id="355" w:author="Truong Bui" w:date="2022-10-12T03:07: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tcPrChange>
          </w:tcPr>
          <w:p w14:paraId="3E99D4AB" w14:textId="5B846123" w:rsidR="00043EA0" w:rsidRPr="00DF4DC3" w:rsidRDefault="00043EA0" w:rsidP="00043EA0">
            <w:pPr>
              <w:spacing w:line="0" w:lineRule="atLeast"/>
              <w:rPr>
                <w:rFonts w:cs="Times New Roman"/>
              </w:rPr>
            </w:pPr>
            <w:r w:rsidRPr="4A2C2083">
              <w:rPr>
                <w:rFonts w:cs="Times New Roman"/>
              </w:rPr>
              <w:t>$         11,730</w:t>
            </w:r>
          </w:p>
        </w:tc>
        <w:tc>
          <w:tcPr>
            <w:tcW w:w="16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Change w:id="356" w:author="Truong Bui" w:date="2022-10-12T03:07:00Z">
              <w:tcPr>
                <w:tcW w:w="157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6A463627" w14:textId="7FBBE50A" w:rsidR="00043EA0" w:rsidRPr="00043EA0" w:rsidRDefault="00043EA0" w:rsidP="00043EA0">
            <w:pPr>
              <w:spacing w:line="0" w:lineRule="atLeast"/>
              <w:rPr>
                <w:rFonts w:ascii="Cambria" w:hAnsi="Cambria" w:cs="Times New Roman"/>
              </w:rPr>
            </w:pPr>
            <w:ins w:id="357" w:author="Truong Bui" w:date="2022-10-12T03:07:00Z">
              <w:r w:rsidRPr="00043EA0">
                <w:rPr>
                  <w:rFonts w:ascii="Cambria" w:hAnsi="Cambria" w:cs="Calibri"/>
                  <w:color w:val="000000"/>
                </w:rPr>
                <w:t xml:space="preserve"> $            15,707 </w:t>
              </w:r>
            </w:ins>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Change w:id="358" w:author="Truong Bui" w:date="2022-10-12T03:07:00Z">
              <w:tcPr>
                <w:tcW w:w="153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7543B627" w14:textId="448E33B9" w:rsidR="00043EA0" w:rsidRPr="4A2C2083" w:rsidRDefault="00043EA0" w:rsidP="00043EA0">
            <w:pPr>
              <w:spacing w:line="0" w:lineRule="atLeast"/>
              <w:rPr>
                <w:rFonts w:cs="Times New Roman"/>
              </w:rPr>
            </w:pPr>
            <w:r>
              <w:rPr>
                <w:rFonts w:cs="Times New Roman"/>
              </w:rPr>
              <w:t>0.75</w:t>
            </w:r>
          </w:p>
        </w:tc>
      </w:tr>
      <w:tr w:rsidR="00043EA0" w:rsidRPr="00DF4DC3" w14:paraId="23640F97" w14:textId="41AFEDD4" w:rsidTr="00043EA0">
        <w:tblPrEx>
          <w:tblW w:w="0" w:type="auto"/>
          <w:tblCellMar>
            <w:top w:w="15" w:type="dxa"/>
            <w:left w:w="15" w:type="dxa"/>
            <w:bottom w:w="15" w:type="dxa"/>
            <w:right w:w="15" w:type="dxa"/>
          </w:tblCellMar>
          <w:tblPrExChange w:id="359" w:author="Truong Bui" w:date="2022-10-12T03:07:00Z">
            <w:tblPrEx>
              <w:tblW w:w="0" w:type="auto"/>
              <w:tblCellMar>
                <w:top w:w="15" w:type="dxa"/>
                <w:left w:w="15" w:type="dxa"/>
                <w:bottom w:w="15" w:type="dxa"/>
                <w:right w:w="15" w:type="dxa"/>
              </w:tblCellMar>
            </w:tblPrEx>
          </w:tblPrExChange>
        </w:tblPrEx>
        <w:trPr>
          <w:trPrChange w:id="360" w:author="Truong Bui" w:date="2022-10-12T03:07:00Z">
            <w:trPr>
              <w:gridBefore w:val="1"/>
            </w:trPr>
          </w:trPrChange>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361" w:author="Truong Bui" w:date="2022-10-12T03:07: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00C286A0" w14:textId="77777777" w:rsidR="00043EA0" w:rsidRPr="00DF4DC3" w:rsidRDefault="00043EA0" w:rsidP="00043EA0">
            <w:pPr>
              <w:spacing w:line="0" w:lineRule="atLeast"/>
              <w:rPr>
                <w:rFonts w:cs="Times New Roman"/>
              </w:rPr>
            </w:pPr>
            <w:r w:rsidRPr="652361BB">
              <w:rPr>
                <w:rFonts w:cs="Times New Roman"/>
              </w:rPr>
              <w:t>22</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Change w:id="362" w:author="Truong Bui" w:date="2022-10-12T03:07: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tcPrChange>
          </w:tcPr>
          <w:p w14:paraId="41B356CE" w14:textId="628DD8C0" w:rsidR="00043EA0" w:rsidRPr="00DF4DC3" w:rsidRDefault="00043EA0" w:rsidP="00043EA0">
            <w:pPr>
              <w:spacing w:line="0" w:lineRule="atLeast"/>
              <w:rPr>
                <w:rFonts w:cs="Times New Roman"/>
              </w:rPr>
            </w:pPr>
            <w:r w:rsidRPr="4A2C2083">
              <w:rPr>
                <w:rFonts w:cs="Times New Roman"/>
              </w:rPr>
              <w:t>Kansas</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Change w:id="363" w:author="Truong Bui" w:date="2022-10-12T03:07: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tcPrChange>
          </w:tcPr>
          <w:p w14:paraId="24D014D9" w14:textId="61951159" w:rsidR="00043EA0" w:rsidRPr="00DF4DC3" w:rsidRDefault="00043EA0" w:rsidP="00043EA0">
            <w:pPr>
              <w:spacing w:line="0" w:lineRule="atLeast"/>
              <w:rPr>
                <w:rFonts w:cs="Times New Roman"/>
              </w:rPr>
            </w:pPr>
            <w:r w:rsidRPr="4A2C2083">
              <w:rPr>
                <w:rFonts w:cs="Times New Roman"/>
              </w:rPr>
              <w:t>$         7,981</w:t>
            </w:r>
          </w:p>
        </w:tc>
        <w:tc>
          <w:tcPr>
            <w:tcW w:w="16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Change w:id="364" w:author="Truong Bui" w:date="2022-10-12T03:07:00Z">
              <w:tcPr>
                <w:tcW w:w="157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4D5853D0" w14:textId="664EB507" w:rsidR="00043EA0" w:rsidRPr="00043EA0" w:rsidRDefault="00043EA0" w:rsidP="00043EA0">
            <w:pPr>
              <w:spacing w:line="0" w:lineRule="atLeast"/>
              <w:rPr>
                <w:rFonts w:ascii="Cambria" w:hAnsi="Cambria" w:cs="Times New Roman"/>
              </w:rPr>
            </w:pPr>
            <w:ins w:id="365" w:author="Truong Bui" w:date="2022-10-12T03:07:00Z">
              <w:r w:rsidRPr="00043EA0">
                <w:rPr>
                  <w:rFonts w:ascii="Cambria" w:hAnsi="Cambria" w:cs="Calibri"/>
                  <w:color w:val="000000"/>
                </w:rPr>
                <w:t xml:space="preserve"> $               9,742 </w:t>
              </w:r>
            </w:ins>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Change w:id="366" w:author="Truong Bui" w:date="2022-10-12T03:07:00Z">
              <w:tcPr>
                <w:tcW w:w="153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1543BB01" w14:textId="23B029FC" w:rsidR="00043EA0" w:rsidRPr="4A2C2083" w:rsidRDefault="00043EA0" w:rsidP="00043EA0">
            <w:pPr>
              <w:spacing w:line="0" w:lineRule="atLeast"/>
              <w:rPr>
                <w:rFonts w:cs="Times New Roman"/>
              </w:rPr>
            </w:pPr>
            <w:r>
              <w:rPr>
                <w:rFonts w:cs="Times New Roman"/>
              </w:rPr>
              <w:t>0.82</w:t>
            </w:r>
          </w:p>
        </w:tc>
      </w:tr>
      <w:tr w:rsidR="00043EA0" w:rsidRPr="00DF4DC3" w14:paraId="385BD0A1" w14:textId="6269D8CC" w:rsidTr="00043EA0">
        <w:tblPrEx>
          <w:tblW w:w="0" w:type="auto"/>
          <w:tblCellMar>
            <w:top w:w="15" w:type="dxa"/>
            <w:left w:w="15" w:type="dxa"/>
            <w:bottom w:w="15" w:type="dxa"/>
            <w:right w:w="15" w:type="dxa"/>
          </w:tblCellMar>
          <w:tblPrExChange w:id="367" w:author="Truong Bui" w:date="2022-10-12T03:07:00Z">
            <w:tblPrEx>
              <w:tblW w:w="0" w:type="auto"/>
              <w:tblCellMar>
                <w:top w:w="15" w:type="dxa"/>
                <w:left w:w="15" w:type="dxa"/>
                <w:bottom w:w="15" w:type="dxa"/>
                <w:right w:w="15" w:type="dxa"/>
              </w:tblCellMar>
            </w:tblPrEx>
          </w:tblPrExChange>
        </w:tblPrEx>
        <w:trPr>
          <w:trPrChange w:id="368" w:author="Truong Bui" w:date="2022-10-12T03:07:00Z">
            <w:trPr>
              <w:gridBefore w:val="1"/>
            </w:trPr>
          </w:trPrChange>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369" w:author="Truong Bui" w:date="2022-10-12T03:07: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50B6C7DB" w14:textId="77777777" w:rsidR="00043EA0" w:rsidRPr="00DF4DC3" w:rsidRDefault="00043EA0" w:rsidP="00043EA0">
            <w:pPr>
              <w:spacing w:line="0" w:lineRule="atLeast"/>
              <w:rPr>
                <w:rFonts w:cs="Times New Roman"/>
              </w:rPr>
            </w:pPr>
            <w:r w:rsidRPr="652361BB">
              <w:rPr>
                <w:rFonts w:cs="Times New Roman"/>
              </w:rPr>
              <w:t>23</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Change w:id="370" w:author="Truong Bui" w:date="2022-10-12T03:07: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tcPrChange>
          </w:tcPr>
          <w:p w14:paraId="0F1DF8A6" w14:textId="4ED03F01" w:rsidR="00043EA0" w:rsidRPr="00DF4DC3" w:rsidRDefault="00043EA0" w:rsidP="00043EA0">
            <w:pPr>
              <w:spacing w:line="0" w:lineRule="atLeast"/>
              <w:rPr>
                <w:rFonts w:cs="Times New Roman"/>
              </w:rPr>
            </w:pPr>
            <w:r w:rsidRPr="4A2C2083">
              <w:rPr>
                <w:rFonts w:cs="Times New Roman"/>
              </w:rPr>
              <w:t>Iowa</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Change w:id="371" w:author="Truong Bui" w:date="2022-10-12T03:07: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tcPrChange>
          </w:tcPr>
          <w:p w14:paraId="4B4621AD" w14:textId="07112107" w:rsidR="00043EA0" w:rsidRPr="00DF4DC3" w:rsidRDefault="00043EA0" w:rsidP="00043EA0">
            <w:pPr>
              <w:spacing w:line="0" w:lineRule="atLeast"/>
              <w:rPr>
                <w:rFonts w:cs="Times New Roman"/>
              </w:rPr>
            </w:pPr>
            <w:r w:rsidRPr="4A2C2083">
              <w:rPr>
                <w:rFonts w:cs="Times New Roman"/>
              </w:rPr>
              <w:t>$         9,907</w:t>
            </w:r>
          </w:p>
        </w:tc>
        <w:tc>
          <w:tcPr>
            <w:tcW w:w="16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Change w:id="372" w:author="Truong Bui" w:date="2022-10-12T03:07:00Z">
              <w:tcPr>
                <w:tcW w:w="157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6158477E" w14:textId="7483CC3E" w:rsidR="00043EA0" w:rsidRPr="00043EA0" w:rsidRDefault="00043EA0" w:rsidP="00043EA0">
            <w:pPr>
              <w:spacing w:line="0" w:lineRule="atLeast"/>
              <w:rPr>
                <w:rFonts w:ascii="Cambria" w:hAnsi="Cambria" w:cs="Times New Roman"/>
              </w:rPr>
            </w:pPr>
            <w:ins w:id="373" w:author="Truong Bui" w:date="2022-10-12T03:07:00Z">
              <w:r w:rsidRPr="00043EA0">
                <w:rPr>
                  <w:rFonts w:ascii="Cambria" w:hAnsi="Cambria" w:cs="Calibri"/>
                  <w:color w:val="000000"/>
                </w:rPr>
                <w:t xml:space="preserve"> $            11,988 </w:t>
              </w:r>
            </w:ins>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Change w:id="374" w:author="Truong Bui" w:date="2022-10-12T03:07:00Z">
              <w:tcPr>
                <w:tcW w:w="153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11AEF63C" w14:textId="4CF12EDA" w:rsidR="00043EA0" w:rsidRPr="4A2C2083" w:rsidRDefault="00043EA0" w:rsidP="00043EA0">
            <w:pPr>
              <w:spacing w:line="0" w:lineRule="atLeast"/>
              <w:rPr>
                <w:rFonts w:cs="Times New Roman"/>
              </w:rPr>
            </w:pPr>
            <w:r>
              <w:rPr>
                <w:rFonts w:cs="Times New Roman"/>
              </w:rPr>
              <w:t>0.83</w:t>
            </w:r>
          </w:p>
        </w:tc>
      </w:tr>
      <w:tr w:rsidR="00043EA0" w:rsidRPr="00DF4DC3" w14:paraId="4598AEA5" w14:textId="00291366" w:rsidTr="00043EA0">
        <w:tblPrEx>
          <w:tblW w:w="0" w:type="auto"/>
          <w:tblCellMar>
            <w:top w:w="15" w:type="dxa"/>
            <w:left w:w="15" w:type="dxa"/>
            <w:bottom w:w="15" w:type="dxa"/>
            <w:right w:w="15" w:type="dxa"/>
          </w:tblCellMar>
          <w:tblPrExChange w:id="375" w:author="Truong Bui" w:date="2022-10-12T03:07:00Z">
            <w:tblPrEx>
              <w:tblW w:w="0" w:type="auto"/>
              <w:tblCellMar>
                <w:top w:w="15" w:type="dxa"/>
                <w:left w:w="15" w:type="dxa"/>
                <w:bottom w:w="15" w:type="dxa"/>
                <w:right w:w="15" w:type="dxa"/>
              </w:tblCellMar>
            </w:tblPrEx>
          </w:tblPrExChange>
        </w:tblPrEx>
        <w:trPr>
          <w:trPrChange w:id="376" w:author="Truong Bui" w:date="2022-10-12T03:07:00Z">
            <w:trPr>
              <w:gridBefore w:val="1"/>
            </w:trPr>
          </w:trPrChange>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377" w:author="Truong Bui" w:date="2022-10-12T03:07: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355F7CD7" w14:textId="77777777" w:rsidR="00043EA0" w:rsidRPr="00DF4DC3" w:rsidRDefault="00043EA0" w:rsidP="00043EA0">
            <w:pPr>
              <w:spacing w:line="0" w:lineRule="atLeast"/>
              <w:rPr>
                <w:rFonts w:cs="Times New Roman"/>
              </w:rPr>
            </w:pPr>
            <w:r w:rsidRPr="652361BB">
              <w:rPr>
                <w:rFonts w:cs="Times New Roman"/>
              </w:rPr>
              <w:t>24</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Change w:id="378" w:author="Truong Bui" w:date="2022-10-12T03:07: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tcPrChange>
          </w:tcPr>
          <w:p w14:paraId="2B452178" w14:textId="2C07C0CF" w:rsidR="00043EA0" w:rsidRPr="00DF4DC3" w:rsidRDefault="00043EA0" w:rsidP="00043EA0">
            <w:pPr>
              <w:spacing w:line="0" w:lineRule="atLeast"/>
              <w:rPr>
                <w:rFonts w:cs="Times New Roman"/>
              </w:rPr>
            </w:pPr>
            <w:r w:rsidRPr="4A2C2083">
              <w:rPr>
                <w:rFonts w:cs="Times New Roman"/>
              </w:rPr>
              <w:t>Nevada</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Change w:id="379" w:author="Truong Bui" w:date="2022-10-12T03:07: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tcPrChange>
          </w:tcPr>
          <w:p w14:paraId="4F649ADB" w14:textId="5C3F6AD8" w:rsidR="00043EA0" w:rsidRPr="00DF4DC3" w:rsidRDefault="00043EA0" w:rsidP="00043EA0">
            <w:pPr>
              <w:spacing w:line="0" w:lineRule="atLeast"/>
              <w:rPr>
                <w:rFonts w:cs="Times New Roman"/>
              </w:rPr>
            </w:pPr>
            <w:r w:rsidRPr="4A2C2083">
              <w:rPr>
                <w:rFonts w:cs="Times New Roman"/>
              </w:rPr>
              <w:t>$         11,569</w:t>
            </w:r>
          </w:p>
        </w:tc>
        <w:tc>
          <w:tcPr>
            <w:tcW w:w="16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Change w:id="380" w:author="Truong Bui" w:date="2022-10-12T03:07:00Z">
              <w:tcPr>
                <w:tcW w:w="157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3F6FE379" w14:textId="7F3F6CA4" w:rsidR="00043EA0" w:rsidRPr="00043EA0" w:rsidRDefault="00043EA0" w:rsidP="00043EA0">
            <w:pPr>
              <w:spacing w:line="0" w:lineRule="atLeast"/>
              <w:rPr>
                <w:rFonts w:ascii="Cambria" w:hAnsi="Cambria" w:cs="Times New Roman"/>
              </w:rPr>
            </w:pPr>
            <w:ins w:id="381" w:author="Truong Bui" w:date="2022-10-12T03:07:00Z">
              <w:r w:rsidRPr="00043EA0">
                <w:rPr>
                  <w:rFonts w:ascii="Cambria" w:hAnsi="Cambria" w:cs="Calibri"/>
                  <w:color w:val="000000"/>
                </w:rPr>
                <w:t xml:space="preserve"> $            13,604 </w:t>
              </w:r>
            </w:ins>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Change w:id="382" w:author="Truong Bui" w:date="2022-10-12T03:07:00Z">
              <w:tcPr>
                <w:tcW w:w="153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42D9DAFD" w14:textId="0D01F20F" w:rsidR="00043EA0" w:rsidRPr="4A2C2083" w:rsidRDefault="00043EA0" w:rsidP="00043EA0">
            <w:pPr>
              <w:spacing w:line="0" w:lineRule="atLeast"/>
              <w:rPr>
                <w:rFonts w:cs="Times New Roman"/>
              </w:rPr>
            </w:pPr>
            <w:r>
              <w:rPr>
                <w:rFonts w:cs="Times New Roman"/>
              </w:rPr>
              <w:t>0.85</w:t>
            </w:r>
          </w:p>
        </w:tc>
      </w:tr>
      <w:tr w:rsidR="00043EA0" w:rsidRPr="00DF4DC3" w14:paraId="1F8D229F" w14:textId="3AB2F8D3" w:rsidTr="00043EA0">
        <w:tblPrEx>
          <w:tblW w:w="0" w:type="auto"/>
          <w:tblCellMar>
            <w:top w:w="15" w:type="dxa"/>
            <w:left w:w="15" w:type="dxa"/>
            <w:bottom w:w="15" w:type="dxa"/>
            <w:right w:w="15" w:type="dxa"/>
          </w:tblCellMar>
          <w:tblPrExChange w:id="383" w:author="Truong Bui" w:date="2022-10-12T03:07:00Z">
            <w:tblPrEx>
              <w:tblW w:w="0" w:type="auto"/>
              <w:tblCellMar>
                <w:top w:w="15" w:type="dxa"/>
                <w:left w:w="15" w:type="dxa"/>
                <w:bottom w:w="15" w:type="dxa"/>
                <w:right w:w="15" w:type="dxa"/>
              </w:tblCellMar>
            </w:tblPrEx>
          </w:tblPrExChange>
        </w:tblPrEx>
        <w:trPr>
          <w:trPrChange w:id="384" w:author="Truong Bui" w:date="2022-10-12T03:07:00Z">
            <w:trPr>
              <w:gridBefore w:val="1"/>
            </w:trPr>
          </w:trPrChange>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385" w:author="Truong Bui" w:date="2022-10-12T03:07: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0D70DC24" w14:textId="77777777" w:rsidR="00043EA0" w:rsidRPr="00DF4DC3" w:rsidRDefault="00043EA0" w:rsidP="00043EA0">
            <w:pPr>
              <w:spacing w:line="0" w:lineRule="atLeast"/>
              <w:rPr>
                <w:rFonts w:cs="Times New Roman"/>
              </w:rPr>
            </w:pPr>
            <w:r w:rsidRPr="652361BB">
              <w:rPr>
                <w:rFonts w:cs="Times New Roman"/>
              </w:rPr>
              <w:t>25</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386" w:author="Truong Bui" w:date="2022-10-12T03:07: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3DBA0FA5" w14:textId="47640F06" w:rsidR="00043EA0" w:rsidRPr="00DF4DC3" w:rsidRDefault="00043EA0" w:rsidP="00043EA0">
            <w:pPr>
              <w:spacing w:line="0" w:lineRule="atLeast"/>
              <w:rPr>
                <w:rFonts w:cs="Times New Roman"/>
              </w:rPr>
            </w:pPr>
            <w:r w:rsidRPr="4A2C2083">
              <w:rPr>
                <w:rFonts w:cs="Times New Roman"/>
              </w:rPr>
              <w:t>Wyoming</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387" w:author="Truong Bui" w:date="2022-10-12T03:07: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2F86A062" w14:textId="245A2C65" w:rsidR="00043EA0" w:rsidRPr="00DF4DC3" w:rsidRDefault="00043EA0" w:rsidP="00043EA0">
            <w:pPr>
              <w:spacing w:line="0" w:lineRule="atLeast"/>
              <w:rPr>
                <w:rFonts w:cs="Times New Roman"/>
              </w:rPr>
            </w:pPr>
            <w:r w:rsidRPr="4A2C2083">
              <w:rPr>
                <w:rFonts w:cs="Times New Roman"/>
              </w:rPr>
              <w:t>$         6,737</w:t>
            </w:r>
          </w:p>
        </w:tc>
        <w:tc>
          <w:tcPr>
            <w:tcW w:w="16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Change w:id="388" w:author="Truong Bui" w:date="2022-10-12T03:07:00Z">
              <w:tcPr>
                <w:tcW w:w="157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56DC59BC" w14:textId="3F37D52D" w:rsidR="00043EA0" w:rsidRPr="00043EA0" w:rsidRDefault="00043EA0" w:rsidP="00043EA0">
            <w:pPr>
              <w:spacing w:line="0" w:lineRule="atLeast"/>
              <w:rPr>
                <w:rFonts w:ascii="Cambria" w:hAnsi="Cambria" w:cs="Times New Roman"/>
              </w:rPr>
            </w:pPr>
            <w:ins w:id="389" w:author="Truong Bui" w:date="2022-10-12T03:07:00Z">
              <w:r w:rsidRPr="00043EA0">
                <w:rPr>
                  <w:rFonts w:ascii="Cambria" w:hAnsi="Cambria" w:cs="Calibri"/>
                  <w:color w:val="000000"/>
                </w:rPr>
                <w:t xml:space="preserve"> $               7,743 </w:t>
              </w:r>
            </w:ins>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Change w:id="390" w:author="Truong Bui" w:date="2022-10-12T03:07:00Z">
              <w:tcPr>
                <w:tcW w:w="153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7F008181" w14:textId="5B15C073" w:rsidR="00043EA0" w:rsidRPr="4A2C2083" w:rsidRDefault="00043EA0" w:rsidP="00043EA0">
            <w:pPr>
              <w:spacing w:line="0" w:lineRule="atLeast"/>
              <w:rPr>
                <w:rFonts w:cs="Times New Roman"/>
              </w:rPr>
            </w:pPr>
            <w:r>
              <w:rPr>
                <w:rFonts w:cs="Times New Roman"/>
              </w:rPr>
              <w:t>0.87</w:t>
            </w:r>
          </w:p>
        </w:tc>
      </w:tr>
      <w:tr w:rsidR="00043EA0" w:rsidRPr="00DF4DC3" w14:paraId="7A0E37A3" w14:textId="51751D4F" w:rsidTr="00043EA0">
        <w:tblPrEx>
          <w:tblW w:w="0" w:type="auto"/>
          <w:tblCellMar>
            <w:top w:w="15" w:type="dxa"/>
            <w:left w:w="15" w:type="dxa"/>
            <w:bottom w:w="15" w:type="dxa"/>
            <w:right w:w="15" w:type="dxa"/>
          </w:tblCellMar>
          <w:tblPrExChange w:id="391" w:author="Truong Bui" w:date="2022-10-12T03:07:00Z">
            <w:tblPrEx>
              <w:tblW w:w="0" w:type="auto"/>
              <w:tblCellMar>
                <w:top w:w="15" w:type="dxa"/>
                <w:left w:w="15" w:type="dxa"/>
                <w:bottom w:w="15" w:type="dxa"/>
                <w:right w:w="15" w:type="dxa"/>
              </w:tblCellMar>
            </w:tblPrEx>
          </w:tblPrExChange>
        </w:tblPrEx>
        <w:trPr>
          <w:trPrChange w:id="392" w:author="Truong Bui" w:date="2022-10-12T03:07:00Z">
            <w:trPr>
              <w:gridBefore w:val="1"/>
            </w:trPr>
          </w:trPrChange>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393" w:author="Truong Bui" w:date="2022-10-12T03:07: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0475F0FA" w14:textId="77777777" w:rsidR="00043EA0" w:rsidRPr="00DF4DC3" w:rsidRDefault="00043EA0" w:rsidP="00043EA0">
            <w:pPr>
              <w:spacing w:line="0" w:lineRule="atLeast"/>
              <w:rPr>
                <w:rFonts w:cs="Times New Roman"/>
              </w:rPr>
            </w:pPr>
            <w:r w:rsidRPr="652361BB">
              <w:rPr>
                <w:rFonts w:cs="Times New Roman"/>
              </w:rPr>
              <w:t>26</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394" w:author="Truong Bui" w:date="2022-10-12T03:07: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3BAA57AD" w14:textId="0B575D21" w:rsidR="00043EA0" w:rsidRPr="00DF4DC3" w:rsidRDefault="00043EA0" w:rsidP="00043EA0">
            <w:pPr>
              <w:spacing w:line="0" w:lineRule="atLeast"/>
              <w:rPr>
                <w:rFonts w:cs="Times New Roman"/>
              </w:rPr>
            </w:pPr>
            <w:r w:rsidRPr="4A2C2083">
              <w:rPr>
                <w:rFonts w:cs="Times New Roman"/>
              </w:rPr>
              <w:t>Maryland</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395" w:author="Truong Bui" w:date="2022-10-12T03:07: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204167FD" w14:textId="1E0DDA30" w:rsidR="00043EA0" w:rsidRPr="00DF4DC3" w:rsidRDefault="00043EA0" w:rsidP="00043EA0">
            <w:pPr>
              <w:spacing w:line="0" w:lineRule="atLeast"/>
              <w:rPr>
                <w:rFonts w:cs="Times New Roman"/>
              </w:rPr>
            </w:pPr>
            <w:r w:rsidRPr="4A2C2083">
              <w:rPr>
                <w:rFonts w:cs="Times New Roman"/>
              </w:rPr>
              <w:t>$         28,196</w:t>
            </w:r>
          </w:p>
        </w:tc>
        <w:tc>
          <w:tcPr>
            <w:tcW w:w="16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Change w:id="396" w:author="Truong Bui" w:date="2022-10-12T03:07:00Z">
              <w:tcPr>
                <w:tcW w:w="157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59856903" w14:textId="5BF9F417" w:rsidR="00043EA0" w:rsidRPr="00043EA0" w:rsidRDefault="00043EA0" w:rsidP="00043EA0">
            <w:pPr>
              <w:spacing w:line="0" w:lineRule="atLeast"/>
              <w:rPr>
                <w:rFonts w:ascii="Cambria" w:hAnsi="Cambria" w:cs="Times New Roman"/>
              </w:rPr>
            </w:pPr>
            <w:ins w:id="397" w:author="Truong Bui" w:date="2022-10-12T03:07:00Z">
              <w:r w:rsidRPr="00043EA0">
                <w:rPr>
                  <w:rFonts w:ascii="Cambria" w:hAnsi="Cambria" w:cs="Calibri"/>
                  <w:color w:val="000000"/>
                </w:rPr>
                <w:t xml:space="preserve"> $            32,391 </w:t>
              </w:r>
            </w:ins>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Change w:id="398" w:author="Truong Bui" w:date="2022-10-12T03:07:00Z">
              <w:tcPr>
                <w:tcW w:w="153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14F24BD3" w14:textId="243CEDE2" w:rsidR="00043EA0" w:rsidRPr="4A2C2083" w:rsidRDefault="00043EA0" w:rsidP="00043EA0">
            <w:pPr>
              <w:spacing w:line="0" w:lineRule="atLeast"/>
              <w:rPr>
                <w:rFonts w:cs="Times New Roman"/>
              </w:rPr>
            </w:pPr>
            <w:r>
              <w:rPr>
                <w:rFonts w:cs="Times New Roman"/>
              </w:rPr>
              <w:t>0.87</w:t>
            </w:r>
          </w:p>
        </w:tc>
      </w:tr>
      <w:tr w:rsidR="00043EA0" w:rsidRPr="00DF4DC3" w14:paraId="686410B8" w14:textId="2E539540" w:rsidTr="00043EA0">
        <w:tblPrEx>
          <w:tblW w:w="0" w:type="auto"/>
          <w:tblCellMar>
            <w:top w:w="15" w:type="dxa"/>
            <w:left w:w="15" w:type="dxa"/>
            <w:bottom w:w="15" w:type="dxa"/>
            <w:right w:w="15" w:type="dxa"/>
          </w:tblCellMar>
          <w:tblPrExChange w:id="399" w:author="Truong Bui" w:date="2022-10-12T03:07:00Z">
            <w:tblPrEx>
              <w:tblW w:w="0" w:type="auto"/>
              <w:tblCellMar>
                <w:top w:w="15" w:type="dxa"/>
                <w:left w:w="15" w:type="dxa"/>
                <w:bottom w:w="15" w:type="dxa"/>
                <w:right w:w="15" w:type="dxa"/>
              </w:tblCellMar>
            </w:tblPrEx>
          </w:tblPrExChange>
        </w:tblPrEx>
        <w:trPr>
          <w:trPrChange w:id="400" w:author="Truong Bui" w:date="2022-10-12T03:07:00Z">
            <w:trPr>
              <w:gridBefore w:val="1"/>
            </w:trPr>
          </w:trPrChange>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401" w:author="Truong Bui" w:date="2022-10-12T03:07: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0E795444" w14:textId="77777777" w:rsidR="00043EA0" w:rsidRPr="00DF4DC3" w:rsidRDefault="00043EA0" w:rsidP="00043EA0">
            <w:pPr>
              <w:spacing w:line="0" w:lineRule="atLeast"/>
              <w:rPr>
                <w:rFonts w:cs="Times New Roman"/>
              </w:rPr>
            </w:pPr>
            <w:r w:rsidRPr="652361BB">
              <w:rPr>
                <w:rFonts w:cs="Times New Roman"/>
              </w:rPr>
              <w:t>27</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402" w:author="Truong Bui" w:date="2022-10-12T03:07: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5FA2657B" w14:textId="66B7354B" w:rsidR="00043EA0" w:rsidRPr="00DF4DC3" w:rsidRDefault="00043EA0" w:rsidP="00043EA0">
            <w:pPr>
              <w:spacing w:line="0" w:lineRule="atLeast"/>
              <w:rPr>
                <w:rFonts w:cs="Times New Roman"/>
              </w:rPr>
            </w:pPr>
            <w:r w:rsidRPr="4A2C2083">
              <w:rPr>
                <w:rFonts w:cs="Times New Roman"/>
              </w:rPr>
              <w:t>Illinois</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403" w:author="Truong Bui" w:date="2022-10-12T03:07: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24EBED47" w14:textId="3ABCF941" w:rsidR="00043EA0" w:rsidRPr="00DF4DC3" w:rsidRDefault="00043EA0" w:rsidP="00043EA0">
            <w:pPr>
              <w:spacing w:line="0" w:lineRule="atLeast"/>
              <w:rPr>
                <w:rFonts w:cs="Times New Roman"/>
              </w:rPr>
            </w:pPr>
            <w:r w:rsidRPr="4A2C2083">
              <w:rPr>
                <w:rFonts w:cs="Times New Roman"/>
              </w:rPr>
              <w:t>$         22,024</w:t>
            </w:r>
          </w:p>
        </w:tc>
        <w:tc>
          <w:tcPr>
            <w:tcW w:w="16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Change w:id="404" w:author="Truong Bui" w:date="2022-10-12T03:07:00Z">
              <w:tcPr>
                <w:tcW w:w="157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09E48E5E" w14:textId="1F1600E8" w:rsidR="00043EA0" w:rsidRPr="00043EA0" w:rsidRDefault="00043EA0" w:rsidP="00043EA0">
            <w:pPr>
              <w:spacing w:line="0" w:lineRule="atLeast"/>
              <w:rPr>
                <w:rFonts w:ascii="Cambria" w:hAnsi="Cambria" w:cs="Times New Roman"/>
              </w:rPr>
            </w:pPr>
            <w:ins w:id="405" w:author="Truong Bui" w:date="2022-10-12T03:07:00Z">
              <w:r w:rsidRPr="00043EA0">
                <w:rPr>
                  <w:rFonts w:ascii="Cambria" w:hAnsi="Cambria" w:cs="Calibri"/>
                  <w:color w:val="000000"/>
                </w:rPr>
                <w:t xml:space="preserve"> $            25,285 </w:t>
              </w:r>
            </w:ins>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Change w:id="406" w:author="Truong Bui" w:date="2022-10-12T03:07:00Z">
              <w:tcPr>
                <w:tcW w:w="153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5791898C" w14:textId="713C9B69" w:rsidR="00043EA0" w:rsidRPr="4A2C2083" w:rsidRDefault="00043EA0" w:rsidP="00043EA0">
            <w:pPr>
              <w:spacing w:line="0" w:lineRule="atLeast"/>
              <w:rPr>
                <w:rFonts w:cs="Times New Roman"/>
              </w:rPr>
            </w:pPr>
            <w:r>
              <w:rPr>
                <w:rFonts w:cs="Times New Roman"/>
              </w:rPr>
              <w:t>0.87</w:t>
            </w:r>
          </w:p>
        </w:tc>
      </w:tr>
      <w:tr w:rsidR="00043EA0" w:rsidRPr="00DF4DC3" w14:paraId="4CC23F49" w14:textId="05569CC6" w:rsidTr="00043EA0">
        <w:tblPrEx>
          <w:tblW w:w="0" w:type="auto"/>
          <w:tblCellMar>
            <w:top w:w="15" w:type="dxa"/>
            <w:left w:w="15" w:type="dxa"/>
            <w:bottom w:w="15" w:type="dxa"/>
            <w:right w:w="15" w:type="dxa"/>
          </w:tblCellMar>
          <w:tblPrExChange w:id="407" w:author="Truong Bui" w:date="2022-10-12T03:07:00Z">
            <w:tblPrEx>
              <w:tblW w:w="0" w:type="auto"/>
              <w:tblCellMar>
                <w:top w:w="15" w:type="dxa"/>
                <w:left w:w="15" w:type="dxa"/>
                <w:bottom w:w="15" w:type="dxa"/>
                <w:right w:w="15" w:type="dxa"/>
              </w:tblCellMar>
            </w:tblPrEx>
          </w:tblPrExChange>
        </w:tblPrEx>
        <w:trPr>
          <w:trPrChange w:id="408" w:author="Truong Bui" w:date="2022-10-12T03:07:00Z">
            <w:trPr>
              <w:gridBefore w:val="1"/>
            </w:trPr>
          </w:trPrChange>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409" w:author="Truong Bui" w:date="2022-10-12T03:07: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61E24945" w14:textId="77777777" w:rsidR="00043EA0" w:rsidRPr="00DF4DC3" w:rsidRDefault="00043EA0" w:rsidP="00043EA0">
            <w:pPr>
              <w:spacing w:line="0" w:lineRule="atLeast"/>
              <w:rPr>
                <w:rFonts w:cs="Times New Roman"/>
              </w:rPr>
            </w:pPr>
            <w:r w:rsidRPr="652361BB">
              <w:rPr>
                <w:rFonts w:cs="Times New Roman"/>
              </w:rPr>
              <w:t>28</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410" w:author="Truong Bui" w:date="2022-10-12T03:07: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4121C185" w14:textId="0B87EFAB" w:rsidR="00043EA0" w:rsidRPr="00DF4DC3" w:rsidRDefault="00043EA0" w:rsidP="00043EA0">
            <w:pPr>
              <w:spacing w:line="0" w:lineRule="atLeast"/>
              <w:rPr>
                <w:rFonts w:cs="Times New Roman"/>
              </w:rPr>
            </w:pPr>
            <w:r w:rsidRPr="4A2C2083">
              <w:rPr>
                <w:rFonts w:cs="Times New Roman"/>
              </w:rPr>
              <w:t>Virginia</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411" w:author="Truong Bui" w:date="2022-10-12T03:07: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3F5F9890" w14:textId="06D37079" w:rsidR="00043EA0" w:rsidRPr="00DF4DC3" w:rsidRDefault="00043EA0" w:rsidP="00043EA0">
            <w:pPr>
              <w:spacing w:line="0" w:lineRule="atLeast"/>
              <w:rPr>
                <w:rFonts w:cs="Times New Roman"/>
              </w:rPr>
            </w:pPr>
            <w:r w:rsidRPr="4A2C2083">
              <w:rPr>
                <w:rFonts w:cs="Times New Roman"/>
              </w:rPr>
              <w:t>$         13,718</w:t>
            </w:r>
          </w:p>
        </w:tc>
        <w:tc>
          <w:tcPr>
            <w:tcW w:w="16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Change w:id="412" w:author="Truong Bui" w:date="2022-10-12T03:07:00Z">
              <w:tcPr>
                <w:tcW w:w="157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5F951F17" w14:textId="2A2D82FF" w:rsidR="00043EA0" w:rsidRPr="00043EA0" w:rsidRDefault="00043EA0" w:rsidP="00043EA0">
            <w:pPr>
              <w:spacing w:line="0" w:lineRule="atLeast"/>
              <w:rPr>
                <w:rFonts w:ascii="Cambria" w:hAnsi="Cambria" w:cs="Times New Roman"/>
              </w:rPr>
            </w:pPr>
            <w:ins w:id="413" w:author="Truong Bui" w:date="2022-10-12T03:07:00Z">
              <w:r w:rsidRPr="00043EA0">
                <w:rPr>
                  <w:rFonts w:ascii="Cambria" w:hAnsi="Cambria" w:cs="Calibri"/>
                  <w:color w:val="000000"/>
                </w:rPr>
                <w:t xml:space="preserve"> $            15,311 </w:t>
              </w:r>
            </w:ins>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Change w:id="414" w:author="Truong Bui" w:date="2022-10-12T03:07:00Z">
              <w:tcPr>
                <w:tcW w:w="153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66C91465" w14:textId="39DF6493" w:rsidR="00043EA0" w:rsidRPr="4A2C2083" w:rsidRDefault="00043EA0" w:rsidP="00043EA0">
            <w:pPr>
              <w:spacing w:line="0" w:lineRule="atLeast"/>
              <w:rPr>
                <w:rFonts w:cs="Times New Roman"/>
              </w:rPr>
            </w:pPr>
            <w:r>
              <w:rPr>
                <w:rFonts w:cs="Times New Roman"/>
              </w:rPr>
              <w:t>0.90</w:t>
            </w:r>
          </w:p>
        </w:tc>
      </w:tr>
      <w:tr w:rsidR="00043EA0" w:rsidRPr="00DF4DC3" w14:paraId="33B7CC81" w14:textId="4B2056EF" w:rsidTr="00043EA0">
        <w:tblPrEx>
          <w:tblW w:w="0" w:type="auto"/>
          <w:tblCellMar>
            <w:top w:w="15" w:type="dxa"/>
            <w:left w:w="15" w:type="dxa"/>
            <w:bottom w:w="15" w:type="dxa"/>
            <w:right w:w="15" w:type="dxa"/>
          </w:tblCellMar>
          <w:tblPrExChange w:id="415" w:author="Truong Bui" w:date="2022-10-12T03:07:00Z">
            <w:tblPrEx>
              <w:tblW w:w="0" w:type="auto"/>
              <w:tblCellMar>
                <w:top w:w="15" w:type="dxa"/>
                <w:left w:w="15" w:type="dxa"/>
                <w:bottom w:w="15" w:type="dxa"/>
                <w:right w:w="15" w:type="dxa"/>
              </w:tblCellMar>
            </w:tblPrEx>
          </w:tblPrExChange>
        </w:tblPrEx>
        <w:trPr>
          <w:trPrChange w:id="416" w:author="Truong Bui" w:date="2022-10-12T03:07:00Z">
            <w:trPr>
              <w:gridBefore w:val="1"/>
            </w:trPr>
          </w:trPrChange>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417" w:author="Truong Bui" w:date="2022-10-12T03:07: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5302A3D8" w14:textId="77777777" w:rsidR="00043EA0" w:rsidRPr="00DF4DC3" w:rsidRDefault="00043EA0" w:rsidP="00043EA0">
            <w:pPr>
              <w:spacing w:line="0" w:lineRule="atLeast"/>
              <w:rPr>
                <w:rFonts w:cs="Times New Roman"/>
              </w:rPr>
            </w:pPr>
            <w:r w:rsidRPr="652361BB">
              <w:rPr>
                <w:rFonts w:cs="Times New Roman"/>
              </w:rPr>
              <w:t>29</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418" w:author="Truong Bui" w:date="2022-10-12T03:07: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27546485" w14:textId="4C6C7FAE" w:rsidR="00043EA0" w:rsidRPr="00DF4DC3" w:rsidRDefault="00043EA0" w:rsidP="00043EA0">
            <w:pPr>
              <w:spacing w:line="0" w:lineRule="atLeast"/>
              <w:rPr>
                <w:rFonts w:cs="Times New Roman"/>
              </w:rPr>
            </w:pPr>
            <w:r w:rsidRPr="4A2C2083">
              <w:rPr>
                <w:rFonts w:cs="Times New Roman"/>
              </w:rPr>
              <w:t>Florida</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419" w:author="Truong Bui" w:date="2022-10-12T03:07: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28F90305" w14:textId="00C0216A" w:rsidR="00043EA0" w:rsidRPr="00DF4DC3" w:rsidRDefault="00043EA0" w:rsidP="00043EA0">
            <w:pPr>
              <w:spacing w:line="0" w:lineRule="atLeast"/>
              <w:rPr>
                <w:rFonts w:cs="Times New Roman"/>
              </w:rPr>
            </w:pPr>
            <w:r w:rsidRPr="4A2C2083">
              <w:rPr>
                <w:rFonts w:cs="Times New Roman"/>
              </w:rPr>
              <w:t>$         33,231</w:t>
            </w:r>
          </w:p>
        </w:tc>
        <w:tc>
          <w:tcPr>
            <w:tcW w:w="16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Change w:id="420" w:author="Truong Bui" w:date="2022-10-12T03:07:00Z">
              <w:tcPr>
                <w:tcW w:w="157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2342A02E" w14:textId="2F074BC0" w:rsidR="00043EA0" w:rsidRPr="00043EA0" w:rsidRDefault="00043EA0" w:rsidP="00043EA0">
            <w:pPr>
              <w:spacing w:line="0" w:lineRule="atLeast"/>
              <w:rPr>
                <w:rFonts w:ascii="Cambria" w:hAnsi="Cambria" w:cs="Times New Roman"/>
              </w:rPr>
            </w:pPr>
            <w:ins w:id="421" w:author="Truong Bui" w:date="2022-10-12T03:07:00Z">
              <w:r w:rsidRPr="00043EA0">
                <w:rPr>
                  <w:rFonts w:ascii="Cambria" w:hAnsi="Cambria" w:cs="Calibri"/>
                  <w:color w:val="000000"/>
                </w:rPr>
                <w:t xml:space="preserve"> $            35,350 </w:t>
              </w:r>
            </w:ins>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Change w:id="422" w:author="Truong Bui" w:date="2022-10-12T03:07:00Z">
              <w:tcPr>
                <w:tcW w:w="153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32B3EC69" w14:textId="5F3F5FE0" w:rsidR="00043EA0" w:rsidRPr="4A2C2083" w:rsidRDefault="00043EA0" w:rsidP="00043EA0">
            <w:pPr>
              <w:spacing w:line="0" w:lineRule="atLeast"/>
              <w:rPr>
                <w:rFonts w:cs="Times New Roman"/>
              </w:rPr>
            </w:pPr>
            <w:r>
              <w:rPr>
                <w:rFonts w:cs="Times New Roman"/>
              </w:rPr>
              <w:t>0.94</w:t>
            </w:r>
          </w:p>
        </w:tc>
      </w:tr>
      <w:tr w:rsidR="00043EA0" w:rsidRPr="00DF4DC3" w14:paraId="0444A0F4" w14:textId="3B814CF7" w:rsidTr="00043EA0">
        <w:tblPrEx>
          <w:tblW w:w="0" w:type="auto"/>
          <w:tblCellMar>
            <w:top w:w="15" w:type="dxa"/>
            <w:left w:w="15" w:type="dxa"/>
            <w:bottom w:w="15" w:type="dxa"/>
            <w:right w:w="15" w:type="dxa"/>
          </w:tblCellMar>
          <w:tblPrExChange w:id="423" w:author="Truong Bui" w:date="2022-10-12T03:07:00Z">
            <w:tblPrEx>
              <w:tblW w:w="0" w:type="auto"/>
              <w:tblCellMar>
                <w:top w:w="15" w:type="dxa"/>
                <w:left w:w="15" w:type="dxa"/>
                <w:bottom w:w="15" w:type="dxa"/>
                <w:right w:w="15" w:type="dxa"/>
              </w:tblCellMar>
            </w:tblPrEx>
          </w:tblPrExChange>
        </w:tblPrEx>
        <w:trPr>
          <w:trPrChange w:id="424" w:author="Truong Bui" w:date="2022-10-12T03:07:00Z">
            <w:trPr>
              <w:gridBefore w:val="1"/>
            </w:trPr>
          </w:trPrChange>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425" w:author="Truong Bui" w:date="2022-10-12T03:07: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2D2D50FF" w14:textId="77777777" w:rsidR="00043EA0" w:rsidRPr="00DF4DC3" w:rsidRDefault="00043EA0" w:rsidP="00043EA0">
            <w:pPr>
              <w:spacing w:line="0" w:lineRule="atLeast"/>
              <w:rPr>
                <w:rFonts w:cs="Times New Roman"/>
              </w:rPr>
            </w:pPr>
            <w:r w:rsidRPr="652361BB">
              <w:rPr>
                <w:rFonts w:cs="Times New Roman"/>
              </w:rPr>
              <w:t>30</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426" w:author="Truong Bui" w:date="2022-10-12T03:07: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3E892233" w14:textId="32C34C35" w:rsidR="00043EA0" w:rsidRPr="00DF4DC3" w:rsidRDefault="00043EA0" w:rsidP="00043EA0">
            <w:pPr>
              <w:spacing w:line="0" w:lineRule="atLeast"/>
              <w:rPr>
                <w:rFonts w:cs="Times New Roman"/>
              </w:rPr>
            </w:pPr>
            <w:r w:rsidRPr="4A2C2083">
              <w:rPr>
                <w:rFonts w:cs="Times New Roman"/>
              </w:rPr>
              <w:t>New Hampshire</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427" w:author="Truong Bui" w:date="2022-10-12T03:07: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78A362A5" w14:textId="0AA3A352" w:rsidR="00043EA0" w:rsidRPr="00DF4DC3" w:rsidRDefault="00043EA0" w:rsidP="00043EA0">
            <w:pPr>
              <w:spacing w:line="0" w:lineRule="atLeast"/>
              <w:rPr>
                <w:rFonts w:cs="Times New Roman"/>
              </w:rPr>
            </w:pPr>
            <w:r w:rsidRPr="4A2C2083">
              <w:rPr>
                <w:rFonts w:cs="Times New Roman"/>
              </w:rPr>
              <w:t>$         13,048</w:t>
            </w:r>
          </w:p>
        </w:tc>
        <w:tc>
          <w:tcPr>
            <w:tcW w:w="16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Change w:id="428" w:author="Truong Bui" w:date="2022-10-12T03:07:00Z">
              <w:tcPr>
                <w:tcW w:w="157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1A5CCDA9" w14:textId="45F1D9CB" w:rsidR="00043EA0" w:rsidRPr="00043EA0" w:rsidRDefault="00043EA0" w:rsidP="00043EA0">
            <w:pPr>
              <w:spacing w:line="0" w:lineRule="atLeast"/>
              <w:rPr>
                <w:rFonts w:ascii="Cambria" w:hAnsi="Cambria" w:cs="Times New Roman"/>
              </w:rPr>
            </w:pPr>
            <w:ins w:id="429" w:author="Truong Bui" w:date="2022-10-12T03:07:00Z">
              <w:r w:rsidRPr="00043EA0">
                <w:rPr>
                  <w:rFonts w:ascii="Cambria" w:hAnsi="Cambria" w:cs="Calibri"/>
                  <w:color w:val="000000"/>
                </w:rPr>
                <w:t xml:space="preserve"> $            13,595 </w:t>
              </w:r>
            </w:ins>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Change w:id="430" w:author="Truong Bui" w:date="2022-10-12T03:07:00Z">
              <w:tcPr>
                <w:tcW w:w="153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6A726AE2" w14:textId="0BE2FFF3" w:rsidR="00043EA0" w:rsidRPr="4A2C2083" w:rsidRDefault="00043EA0" w:rsidP="00043EA0">
            <w:pPr>
              <w:spacing w:line="0" w:lineRule="atLeast"/>
              <w:rPr>
                <w:rFonts w:cs="Times New Roman"/>
              </w:rPr>
            </w:pPr>
            <w:r>
              <w:rPr>
                <w:rFonts w:cs="Times New Roman"/>
              </w:rPr>
              <w:t>0.96</w:t>
            </w:r>
          </w:p>
        </w:tc>
      </w:tr>
      <w:tr w:rsidR="00043EA0" w:rsidRPr="00DF4DC3" w14:paraId="6CDF5512" w14:textId="427B410F" w:rsidTr="00043EA0">
        <w:tblPrEx>
          <w:tblW w:w="0" w:type="auto"/>
          <w:tblCellMar>
            <w:top w:w="15" w:type="dxa"/>
            <w:left w:w="15" w:type="dxa"/>
            <w:bottom w:w="15" w:type="dxa"/>
            <w:right w:w="15" w:type="dxa"/>
          </w:tblCellMar>
          <w:tblPrExChange w:id="431" w:author="Truong Bui" w:date="2022-10-12T03:07:00Z">
            <w:tblPrEx>
              <w:tblW w:w="0" w:type="auto"/>
              <w:tblCellMar>
                <w:top w:w="15" w:type="dxa"/>
                <w:left w:w="15" w:type="dxa"/>
                <w:bottom w:w="15" w:type="dxa"/>
                <w:right w:w="15" w:type="dxa"/>
              </w:tblCellMar>
            </w:tblPrEx>
          </w:tblPrExChange>
        </w:tblPrEx>
        <w:trPr>
          <w:trPrChange w:id="432" w:author="Truong Bui" w:date="2022-10-12T03:07:00Z">
            <w:trPr>
              <w:gridBefore w:val="1"/>
            </w:trPr>
          </w:trPrChange>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433" w:author="Truong Bui" w:date="2022-10-12T03:07: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57DF5774" w14:textId="77777777" w:rsidR="00043EA0" w:rsidRPr="00DF4DC3" w:rsidRDefault="00043EA0" w:rsidP="00043EA0">
            <w:pPr>
              <w:spacing w:line="0" w:lineRule="atLeast"/>
              <w:rPr>
                <w:rFonts w:cs="Times New Roman"/>
              </w:rPr>
            </w:pPr>
            <w:r w:rsidRPr="652361BB">
              <w:rPr>
                <w:rFonts w:cs="Times New Roman"/>
              </w:rPr>
              <w:t>31</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434" w:author="Truong Bui" w:date="2022-10-12T03:07: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2E2ADA6E" w14:textId="2D53139F" w:rsidR="00043EA0" w:rsidRPr="00DF4DC3" w:rsidRDefault="00043EA0" w:rsidP="00043EA0">
            <w:pPr>
              <w:spacing w:line="0" w:lineRule="atLeast"/>
              <w:rPr>
                <w:rFonts w:cs="Times New Roman"/>
              </w:rPr>
            </w:pPr>
            <w:r w:rsidRPr="4A2C2083">
              <w:rPr>
                <w:rFonts w:cs="Times New Roman"/>
              </w:rPr>
              <w:t>Rhode Island</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435" w:author="Truong Bui" w:date="2022-10-12T03:07: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418EEFD4" w14:textId="6B257685" w:rsidR="00043EA0" w:rsidRPr="00DF4DC3" w:rsidRDefault="00043EA0" w:rsidP="00043EA0">
            <w:pPr>
              <w:spacing w:line="0" w:lineRule="atLeast"/>
              <w:rPr>
                <w:rFonts w:cs="Times New Roman"/>
              </w:rPr>
            </w:pPr>
            <w:r w:rsidRPr="4A2C2083">
              <w:rPr>
                <w:rFonts w:cs="Times New Roman"/>
              </w:rPr>
              <w:t>$         39,515</w:t>
            </w:r>
          </w:p>
        </w:tc>
        <w:tc>
          <w:tcPr>
            <w:tcW w:w="16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Change w:id="436" w:author="Truong Bui" w:date="2022-10-12T03:07:00Z">
              <w:tcPr>
                <w:tcW w:w="157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4AC9E9A0" w14:textId="6A3D20CD" w:rsidR="00043EA0" w:rsidRPr="00043EA0" w:rsidRDefault="00043EA0" w:rsidP="00043EA0">
            <w:pPr>
              <w:spacing w:line="0" w:lineRule="atLeast"/>
              <w:rPr>
                <w:rFonts w:ascii="Cambria" w:hAnsi="Cambria" w:cs="Times New Roman"/>
              </w:rPr>
            </w:pPr>
            <w:ins w:id="437" w:author="Truong Bui" w:date="2022-10-12T03:07:00Z">
              <w:r w:rsidRPr="00043EA0">
                <w:rPr>
                  <w:rFonts w:ascii="Cambria" w:hAnsi="Cambria" w:cs="Calibri"/>
                  <w:color w:val="000000"/>
                </w:rPr>
                <w:t xml:space="preserve"> $            40,095 </w:t>
              </w:r>
            </w:ins>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Change w:id="438" w:author="Truong Bui" w:date="2022-10-12T03:07:00Z">
              <w:tcPr>
                <w:tcW w:w="153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0D7BB7F1" w14:textId="57EF40FE" w:rsidR="00043EA0" w:rsidRPr="4A2C2083" w:rsidRDefault="00043EA0" w:rsidP="00043EA0">
            <w:pPr>
              <w:spacing w:line="0" w:lineRule="atLeast"/>
              <w:rPr>
                <w:rFonts w:cs="Times New Roman"/>
              </w:rPr>
            </w:pPr>
            <w:r>
              <w:rPr>
                <w:rFonts w:cs="Times New Roman"/>
              </w:rPr>
              <w:t>0.99</w:t>
            </w:r>
          </w:p>
        </w:tc>
      </w:tr>
      <w:tr w:rsidR="00043EA0" w:rsidRPr="00DF4DC3" w14:paraId="1493EB9C" w14:textId="5E4C43B5" w:rsidTr="00043EA0">
        <w:tblPrEx>
          <w:tblW w:w="0" w:type="auto"/>
          <w:tblCellMar>
            <w:top w:w="15" w:type="dxa"/>
            <w:left w:w="15" w:type="dxa"/>
            <w:bottom w:w="15" w:type="dxa"/>
            <w:right w:w="15" w:type="dxa"/>
          </w:tblCellMar>
          <w:tblPrExChange w:id="439" w:author="Truong Bui" w:date="2022-10-12T03:07:00Z">
            <w:tblPrEx>
              <w:tblW w:w="0" w:type="auto"/>
              <w:tblCellMar>
                <w:top w:w="15" w:type="dxa"/>
                <w:left w:w="15" w:type="dxa"/>
                <w:bottom w:w="15" w:type="dxa"/>
                <w:right w:w="15" w:type="dxa"/>
              </w:tblCellMar>
            </w:tblPrEx>
          </w:tblPrExChange>
        </w:tblPrEx>
        <w:trPr>
          <w:trPrChange w:id="440" w:author="Truong Bui" w:date="2022-10-12T03:07:00Z">
            <w:trPr>
              <w:gridBefore w:val="1"/>
            </w:trPr>
          </w:trPrChange>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441" w:author="Truong Bui" w:date="2022-10-12T03:07: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4ECF7DDD" w14:textId="77777777" w:rsidR="00043EA0" w:rsidRPr="00DF4DC3" w:rsidRDefault="00043EA0" w:rsidP="00043EA0">
            <w:pPr>
              <w:spacing w:line="0" w:lineRule="atLeast"/>
              <w:rPr>
                <w:rFonts w:cs="Times New Roman"/>
              </w:rPr>
            </w:pPr>
            <w:r w:rsidRPr="652361BB">
              <w:rPr>
                <w:rFonts w:cs="Times New Roman"/>
              </w:rPr>
              <w:t>32</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442" w:author="Truong Bui" w:date="2022-10-12T03:07: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091C5789" w14:textId="4354C1E8" w:rsidR="00043EA0" w:rsidRPr="00DF4DC3" w:rsidRDefault="00043EA0" w:rsidP="00043EA0">
            <w:pPr>
              <w:spacing w:line="0" w:lineRule="atLeast"/>
              <w:rPr>
                <w:rFonts w:cs="Times New Roman"/>
              </w:rPr>
            </w:pPr>
            <w:r w:rsidRPr="4A2C2083">
              <w:rPr>
                <w:rFonts w:cs="Times New Roman"/>
              </w:rPr>
              <w:t>Utah</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443" w:author="Truong Bui" w:date="2022-10-12T03:07: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16D40746" w14:textId="1B31B76E" w:rsidR="00043EA0" w:rsidRPr="00DF4DC3" w:rsidRDefault="00043EA0" w:rsidP="00043EA0">
            <w:pPr>
              <w:spacing w:line="0" w:lineRule="atLeast"/>
              <w:rPr>
                <w:rFonts w:cs="Times New Roman"/>
              </w:rPr>
            </w:pPr>
            <w:r w:rsidRPr="4A2C2083">
              <w:rPr>
                <w:rFonts w:cs="Times New Roman"/>
              </w:rPr>
              <w:t>$         16,115</w:t>
            </w:r>
          </w:p>
        </w:tc>
        <w:tc>
          <w:tcPr>
            <w:tcW w:w="16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Change w:id="444" w:author="Truong Bui" w:date="2022-10-12T03:07:00Z">
              <w:tcPr>
                <w:tcW w:w="157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0FEFE7B7" w14:textId="4620536E" w:rsidR="00043EA0" w:rsidRPr="00043EA0" w:rsidRDefault="00043EA0" w:rsidP="00043EA0">
            <w:pPr>
              <w:spacing w:line="0" w:lineRule="atLeast"/>
              <w:rPr>
                <w:rFonts w:ascii="Cambria" w:hAnsi="Cambria" w:cs="Times New Roman"/>
              </w:rPr>
            </w:pPr>
            <w:ins w:id="445" w:author="Truong Bui" w:date="2022-10-12T03:07:00Z">
              <w:r w:rsidRPr="00043EA0">
                <w:rPr>
                  <w:rFonts w:ascii="Cambria" w:hAnsi="Cambria" w:cs="Calibri"/>
                  <w:color w:val="000000"/>
                </w:rPr>
                <w:t xml:space="preserve"> $            16,214 </w:t>
              </w:r>
            </w:ins>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Change w:id="446" w:author="Truong Bui" w:date="2022-10-12T03:07:00Z">
              <w:tcPr>
                <w:tcW w:w="153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2ECE6892" w14:textId="2A34D032" w:rsidR="00043EA0" w:rsidRPr="4A2C2083" w:rsidRDefault="00043EA0" w:rsidP="00043EA0">
            <w:pPr>
              <w:spacing w:line="0" w:lineRule="atLeast"/>
              <w:rPr>
                <w:rFonts w:cs="Times New Roman"/>
              </w:rPr>
            </w:pPr>
            <w:r>
              <w:rPr>
                <w:rFonts w:cs="Times New Roman"/>
              </w:rPr>
              <w:t>0.99</w:t>
            </w:r>
          </w:p>
        </w:tc>
      </w:tr>
      <w:tr w:rsidR="00043EA0" w:rsidRPr="00DF4DC3" w14:paraId="5F5BA1B4" w14:textId="3F8E7F82" w:rsidTr="00043EA0">
        <w:tblPrEx>
          <w:tblW w:w="0" w:type="auto"/>
          <w:tblCellMar>
            <w:top w:w="15" w:type="dxa"/>
            <w:left w:w="15" w:type="dxa"/>
            <w:bottom w:w="15" w:type="dxa"/>
            <w:right w:w="15" w:type="dxa"/>
          </w:tblCellMar>
          <w:tblPrExChange w:id="447" w:author="Truong Bui" w:date="2022-10-12T03:07:00Z">
            <w:tblPrEx>
              <w:tblW w:w="0" w:type="auto"/>
              <w:tblCellMar>
                <w:top w:w="15" w:type="dxa"/>
                <w:left w:w="15" w:type="dxa"/>
                <w:bottom w:w="15" w:type="dxa"/>
                <w:right w:w="15" w:type="dxa"/>
              </w:tblCellMar>
            </w:tblPrEx>
          </w:tblPrExChange>
        </w:tblPrEx>
        <w:trPr>
          <w:trPrChange w:id="448" w:author="Truong Bui" w:date="2022-10-12T03:07:00Z">
            <w:trPr>
              <w:gridBefore w:val="1"/>
            </w:trPr>
          </w:trPrChange>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449" w:author="Truong Bui" w:date="2022-10-12T03:07: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09C2709B" w14:textId="77777777" w:rsidR="00043EA0" w:rsidRPr="00DF4DC3" w:rsidRDefault="00043EA0" w:rsidP="00043EA0">
            <w:pPr>
              <w:spacing w:line="0" w:lineRule="atLeast"/>
              <w:rPr>
                <w:rFonts w:cs="Times New Roman"/>
              </w:rPr>
            </w:pPr>
            <w:r w:rsidRPr="652361BB">
              <w:rPr>
                <w:rFonts w:cs="Times New Roman"/>
              </w:rPr>
              <w:t>33</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450" w:author="Truong Bui" w:date="2022-10-12T03:07: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03668EE1" w14:textId="2A486562" w:rsidR="00043EA0" w:rsidRPr="00DF4DC3" w:rsidRDefault="00043EA0" w:rsidP="00043EA0">
            <w:pPr>
              <w:spacing w:line="0" w:lineRule="atLeast"/>
              <w:rPr>
                <w:rFonts w:cs="Times New Roman"/>
              </w:rPr>
            </w:pPr>
            <w:r w:rsidRPr="4A2C2083">
              <w:rPr>
                <w:rFonts w:cs="Times New Roman"/>
              </w:rPr>
              <w:t>Idaho</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451" w:author="Truong Bui" w:date="2022-10-12T03:07: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7ACC002C" w14:textId="7BAFE37F" w:rsidR="00043EA0" w:rsidRPr="00DF4DC3" w:rsidRDefault="00043EA0" w:rsidP="00043EA0">
            <w:pPr>
              <w:spacing w:line="0" w:lineRule="atLeast"/>
              <w:rPr>
                <w:rFonts w:cs="Times New Roman"/>
              </w:rPr>
            </w:pPr>
            <w:r w:rsidRPr="4A2C2083">
              <w:rPr>
                <w:rFonts w:cs="Times New Roman"/>
              </w:rPr>
              <w:t>$         9,193</w:t>
            </w:r>
          </w:p>
        </w:tc>
        <w:tc>
          <w:tcPr>
            <w:tcW w:w="16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Change w:id="452" w:author="Truong Bui" w:date="2022-10-12T03:07:00Z">
              <w:tcPr>
                <w:tcW w:w="157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68C75958" w14:textId="612D7F92" w:rsidR="00043EA0" w:rsidRPr="00043EA0" w:rsidRDefault="00043EA0" w:rsidP="00043EA0">
            <w:pPr>
              <w:spacing w:line="0" w:lineRule="atLeast"/>
              <w:rPr>
                <w:rFonts w:ascii="Cambria" w:hAnsi="Cambria" w:cs="Times New Roman"/>
              </w:rPr>
            </w:pPr>
            <w:ins w:id="453" w:author="Truong Bui" w:date="2022-10-12T03:07:00Z">
              <w:r w:rsidRPr="00043EA0">
                <w:rPr>
                  <w:rFonts w:ascii="Cambria" w:hAnsi="Cambria" w:cs="Calibri"/>
                  <w:color w:val="000000"/>
                </w:rPr>
                <w:t xml:space="preserve"> $               9,175 </w:t>
              </w:r>
            </w:ins>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Change w:id="454" w:author="Truong Bui" w:date="2022-10-12T03:07:00Z">
              <w:tcPr>
                <w:tcW w:w="153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58BE693B" w14:textId="78CAE24F" w:rsidR="00043EA0" w:rsidRPr="4A2C2083" w:rsidRDefault="00043EA0" w:rsidP="00043EA0">
            <w:pPr>
              <w:spacing w:line="0" w:lineRule="atLeast"/>
              <w:rPr>
                <w:rFonts w:cs="Times New Roman"/>
              </w:rPr>
            </w:pPr>
            <w:r>
              <w:rPr>
                <w:rFonts w:cs="Times New Roman"/>
              </w:rPr>
              <w:t>1.00</w:t>
            </w:r>
          </w:p>
        </w:tc>
      </w:tr>
      <w:tr w:rsidR="00043EA0" w:rsidRPr="00DF4DC3" w14:paraId="6CA4F313" w14:textId="1BD7CF75" w:rsidTr="00043EA0">
        <w:tblPrEx>
          <w:tblW w:w="0" w:type="auto"/>
          <w:tblCellMar>
            <w:top w:w="15" w:type="dxa"/>
            <w:left w:w="15" w:type="dxa"/>
            <w:bottom w:w="15" w:type="dxa"/>
            <w:right w:w="15" w:type="dxa"/>
          </w:tblCellMar>
          <w:tblPrExChange w:id="455" w:author="Truong Bui" w:date="2022-10-12T03:07:00Z">
            <w:tblPrEx>
              <w:tblW w:w="0" w:type="auto"/>
              <w:tblCellMar>
                <w:top w:w="15" w:type="dxa"/>
                <w:left w:w="15" w:type="dxa"/>
                <w:bottom w:w="15" w:type="dxa"/>
                <w:right w:w="15" w:type="dxa"/>
              </w:tblCellMar>
            </w:tblPrEx>
          </w:tblPrExChange>
        </w:tblPrEx>
        <w:trPr>
          <w:trPrChange w:id="456" w:author="Truong Bui" w:date="2022-10-12T03:07:00Z">
            <w:trPr>
              <w:gridBefore w:val="1"/>
            </w:trPr>
          </w:trPrChange>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457" w:author="Truong Bui" w:date="2022-10-12T03:07: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59576236" w14:textId="77777777" w:rsidR="00043EA0" w:rsidRPr="00DF4DC3" w:rsidRDefault="00043EA0" w:rsidP="00043EA0">
            <w:pPr>
              <w:spacing w:line="0" w:lineRule="atLeast"/>
              <w:rPr>
                <w:rFonts w:cs="Times New Roman"/>
              </w:rPr>
            </w:pPr>
            <w:r w:rsidRPr="652361BB">
              <w:rPr>
                <w:rFonts w:cs="Times New Roman"/>
              </w:rPr>
              <w:t>34</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458" w:author="Truong Bui" w:date="2022-10-12T03:07: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085F9A12" w14:textId="36572D42" w:rsidR="00043EA0" w:rsidRPr="00DF4DC3" w:rsidRDefault="00043EA0" w:rsidP="00043EA0">
            <w:pPr>
              <w:spacing w:line="0" w:lineRule="atLeast"/>
              <w:rPr>
                <w:rFonts w:cs="Times New Roman"/>
              </w:rPr>
            </w:pPr>
            <w:r w:rsidRPr="4A2C2083">
              <w:rPr>
                <w:rFonts w:cs="Times New Roman"/>
              </w:rPr>
              <w:t>Montana</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459" w:author="Truong Bui" w:date="2022-10-12T03:07: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158E746D" w14:textId="53C360B1" w:rsidR="00043EA0" w:rsidRPr="00DF4DC3" w:rsidRDefault="00043EA0" w:rsidP="00043EA0">
            <w:pPr>
              <w:spacing w:line="0" w:lineRule="atLeast"/>
              <w:rPr>
                <w:rFonts w:cs="Times New Roman"/>
              </w:rPr>
            </w:pPr>
            <w:r w:rsidRPr="4A2C2083">
              <w:rPr>
                <w:rFonts w:cs="Times New Roman"/>
              </w:rPr>
              <w:t>$         5,328</w:t>
            </w:r>
          </w:p>
        </w:tc>
        <w:tc>
          <w:tcPr>
            <w:tcW w:w="16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Change w:id="460" w:author="Truong Bui" w:date="2022-10-12T03:07:00Z">
              <w:tcPr>
                <w:tcW w:w="157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2C9AE106" w14:textId="2983F15C" w:rsidR="00043EA0" w:rsidRPr="00043EA0" w:rsidRDefault="00043EA0" w:rsidP="00043EA0">
            <w:pPr>
              <w:spacing w:line="0" w:lineRule="atLeast"/>
              <w:rPr>
                <w:rFonts w:ascii="Cambria" w:hAnsi="Cambria" w:cs="Times New Roman"/>
              </w:rPr>
            </w:pPr>
            <w:ins w:id="461" w:author="Truong Bui" w:date="2022-10-12T03:07:00Z">
              <w:r w:rsidRPr="00043EA0">
                <w:rPr>
                  <w:rFonts w:ascii="Cambria" w:hAnsi="Cambria" w:cs="Calibri"/>
                  <w:color w:val="000000"/>
                </w:rPr>
                <w:t xml:space="preserve"> $               5,160 </w:t>
              </w:r>
            </w:ins>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Change w:id="462" w:author="Truong Bui" w:date="2022-10-12T03:07:00Z">
              <w:tcPr>
                <w:tcW w:w="153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413E78DF" w14:textId="1AFFCEF4" w:rsidR="00043EA0" w:rsidRPr="4A2C2083" w:rsidRDefault="00043EA0" w:rsidP="00043EA0">
            <w:pPr>
              <w:spacing w:line="0" w:lineRule="atLeast"/>
              <w:rPr>
                <w:rFonts w:cs="Times New Roman"/>
              </w:rPr>
            </w:pPr>
            <w:r>
              <w:rPr>
                <w:rFonts w:cs="Times New Roman"/>
              </w:rPr>
              <w:t>1.03</w:t>
            </w:r>
          </w:p>
        </w:tc>
      </w:tr>
      <w:tr w:rsidR="00043EA0" w:rsidRPr="00DF4DC3" w14:paraId="3713C38F" w14:textId="14AFD3CA" w:rsidTr="00043EA0">
        <w:tblPrEx>
          <w:tblW w:w="0" w:type="auto"/>
          <w:tblCellMar>
            <w:top w:w="15" w:type="dxa"/>
            <w:left w:w="15" w:type="dxa"/>
            <w:bottom w:w="15" w:type="dxa"/>
            <w:right w:w="15" w:type="dxa"/>
          </w:tblCellMar>
          <w:tblPrExChange w:id="463" w:author="Truong Bui" w:date="2022-10-12T03:07:00Z">
            <w:tblPrEx>
              <w:tblW w:w="0" w:type="auto"/>
              <w:tblCellMar>
                <w:top w:w="15" w:type="dxa"/>
                <w:left w:w="15" w:type="dxa"/>
                <w:bottom w:w="15" w:type="dxa"/>
                <w:right w:w="15" w:type="dxa"/>
              </w:tblCellMar>
            </w:tblPrEx>
          </w:tblPrExChange>
        </w:tblPrEx>
        <w:trPr>
          <w:trPrChange w:id="464" w:author="Truong Bui" w:date="2022-10-12T03:07:00Z">
            <w:trPr>
              <w:gridBefore w:val="1"/>
            </w:trPr>
          </w:trPrChange>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465" w:author="Truong Bui" w:date="2022-10-12T03:07: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0F0E14CB" w14:textId="77777777" w:rsidR="00043EA0" w:rsidRPr="00DF4DC3" w:rsidRDefault="00043EA0" w:rsidP="00043EA0">
            <w:pPr>
              <w:spacing w:line="0" w:lineRule="atLeast"/>
              <w:rPr>
                <w:rFonts w:cs="Times New Roman"/>
              </w:rPr>
            </w:pPr>
            <w:r w:rsidRPr="652361BB">
              <w:rPr>
                <w:rFonts w:cs="Times New Roman"/>
              </w:rPr>
              <w:t>35</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466" w:author="Truong Bui" w:date="2022-10-12T03:07: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2A407103" w14:textId="7D3B19B6" w:rsidR="00043EA0" w:rsidRPr="00DF4DC3" w:rsidRDefault="00043EA0" w:rsidP="00043EA0">
            <w:pPr>
              <w:spacing w:line="0" w:lineRule="atLeast"/>
              <w:rPr>
                <w:rFonts w:cs="Times New Roman"/>
              </w:rPr>
            </w:pPr>
            <w:r w:rsidRPr="4A2C2083">
              <w:rPr>
                <w:rFonts w:cs="Times New Roman"/>
              </w:rPr>
              <w:t>Oregon</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467" w:author="Truong Bui" w:date="2022-10-12T03:07: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49C85906" w14:textId="409458BC" w:rsidR="00043EA0" w:rsidRPr="00DF4DC3" w:rsidRDefault="00043EA0" w:rsidP="00043EA0">
            <w:pPr>
              <w:spacing w:line="0" w:lineRule="atLeast"/>
              <w:rPr>
                <w:rFonts w:cs="Times New Roman"/>
              </w:rPr>
            </w:pPr>
            <w:r w:rsidRPr="4A2C2083">
              <w:rPr>
                <w:rFonts w:cs="Times New Roman"/>
              </w:rPr>
              <w:t>$         15,805</w:t>
            </w:r>
          </w:p>
        </w:tc>
        <w:tc>
          <w:tcPr>
            <w:tcW w:w="16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Change w:id="468" w:author="Truong Bui" w:date="2022-10-12T03:07:00Z">
              <w:tcPr>
                <w:tcW w:w="157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3139548F" w14:textId="45CF30C9" w:rsidR="00043EA0" w:rsidRPr="00043EA0" w:rsidRDefault="00043EA0" w:rsidP="00043EA0">
            <w:pPr>
              <w:spacing w:line="0" w:lineRule="atLeast"/>
              <w:rPr>
                <w:rFonts w:ascii="Cambria" w:hAnsi="Cambria" w:cs="Times New Roman"/>
              </w:rPr>
            </w:pPr>
            <w:ins w:id="469" w:author="Truong Bui" w:date="2022-10-12T03:07:00Z">
              <w:r w:rsidRPr="00043EA0">
                <w:rPr>
                  <w:rFonts w:ascii="Cambria" w:hAnsi="Cambria" w:cs="Calibri"/>
                  <w:color w:val="000000"/>
                </w:rPr>
                <w:t xml:space="preserve"> $            13,884 </w:t>
              </w:r>
            </w:ins>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Change w:id="470" w:author="Truong Bui" w:date="2022-10-12T03:07:00Z">
              <w:tcPr>
                <w:tcW w:w="153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385C9884" w14:textId="65F16A2A" w:rsidR="00043EA0" w:rsidRPr="4A2C2083" w:rsidRDefault="00043EA0" w:rsidP="00043EA0">
            <w:pPr>
              <w:spacing w:line="0" w:lineRule="atLeast"/>
              <w:rPr>
                <w:rFonts w:cs="Times New Roman"/>
              </w:rPr>
            </w:pPr>
            <w:r>
              <w:rPr>
                <w:rFonts w:cs="Times New Roman"/>
              </w:rPr>
              <w:t>1.14</w:t>
            </w:r>
          </w:p>
        </w:tc>
      </w:tr>
      <w:tr w:rsidR="00043EA0" w:rsidRPr="00DF4DC3" w14:paraId="6736B741" w14:textId="5353D944" w:rsidTr="00043EA0">
        <w:tblPrEx>
          <w:tblW w:w="0" w:type="auto"/>
          <w:tblCellMar>
            <w:top w:w="15" w:type="dxa"/>
            <w:left w:w="15" w:type="dxa"/>
            <w:bottom w:w="15" w:type="dxa"/>
            <w:right w:w="15" w:type="dxa"/>
          </w:tblCellMar>
          <w:tblPrExChange w:id="471" w:author="Truong Bui" w:date="2022-10-12T03:07:00Z">
            <w:tblPrEx>
              <w:tblW w:w="0" w:type="auto"/>
              <w:tblCellMar>
                <w:top w:w="15" w:type="dxa"/>
                <w:left w:w="15" w:type="dxa"/>
                <w:bottom w:w="15" w:type="dxa"/>
                <w:right w:w="15" w:type="dxa"/>
              </w:tblCellMar>
            </w:tblPrEx>
          </w:tblPrExChange>
        </w:tblPrEx>
        <w:trPr>
          <w:trPrChange w:id="472" w:author="Truong Bui" w:date="2022-10-12T03:07:00Z">
            <w:trPr>
              <w:gridBefore w:val="1"/>
            </w:trPr>
          </w:trPrChange>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473" w:author="Truong Bui" w:date="2022-10-12T03:07: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0C42253C" w14:textId="77777777" w:rsidR="00043EA0" w:rsidRPr="00DF4DC3" w:rsidRDefault="00043EA0" w:rsidP="00043EA0">
            <w:pPr>
              <w:spacing w:line="0" w:lineRule="atLeast"/>
              <w:rPr>
                <w:rFonts w:cs="Times New Roman"/>
              </w:rPr>
            </w:pPr>
            <w:r w:rsidRPr="652361BB">
              <w:rPr>
                <w:rFonts w:cs="Times New Roman"/>
              </w:rPr>
              <w:t>36</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474" w:author="Truong Bui" w:date="2022-10-12T03:07: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609B31EE" w14:textId="679885EE" w:rsidR="00043EA0" w:rsidRPr="00DF4DC3" w:rsidRDefault="00043EA0" w:rsidP="00043EA0">
            <w:pPr>
              <w:spacing w:line="0" w:lineRule="atLeast"/>
              <w:rPr>
                <w:rFonts w:cs="Times New Roman"/>
              </w:rPr>
            </w:pPr>
            <w:r w:rsidRPr="4A2C2083">
              <w:rPr>
                <w:rFonts w:cs="Times New Roman"/>
              </w:rPr>
              <w:t>South Dakota</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475" w:author="Truong Bui" w:date="2022-10-12T03:07: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24FB1159" w14:textId="1F2DA898" w:rsidR="00043EA0" w:rsidRPr="00DF4DC3" w:rsidRDefault="00043EA0" w:rsidP="00043EA0">
            <w:pPr>
              <w:spacing w:line="0" w:lineRule="atLeast"/>
              <w:rPr>
                <w:rFonts w:cs="Times New Roman"/>
              </w:rPr>
            </w:pPr>
            <w:r w:rsidRPr="4A2C2083">
              <w:rPr>
                <w:rFonts w:cs="Times New Roman"/>
              </w:rPr>
              <w:t>$         5,492</w:t>
            </w:r>
          </w:p>
        </w:tc>
        <w:tc>
          <w:tcPr>
            <w:tcW w:w="16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Change w:id="476" w:author="Truong Bui" w:date="2022-10-12T03:07:00Z">
              <w:tcPr>
                <w:tcW w:w="157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2DB4E9A8" w14:textId="388F6B1B" w:rsidR="00043EA0" w:rsidRPr="00043EA0" w:rsidRDefault="00043EA0" w:rsidP="00043EA0">
            <w:pPr>
              <w:spacing w:line="0" w:lineRule="atLeast"/>
              <w:rPr>
                <w:rFonts w:ascii="Cambria" w:hAnsi="Cambria" w:cs="Times New Roman"/>
              </w:rPr>
            </w:pPr>
            <w:ins w:id="477" w:author="Truong Bui" w:date="2022-10-12T03:07:00Z">
              <w:r w:rsidRPr="00043EA0">
                <w:rPr>
                  <w:rFonts w:ascii="Cambria" w:hAnsi="Cambria" w:cs="Calibri"/>
                  <w:color w:val="000000"/>
                </w:rPr>
                <w:t xml:space="preserve"> $               4,652 </w:t>
              </w:r>
            </w:ins>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Change w:id="478" w:author="Truong Bui" w:date="2022-10-12T03:07:00Z">
              <w:tcPr>
                <w:tcW w:w="153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52C2F353" w14:textId="0B23CB42" w:rsidR="00043EA0" w:rsidRPr="4A2C2083" w:rsidRDefault="00043EA0" w:rsidP="00043EA0">
            <w:pPr>
              <w:spacing w:line="0" w:lineRule="atLeast"/>
              <w:rPr>
                <w:rFonts w:cs="Times New Roman"/>
              </w:rPr>
            </w:pPr>
            <w:r>
              <w:rPr>
                <w:rFonts w:cs="Times New Roman"/>
              </w:rPr>
              <w:t>1.18</w:t>
            </w:r>
          </w:p>
        </w:tc>
      </w:tr>
      <w:tr w:rsidR="00043EA0" w:rsidRPr="00DF4DC3" w14:paraId="527182B2" w14:textId="1BFD8707" w:rsidTr="00043EA0">
        <w:tblPrEx>
          <w:tblW w:w="0" w:type="auto"/>
          <w:tblCellMar>
            <w:top w:w="15" w:type="dxa"/>
            <w:left w:w="15" w:type="dxa"/>
            <w:bottom w:w="15" w:type="dxa"/>
            <w:right w:w="15" w:type="dxa"/>
          </w:tblCellMar>
          <w:tblPrExChange w:id="479" w:author="Truong Bui" w:date="2022-10-12T03:07:00Z">
            <w:tblPrEx>
              <w:tblW w:w="0" w:type="auto"/>
              <w:tblCellMar>
                <w:top w:w="15" w:type="dxa"/>
                <w:left w:w="15" w:type="dxa"/>
                <w:bottom w:w="15" w:type="dxa"/>
                <w:right w:w="15" w:type="dxa"/>
              </w:tblCellMar>
            </w:tblPrEx>
          </w:tblPrExChange>
        </w:tblPrEx>
        <w:trPr>
          <w:trPrChange w:id="480" w:author="Truong Bui" w:date="2022-10-12T03:07:00Z">
            <w:trPr>
              <w:gridBefore w:val="1"/>
            </w:trPr>
          </w:trPrChange>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481" w:author="Truong Bui" w:date="2022-10-12T03:07: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3921215D" w14:textId="77777777" w:rsidR="00043EA0" w:rsidRPr="00DF4DC3" w:rsidRDefault="00043EA0" w:rsidP="00043EA0">
            <w:pPr>
              <w:spacing w:line="0" w:lineRule="atLeast"/>
              <w:rPr>
                <w:rFonts w:cs="Times New Roman"/>
              </w:rPr>
            </w:pPr>
            <w:r w:rsidRPr="652361BB">
              <w:rPr>
                <w:rFonts w:cs="Times New Roman"/>
              </w:rPr>
              <w:t>37</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482" w:author="Truong Bui" w:date="2022-10-12T03:07: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4709C414" w14:textId="567F0F0B" w:rsidR="00043EA0" w:rsidRPr="00DF4DC3" w:rsidRDefault="00043EA0" w:rsidP="00043EA0">
            <w:pPr>
              <w:spacing w:line="0" w:lineRule="atLeast"/>
              <w:rPr>
                <w:rFonts w:cs="Times New Roman"/>
              </w:rPr>
            </w:pPr>
            <w:r w:rsidRPr="4A2C2083">
              <w:rPr>
                <w:rFonts w:cs="Times New Roman"/>
              </w:rPr>
              <w:t>Pennsylvania</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483" w:author="Truong Bui" w:date="2022-10-12T03:07: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224875D5" w14:textId="0B268C83" w:rsidR="00043EA0" w:rsidRPr="00DF4DC3" w:rsidRDefault="00043EA0" w:rsidP="00043EA0">
            <w:pPr>
              <w:spacing w:line="0" w:lineRule="atLeast"/>
              <w:rPr>
                <w:rFonts w:cs="Times New Roman"/>
              </w:rPr>
            </w:pPr>
            <w:r w:rsidRPr="4A2C2083">
              <w:rPr>
                <w:rFonts w:cs="Times New Roman"/>
              </w:rPr>
              <w:t>$         20,322</w:t>
            </w:r>
          </w:p>
        </w:tc>
        <w:tc>
          <w:tcPr>
            <w:tcW w:w="16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Change w:id="484" w:author="Truong Bui" w:date="2022-10-12T03:07:00Z">
              <w:tcPr>
                <w:tcW w:w="157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6617E583" w14:textId="710CCDB6" w:rsidR="00043EA0" w:rsidRPr="00043EA0" w:rsidRDefault="00043EA0" w:rsidP="00043EA0">
            <w:pPr>
              <w:spacing w:line="0" w:lineRule="atLeast"/>
              <w:rPr>
                <w:rFonts w:ascii="Cambria" w:hAnsi="Cambria" w:cs="Times New Roman"/>
              </w:rPr>
            </w:pPr>
            <w:ins w:id="485" w:author="Truong Bui" w:date="2022-10-12T03:07:00Z">
              <w:r w:rsidRPr="00043EA0">
                <w:rPr>
                  <w:rFonts w:ascii="Cambria" w:hAnsi="Cambria" w:cs="Calibri"/>
                  <w:color w:val="000000"/>
                </w:rPr>
                <w:t xml:space="preserve"> $            17,140 </w:t>
              </w:r>
            </w:ins>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Change w:id="486" w:author="Truong Bui" w:date="2022-10-12T03:07:00Z">
              <w:tcPr>
                <w:tcW w:w="153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6831E325" w14:textId="08F8498C" w:rsidR="00043EA0" w:rsidRPr="4A2C2083" w:rsidRDefault="00043EA0" w:rsidP="00043EA0">
            <w:pPr>
              <w:spacing w:line="0" w:lineRule="atLeast"/>
              <w:rPr>
                <w:rFonts w:cs="Times New Roman"/>
              </w:rPr>
            </w:pPr>
            <w:r>
              <w:rPr>
                <w:rFonts w:cs="Times New Roman"/>
              </w:rPr>
              <w:t>1.19</w:t>
            </w:r>
          </w:p>
        </w:tc>
      </w:tr>
      <w:tr w:rsidR="00043EA0" w:rsidRPr="00DF4DC3" w14:paraId="7BF3DB5A" w14:textId="5CE3E6D8" w:rsidTr="00043EA0">
        <w:tblPrEx>
          <w:tblW w:w="0" w:type="auto"/>
          <w:tblCellMar>
            <w:top w:w="15" w:type="dxa"/>
            <w:left w:w="15" w:type="dxa"/>
            <w:bottom w:w="15" w:type="dxa"/>
            <w:right w:w="15" w:type="dxa"/>
          </w:tblCellMar>
          <w:tblPrExChange w:id="487" w:author="Truong Bui" w:date="2022-10-12T03:07:00Z">
            <w:tblPrEx>
              <w:tblW w:w="0" w:type="auto"/>
              <w:tblCellMar>
                <w:top w:w="15" w:type="dxa"/>
                <w:left w:w="15" w:type="dxa"/>
                <w:bottom w:w="15" w:type="dxa"/>
                <w:right w:w="15" w:type="dxa"/>
              </w:tblCellMar>
            </w:tblPrEx>
          </w:tblPrExChange>
        </w:tblPrEx>
        <w:trPr>
          <w:trPrChange w:id="488" w:author="Truong Bui" w:date="2022-10-12T03:07:00Z">
            <w:trPr>
              <w:gridBefore w:val="1"/>
            </w:trPr>
          </w:trPrChange>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489" w:author="Truong Bui" w:date="2022-10-12T03:07: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67AFCFC9" w14:textId="77777777" w:rsidR="00043EA0" w:rsidRPr="00DF4DC3" w:rsidRDefault="00043EA0" w:rsidP="00043EA0">
            <w:pPr>
              <w:spacing w:line="0" w:lineRule="atLeast"/>
              <w:rPr>
                <w:rFonts w:cs="Times New Roman"/>
              </w:rPr>
            </w:pPr>
            <w:r w:rsidRPr="652361BB">
              <w:rPr>
                <w:rFonts w:cs="Times New Roman"/>
              </w:rPr>
              <w:t>38</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490" w:author="Truong Bui" w:date="2022-10-12T03:07: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5EC34C27" w14:textId="160DB5DB" w:rsidR="00043EA0" w:rsidRPr="00DF4DC3" w:rsidRDefault="00043EA0" w:rsidP="00043EA0">
            <w:pPr>
              <w:spacing w:line="0" w:lineRule="atLeast"/>
              <w:rPr>
                <w:rFonts w:cs="Times New Roman"/>
              </w:rPr>
            </w:pPr>
            <w:r w:rsidRPr="4A2C2083">
              <w:rPr>
                <w:rFonts w:cs="Times New Roman"/>
              </w:rPr>
              <w:t>Delaware</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491" w:author="Truong Bui" w:date="2022-10-12T03:07: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2E0FFE4A" w14:textId="43AEBAAA" w:rsidR="00043EA0" w:rsidRPr="00DF4DC3" w:rsidRDefault="00043EA0" w:rsidP="00043EA0">
            <w:pPr>
              <w:spacing w:line="0" w:lineRule="atLeast"/>
              <w:rPr>
                <w:rFonts w:cs="Times New Roman"/>
              </w:rPr>
            </w:pPr>
            <w:r w:rsidRPr="4A2C2083">
              <w:rPr>
                <w:rFonts w:cs="Times New Roman"/>
              </w:rPr>
              <w:t>$         37,525</w:t>
            </w:r>
          </w:p>
        </w:tc>
        <w:tc>
          <w:tcPr>
            <w:tcW w:w="16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Change w:id="492" w:author="Truong Bui" w:date="2022-10-12T03:07:00Z">
              <w:tcPr>
                <w:tcW w:w="157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70DFFF8B" w14:textId="133CB655" w:rsidR="00043EA0" w:rsidRPr="00043EA0" w:rsidRDefault="00043EA0" w:rsidP="00043EA0">
            <w:pPr>
              <w:spacing w:line="0" w:lineRule="atLeast"/>
              <w:rPr>
                <w:rFonts w:ascii="Cambria" w:hAnsi="Cambria" w:cs="Times New Roman"/>
              </w:rPr>
            </w:pPr>
            <w:ins w:id="493" w:author="Truong Bui" w:date="2022-10-12T03:07:00Z">
              <w:r w:rsidRPr="00043EA0">
                <w:rPr>
                  <w:rFonts w:ascii="Cambria" w:hAnsi="Cambria" w:cs="Calibri"/>
                  <w:color w:val="000000"/>
                </w:rPr>
                <w:t xml:space="preserve"> $            30,019 </w:t>
              </w:r>
            </w:ins>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Change w:id="494" w:author="Truong Bui" w:date="2022-10-12T03:07:00Z">
              <w:tcPr>
                <w:tcW w:w="153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2E1BD598" w14:textId="037F8B0E" w:rsidR="00043EA0" w:rsidRPr="4A2C2083" w:rsidRDefault="00043EA0" w:rsidP="00043EA0">
            <w:pPr>
              <w:spacing w:line="0" w:lineRule="atLeast"/>
              <w:rPr>
                <w:rFonts w:cs="Times New Roman"/>
              </w:rPr>
            </w:pPr>
            <w:r>
              <w:rPr>
                <w:rFonts w:cs="Times New Roman"/>
              </w:rPr>
              <w:t>1.25</w:t>
            </w:r>
          </w:p>
        </w:tc>
      </w:tr>
      <w:tr w:rsidR="00043EA0" w:rsidRPr="00DF4DC3" w14:paraId="4A0B53FF" w14:textId="7CDDFBFC" w:rsidTr="00043EA0">
        <w:tblPrEx>
          <w:tblW w:w="0" w:type="auto"/>
          <w:tblCellMar>
            <w:top w:w="15" w:type="dxa"/>
            <w:left w:w="15" w:type="dxa"/>
            <w:bottom w:w="15" w:type="dxa"/>
            <w:right w:w="15" w:type="dxa"/>
          </w:tblCellMar>
          <w:tblPrExChange w:id="495" w:author="Truong Bui" w:date="2022-10-12T03:07:00Z">
            <w:tblPrEx>
              <w:tblW w:w="0" w:type="auto"/>
              <w:tblCellMar>
                <w:top w:w="15" w:type="dxa"/>
                <w:left w:w="15" w:type="dxa"/>
                <w:bottom w:w="15" w:type="dxa"/>
                <w:right w:w="15" w:type="dxa"/>
              </w:tblCellMar>
            </w:tblPrEx>
          </w:tblPrExChange>
        </w:tblPrEx>
        <w:trPr>
          <w:trPrChange w:id="496" w:author="Truong Bui" w:date="2022-10-12T03:07:00Z">
            <w:trPr>
              <w:gridBefore w:val="1"/>
            </w:trPr>
          </w:trPrChange>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497" w:author="Truong Bui" w:date="2022-10-12T03:07: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55330B99" w14:textId="77777777" w:rsidR="00043EA0" w:rsidRPr="00DF4DC3" w:rsidRDefault="00043EA0" w:rsidP="00043EA0">
            <w:pPr>
              <w:spacing w:line="0" w:lineRule="atLeast"/>
              <w:rPr>
                <w:rFonts w:cs="Times New Roman"/>
              </w:rPr>
            </w:pPr>
            <w:r w:rsidRPr="652361BB">
              <w:rPr>
                <w:rFonts w:cs="Times New Roman"/>
              </w:rPr>
              <w:t>39</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498" w:author="Truong Bui" w:date="2022-10-12T03:07: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2250C8D2" w14:textId="38626C75" w:rsidR="00043EA0" w:rsidRPr="00DF4DC3" w:rsidRDefault="00043EA0" w:rsidP="00043EA0">
            <w:pPr>
              <w:spacing w:line="0" w:lineRule="atLeast"/>
              <w:rPr>
                <w:rFonts w:cs="Times New Roman"/>
              </w:rPr>
            </w:pPr>
            <w:r w:rsidRPr="4A2C2083">
              <w:rPr>
                <w:rFonts w:cs="Times New Roman"/>
              </w:rPr>
              <w:t>Maine</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499" w:author="Truong Bui" w:date="2022-10-12T03:07: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21538233" w14:textId="40DA3699" w:rsidR="00043EA0" w:rsidRPr="00DF4DC3" w:rsidRDefault="00043EA0" w:rsidP="00043EA0">
            <w:pPr>
              <w:spacing w:line="0" w:lineRule="atLeast"/>
              <w:rPr>
                <w:rFonts w:cs="Times New Roman"/>
              </w:rPr>
            </w:pPr>
            <w:r w:rsidRPr="4A2C2083">
              <w:rPr>
                <w:rFonts w:cs="Times New Roman"/>
              </w:rPr>
              <w:t>$         14,387</w:t>
            </w:r>
          </w:p>
        </w:tc>
        <w:tc>
          <w:tcPr>
            <w:tcW w:w="16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Change w:id="500" w:author="Truong Bui" w:date="2022-10-12T03:07:00Z">
              <w:tcPr>
                <w:tcW w:w="157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39CCF9A4" w14:textId="1B2B8E0F" w:rsidR="00043EA0" w:rsidRPr="00043EA0" w:rsidRDefault="00043EA0" w:rsidP="00043EA0">
            <w:pPr>
              <w:spacing w:line="0" w:lineRule="atLeast"/>
              <w:rPr>
                <w:rFonts w:ascii="Cambria" w:hAnsi="Cambria" w:cs="Times New Roman"/>
              </w:rPr>
            </w:pPr>
            <w:ins w:id="501" w:author="Truong Bui" w:date="2022-10-12T03:07:00Z">
              <w:r w:rsidRPr="00043EA0">
                <w:rPr>
                  <w:rFonts w:ascii="Cambria" w:hAnsi="Cambria" w:cs="Calibri"/>
                  <w:color w:val="000000"/>
                </w:rPr>
                <w:t xml:space="preserve"> $            10,323 </w:t>
              </w:r>
            </w:ins>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Change w:id="502" w:author="Truong Bui" w:date="2022-10-12T03:07:00Z">
              <w:tcPr>
                <w:tcW w:w="153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6B18F598" w14:textId="748B5831" w:rsidR="00043EA0" w:rsidRPr="4A2C2083" w:rsidRDefault="00043EA0" w:rsidP="00043EA0">
            <w:pPr>
              <w:spacing w:line="0" w:lineRule="atLeast"/>
              <w:rPr>
                <w:rFonts w:cs="Times New Roman"/>
              </w:rPr>
            </w:pPr>
            <w:r>
              <w:rPr>
                <w:rFonts w:cs="Times New Roman"/>
              </w:rPr>
              <w:t>1.39</w:t>
            </w:r>
          </w:p>
        </w:tc>
      </w:tr>
      <w:tr w:rsidR="00043EA0" w:rsidRPr="00DF4DC3" w14:paraId="2CE24F49" w14:textId="3792BC95" w:rsidTr="00043EA0">
        <w:tblPrEx>
          <w:tblW w:w="0" w:type="auto"/>
          <w:tblCellMar>
            <w:top w:w="15" w:type="dxa"/>
            <w:left w:w="15" w:type="dxa"/>
            <w:bottom w:w="15" w:type="dxa"/>
            <w:right w:w="15" w:type="dxa"/>
          </w:tblCellMar>
          <w:tblPrExChange w:id="503" w:author="Truong Bui" w:date="2022-10-12T03:07:00Z">
            <w:tblPrEx>
              <w:tblW w:w="0" w:type="auto"/>
              <w:tblCellMar>
                <w:top w:w="15" w:type="dxa"/>
                <w:left w:w="15" w:type="dxa"/>
                <w:bottom w:w="15" w:type="dxa"/>
                <w:right w:w="15" w:type="dxa"/>
              </w:tblCellMar>
            </w:tblPrEx>
          </w:tblPrExChange>
        </w:tblPrEx>
        <w:trPr>
          <w:trPrChange w:id="504" w:author="Truong Bui" w:date="2022-10-12T03:07:00Z">
            <w:trPr>
              <w:gridBefore w:val="1"/>
            </w:trPr>
          </w:trPrChange>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505" w:author="Truong Bui" w:date="2022-10-12T03:07: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2FA22DBD" w14:textId="77777777" w:rsidR="00043EA0" w:rsidRPr="00DF4DC3" w:rsidRDefault="00043EA0" w:rsidP="00043EA0">
            <w:pPr>
              <w:spacing w:line="0" w:lineRule="atLeast"/>
              <w:rPr>
                <w:rFonts w:cs="Times New Roman"/>
              </w:rPr>
            </w:pPr>
            <w:r w:rsidRPr="652361BB">
              <w:rPr>
                <w:rFonts w:cs="Times New Roman"/>
              </w:rPr>
              <w:t>40</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506" w:author="Truong Bui" w:date="2022-10-12T03:07: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7BC165CD" w14:textId="5EE4889E" w:rsidR="00043EA0" w:rsidRPr="00DF4DC3" w:rsidRDefault="00043EA0" w:rsidP="00043EA0">
            <w:pPr>
              <w:spacing w:line="0" w:lineRule="atLeast"/>
              <w:rPr>
                <w:rFonts w:cs="Times New Roman"/>
              </w:rPr>
            </w:pPr>
            <w:r w:rsidRPr="4A2C2083">
              <w:rPr>
                <w:rFonts w:cs="Times New Roman"/>
              </w:rPr>
              <w:t>Minnesota</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507" w:author="Truong Bui" w:date="2022-10-12T03:07: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06AB3134" w14:textId="4DB5BF8B" w:rsidR="00043EA0" w:rsidRPr="00DF4DC3" w:rsidRDefault="00043EA0" w:rsidP="00043EA0">
            <w:pPr>
              <w:spacing w:line="0" w:lineRule="atLeast"/>
              <w:rPr>
                <w:rFonts w:cs="Times New Roman"/>
              </w:rPr>
            </w:pPr>
            <w:r w:rsidRPr="4A2C2083">
              <w:rPr>
                <w:rFonts w:cs="Times New Roman"/>
              </w:rPr>
              <w:t>$         19,146</w:t>
            </w:r>
          </w:p>
        </w:tc>
        <w:tc>
          <w:tcPr>
            <w:tcW w:w="16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Change w:id="508" w:author="Truong Bui" w:date="2022-10-12T03:07:00Z">
              <w:tcPr>
                <w:tcW w:w="157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00AB2B70" w14:textId="70F58B3F" w:rsidR="00043EA0" w:rsidRPr="00043EA0" w:rsidRDefault="00043EA0" w:rsidP="00043EA0">
            <w:pPr>
              <w:spacing w:line="0" w:lineRule="atLeast"/>
              <w:rPr>
                <w:rFonts w:ascii="Cambria" w:hAnsi="Cambria" w:cs="Times New Roman"/>
              </w:rPr>
            </w:pPr>
            <w:ins w:id="509" w:author="Truong Bui" w:date="2022-10-12T03:07:00Z">
              <w:r w:rsidRPr="00043EA0">
                <w:rPr>
                  <w:rFonts w:ascii="Cambria" w:hAnsi="Cambria" w:cs="Calibri"/>
                  <w:color w:val="000000"/>
                </w:rPr>
                <w:t xml:space="preserve"> $            13,297 </w:t>
              </w:r>
            </w:ins>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Change w:id="510" w:author="Truong Bui" w:date="2022-10-12T03:07:00Z">
              <w:tcPr>
                <w:tcW w:w="153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13597D6B" w14:textId="3C1E2E5E" w:rsidR="00043EA0" w:rsidRPr="4A2C2083" w:rsidRDefault="00043EA0" w:rsidP="00043EA0">
            <w:pPr>
              <w:spacing w:line="0" w:lineRule="atLeast"/>
              <w:rPr>
                <w:rFonts w:cs="Times New Roman"/>
              </w:rPr>
            </w:pPr>
            <w:r>
              <w:rPr>
                <w:rFonts w:cs="Times New Roman"/>
              </w:rPr>
              <w:t>1.44</w:t>
            </w:r>
          </w:p>
        </w:tc>
      </w:tr>
      <w:tr w:rsidR="00043EA0" w:rsidRPr="00DF4DC3" w14:paraId="1D91C8C6" w14:textId="6B2D2AD0" w:rsidTr="00043EA0">
        <w:tblPrEx>
          <w:tblW w:w="0" w:type="auto"/>
          <w:tblCellMar>
            <w:top w:w="15" w:type="dxa"/>
            <w:left w:w="15" w:type="dxa"/>
            <w:bottom w:w="15" w:type="dxa"/>
            <w:right w:w="15" w:type="dxa"/>
          </w:tblCellMar>
          <w:tblPrExChange w:id="511" w:author="Truong Bui" w:date="2022-10-12T03:07:00Z">
            <w:tblPrEx>
              <w:tblW w:w="0" w:type="auto"/>
              <w:tblCellMar>
                <w:top w:w="15" w:type="dxa"/>
                <w:left w:w="15" w:type="dxa"/>
                <w:bottom w:w="15" w:type="dxa"/>
                <w:right w:w="15" w:type="dxa"/>
              </w:tblCellMar>
            </w:tblPrEx>
          </w:tblPrExChange>
        </w:tblPrEx>
        <w:trPr>
          <w:trPrChange w:id="512" w:author="Truong Bui" w:date="2022-10-12T03:07:00Z">
            <w:trPr>
              <w:gridBefore w:val="1"/>
            </w:trPr>
          </w:trPrChange>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513" w:author="Truong Bui" w:date="2022-10-12T03:07: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010867C9" w14:textId="77777777" w:rsidR="00043EA0" w:rsidRPr="00DF4DC3" w:rsidRDefault="00043EA0" w:rsidP="00043EA0">
            <w:pPr>
              <w:spacing w:line="0" w:lineRule="atLeast"/>
              <w:rPr>
                <w:rFonts w:cs="Times New Roman"/>
              </w:rPr>
            </w:pPr>
            <w:r w:rsidRPr="652361BB">
              <w:rPr>
                <w:rFonts w:cs="Times New Roman"/>
              </w:rPr>
              <w:t>41</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514" w:author="Truong Bui" w:date="2022-10-12T03:07: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3A822957" w14:textId="63D7D0FD" w:rsidR="00043EA0" w:rsidRPr="00DF4DC3" w:rsidRDefault="00043EA0" w:rsidP="00043EA0">
            <w:pPr>
              <w:spacing w:line="0" w:lineRule="atLeast"/>
              <w:rPr>
                <w:rFonts w:cs="Times New Roman"/>
              </w:rPr>
            </w:pPr>
            <w:r w:rsidRPr="4A2C2083">
              <w:rPr>
                <w:rFonts w:cs="Times New Roman"/>
              </w:rPr>
              <w:t>Nebraska</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515" w:author="Truong Bui" w:date="2022-10-12T03:07: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68F82CBF" w14:textId="7357704D" w:rsidR="00043EA0" w:rsidRPr="00DF4DC3" w:rsidRDefault="00043EA0" w:rsidP="00043EA0">
            <w:pPr>
              <w:spacing w:line="0" w:lineRule="atLeast"/>
              <w:rPr>
                <w:rFonts w:cs="Times New Roman"/>
              </w:rPr>
            </w:pPr>
            <w:r w:rsidRPr="4A2C2083">
              <w:rPr>
                <w:rFonts w:cs="Times New Roman"/>
              </w:rPr>
              <w:t>$         9,975</w:t>
            </w:r>
          </w:p>
        </w:tc>
        <w:tc>
          <w:tcPr>
            <w:tcW w:w="16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Change w:id="516" w:author="Truong Bui" w:date="2022-10-12T03:07:00Z">
              <w:tcPr>
                <w:tcW w:w="157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4F57CBCD" w14:textId="16EBD9C3" w:rsidR="00043EA0" w:rsidRPr="00043EA0" w:rsidRDefault="00043EA0" w:rsidP="00043EA0">
            <w:pPr>
              <w:spacing w:line="0" w:lineRule="atLeast"/>
              <w:rPr>
                <w:rFonts w:ascii="Cambria" w:hAnsi="Cambria" w:cs="Times New Roman"/>
              </w:rPr>
            </w:pPr>
            <w:ins w:id="517" w:author="Truong Bui" w:date="2022-10-12T03:07:00Z">
              <w:r w:rsidRPr="00043EA0">
                <w:rPr>
                  <w:rFonts w:ascii="Cambria" w:hAnsi="Cambria" w:cs="Calibri"/>
                  <w:color w:val="000000"/>
                </w:rPr>
                <w:t xml:space="preserve"> $               6,893 </w:t>
              </w:r>
            </w:ins>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Change w:id="518" w:author="Truong Bui" w:date="2022-10-12T03:07:00Z">
              <w:tcPr>
                <w:tcW w:w="153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3ED06F90" w14:textId="7C00C86F" w:rsidR="00043EA0" w:rsidRPr="4A2C2083" w:rsidRDefault="00043EA0" w:rsidP="00043EA0">
            <w:pPr>
              <w:spacing w:line="0" w:lineRule="atLeast"/>
              <w:rPr>
                <w:rFonts w:cs="Times New Roman"/>
              </w:rPr>
            </w:pPr>
            <w:r>
              <w:rPr>
                <w:rFonts w:cs="Times New Roman"/>
              </w:rPr>
              <w:t>1.45</w:t>
            </w:r>
          </w:p>
        </w:tc>
      </w:tr>
      <w:tr w:rsidR="00043EA0" w:rsidRPr="00DF4DC3" w14:paraId="1159C1B7" w14:textId="5D54C6D8" w:rsidTr="00043EA0">
        <w:tblPrEx>
          <w:tblW w:w="0" w:type="auto"/>
          <w:tblCellMar>
            <w:top w:w="15" w:type="dxa"/>
            <w:left w:w="15" w:type="dxa"/>
            <w:bottom w:w="15" w:type="dxa"/>
            <w:right w:w="15" w:type="dxa"/>
          </w:tblCellMar>
          <w:tblPrExChange w:id="519" w:author="Truong Bui" w:date="2022-10-12T03:07:00Z">
            <w:tblPrEx>
              <w:tblW w:w="0" w:type="auto"/>
              <w:tblCellMar>
                <w:top w:w="15" w:type="dxa"/>
                <w:left w:w="15" w:type="dxa"/>
                <w:bottom w:w="15" w:type="dxa"/>
                <w:right w:w="15" w:type="dxa"/>
              </w:tblCellMar>
            </w:tblPrEx>
          </w:tblPrExChange>
        </w:tblPrEx>
        <w:trPr>
          <w:trPrChange w:id="520" w:author="Truong Bui" w:date="2022-10-12T03:07:00Z">
            <w:trPr>
              <w:gridBefore w:val="1"/>
            </w:trPr>
          </w:trPrChange>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521" w:author="Truong Bui" w:date="2022-10-12T03:07: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7CD0078D" w14:textId="77777777" w:rsidR="00043EA0" w:rsidRPr="00DF4DC3" w:rsidRDefault="00043EA0" w:rsidP="00043EA0">
            <w:pPr>
              <w:spacing w:line="0" w:lineRule="atLeast"/>
              <w:rPr>
                <w:rFonts w:cs="Times New Roman"/>
              </w:rPr>
            </w:pPr>
            <w:r w:rsidRPr="652361BB">
              <w:rPr>
                <w:rFonts w:cs="Times New Roman"/>
              </w:rPr>
              <w:t>42</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522" w:author="Truong Bui" w:date="2022-10-12T03:07: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53BEB232" w14:textId="1FA74A99" w:rsidR="00043EA0" w:rsidRPr="00DF4DC3" w:rsidRDefault="00043EA0" w:rsidP="00043EA0">
            <w:pPr>
              <w:spacing w:line="0" w:lineRule="atLeast"/>
              <w:rPr>
                <w:rFonts w:cs="Times New Roman"/>
              </w:rPr>
            </w:pPr>
            <w:r w:rsidRPr="4A2C2083">
              <w:rPr>
                <w:rFonts w:cs="Times New Roman"/>
              </w:rPr>
              <w:t>New Jersey</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523" w:author="Truong Bui" w:date="2022-10-12T03:07: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2766E158" w14:textId="20A6BC3D" w:rsidR="00043EA0" w:rsidRPr="00DF4DC3" w:rsidRDefault="00043EA0" w:rsidP="00043EA0">
            <w:pPr>
              <w:spacing w:line="0" w:lineRule="atLeast"/>
              <w:rPr>
                <w:rFonts w:cs="Times New Roman"/>
              </w:rPr>
            </w:pPr>
            <w:r w:rsidRPr="4A2C2083">
              <w:rPr>
                <w:rFonts w:cs="Times New Roman"/>
              </w:rPr>
              <w:t>$         86,817</w:t>
            </w:r>
          </w:p>
        </w:tc>
        <w:tc>
          <w:tcPr>
            <w:tcW w:w="16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Change w:id="524" w:author="Truong Bui" w:date="2022-10-12T03:07:00Z">
              <w:tcPr>
                <w:tcW w:w="157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046EAFD7" w14:textId="710DDAA4" w:rsidR="00043EA0" w:rsidRPr="00043EA0" w:rsidRDefault="00043EA0" w:rsidP="00043EA0">
            <w:pPr>
              <w:spacing w:line="0" w:lineRule="atLeast"/>
              <w:rPr>
                <w:rFonts w:ascii="Cambria" w:hAnsi="Cambria" w:cs="Times New Roman"/>
              </w:rPr>
            </w:pPr>
            <w:ins w:id="525" w:author="Truong Bui" w:date="2022-10-12T03:07:00Z">
              <w:r w:rsidRPr="00043EA0">
                <w:rPr>
                  <w:rFonts w:ascii="Cambria" w:hAnsi="Cambria" w:cs="Calibri"/>
                  <w:color w:val="000000"/>
                </w:rPr>
                <w:t xml:space="preserve"> $            59,094 </w:t>
              </w:r>
            </w:ins>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Change w:id="526" w:author="Truong Bui" w:date="2022-10-12T03:07:00Z">
              <w:tcPr>
                <w:tcW w:w="153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185D3D04" w14:textId="10DB3F71" w:rsidR="00043EA0" w:rsidRPr="4A2C2083" w:rsidRDefault="00043EA0" w:rsidP="00043EA0">
            <w:pPr>
              <w:spacing w:line="0" w:lineRule="atLeast"/>
              <w:rPr>
                <w:rFonts w:cs="Times New Roman"/>
              </w:rPr>
            </w:pPr>
            <w:r>
              <w:rPr>
                <w:rFonts w:cs="Times New Roman"/>
              </w:rPr>
              <w:t>1.47</w:t>
            </w:r>
          </w:p>
        </w:tc>
      </w:tr>
      <w:tr w:rsidR="00043EA0" w:rsidRPr="00DF4DC3" w14:paraId="5ED6B195" w14:textId="4BFA6F2F" w:rsidTr="00043EA0">
        <w:tblPrEx>
          <w:tblW w:w="0" w:type="auto"/>
          <w:tblCellMar>
            <w:top w:w="15" w:type="dxa"/>
            <w:left w:w="15" w:type="dxa"/>
            <w:bottom w:w="15" w:type="dxa"/>
            <w:right w:w="15" w:type="dxa"/>
          </w:tblCellMar>
          <w:tblPrExChange w:id="527" w:author="Truong Bui" w:date="2022-10-12T03:07:00Z">
            <w:tblPrEx>
              <w:tblW w:w="0" w:type="auto"/>
              <w:tblCellMar>
                <w:top w:w="15" w:type="dxa"/>
                <w:left w:w="15" w:type="dxa"/>
                <w:bottom w:w="15" w:type="dxa"/>
                <w:right w:w="15" w:type="dxa"/>
              </w:tblCellMar>
            </w:tblPrEx>
          </w:tblPrExChange>
        </w:tblPrEx>
        <w:trPr>
          <w:trPrChange w:id="528" w:author="Truong Bui" w:date="2022-10-12T03:07:00Z">
            <w:trPr>
              <w:gridBefore w:val="1"/>
            </w:trPr>
          </w:trPrChange>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529" w:author="Truong Bui" w:date="2022-10-12T03:07: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3B693AC9" w14:textId="77777777" w:rsidR="00043EA0" w:rsidRPr="00DF4DC3" w:rsidRDefault="00043EA0" w:rsidP="00043EA0">
            <w:pPr>
              <w:spacing w:line="0" w:lineRule="atLeast"/>
              <w:rPr>
                <w:rFonts w:cs="Times New Roman"/>
              </w:rPr>
            </w:pPr>
            <w:r w:rsidRPr="652361BB">
              <w:rPr>
                <w:rFonts w:cs="Times New Roman"/>
              </w:rPr>
              <w:t>43</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530" w:author="Truong Bui" w:date="2022-10-12T03:07: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4F00F86D" w14:textId="694FDB52" w:rsidR="00043EA0" w:rsidRPr="00DF4DC3" w:rsidRDefault="00043EA0" w:rsidP="00043EA0">
            <w:pPr>
              <w:spacing w:line="0" w:lineRule="atLeast"/>
              <w:rPr>
                <w:rFonts w:cs="Times New Roman"/>
              </w:rPr>
            </w:pPr>
            <w:r w:rsidRPr="4A2C2083">
              <w:rPr>
                <w:rFonts w:cs="Times New Roman"/>
              </w:rPr>
              <w:t>Colorado</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531" w:author="Truong Bui" w:date="2022-10-12T03:07: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49AD4017" w14:textId="2C9104B9" w:rsidR="00043EA0" w:rsidRPr="00DF4DC3" w:rsidRDefault="00043EA0" w:rsidP="00043EA0">
            <w:pPr>
              <w:spacing w:line="0" w:lineRule="atLeast"/>
              <w:rPr>
                <w:rFonts w:cs="Times New Roman"/>
              </w:rPr>
            </w:pPr>
            <w:r w:rsidRPr="4A2C2083">
              <w:rPr>
                <w:rFonts w:cs="Times New Roman"/>
              </w:rPr>
              <w:t>$         23,212</w:t>
            </w:r>
          </w:p>
        </w:tc>
        <w:tc>
          <w:tcPr>
            <w:tcW w:w="16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Change w:id="532" w:author="Truong Bui" w:date="2022-10-12T03:07:00Z">
              <w:tcPr>
                <w:tcW w:w="157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6911E48E" w14:textId="3B89A663" w:rsidR="00043EA0" w:rsidRPr="00043EA0" w:rsidRDefault="00043EA0" w:rsidP="00043EA0">
            <w:pPr>
              <w:spacing w:line="0" w:lineRule="atLeast"/>
              <w:rPr>
                <w:rFonts w:ascii="Cambria" w:hAnsi="Cambria" w:cs="Times New Roman"/>
              </w:rPr>
            </w:pPr>
            <w:ins w:id="533" w:author="Truong Bui" w:date="2022-10-12T03:07:00Z">
              <w:r w:rsidRPr="00043EA0">
                <w:rPr>
                  <w:rFonts w:ascii="Cambria" w:hAnsi="Cambria" w:cs="Calibri"/>
                  <w:color w:val="000000"/>
                </w:rPr>
                <w:t xml:space="preserve"> $            15,564 </w:t>
              </w:r>
            </w:ins>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Change w:id="534" w:author="Truong Bui" w:date="2022-10-12T03:07:00Z">
              <w:tcPr>
                <w:tcW w:w="153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618848C5" w14:textId="4E739FDB" w:rsidR="00043EA0" w:rsidRPr="4A2C2083" w:rsidRDefault="00043EA0" w:rsidP="00043EA0">
            <w:pPr>
              <w:spacing w:line="0" w:lineRule="atLeast"/>
              <w:rPr>
                <w:rFonts w:cs="Times New Roman"/>
              </w:rPr>
            </w:pPr>
            <w:r>
              <w:rPr>
                <w:rFonts w:cs="Times New Roman"/>
              </w:rPr>
              <w:t>1.49</w:t>
            </w:r>
          </w:p>
        </w:tc>
      </w:tr>
      <w:tr w:rsidR="00043EA0" w:rsidRPr="00DF4DC3" w14:paraId="2EDD1012" w14:textId="445CA095" w:rsidTr="00043EA0">
        <w:tblPrEx>
          <w:tblW w:w="0" w:type="auto"/>
          <w:tblCellMar>
            <w:top w:w="15" w:type="dxa"/>
            <w:left w:w="15" w:type="dxa"/>
            <w:bottom w:w="15" w:type="dxa"/>
            <w:right w:w="15" w:type="dxa"/>
          </w:tblCellMar>
          <w:tblPrExChange w:id="535" w:author="Truong Bui" w:date="2022-10-12T03:07:00Z">
            <w:tblPrEx>
              <w:tblW w:w="0" w:type="auto"/>
              <w:tblCellMar>
                <w:top w:w="15" w:type="dxa"/>
                <w:left w:w="15" w:type="dxa"/>
                <w:bottom w:w="15" w:type="dxa"/>
                <w:right w:w="15" w:type="dxa"/>
              </w:tblCellMar>
            </w:tblPrEx>
          </w:tblPrExChange>
        </w:tblPrEx>
        <w:trPr>
          <w:trPrChange w:id="536" w:author="Truong Bui" w:date="2022-10-12T03:07:00Z">
            <w:trPr>
              <w:gridBefore w:val="1"/>
            </w:trPr>
          </w:trPrChange>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537" w:author="Truong Bui" w:date="2022-10-12T03:07: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6D6781EF" w14:textId="77777777" w:rsidR="00043EA0" w:rsidRPr="00DF4DC3" w:rsidRDefault="00043EA0" w:rsidP="00043EA0">
            <w:pPr>
              <w:spacing w:line="0" w:lineRule="atLeast"/>
              <w:rPr>
                <w:rFonts w:cs="Times New Roman"/>
              </w:rPr>
            </w:pPr>
            <w:r w:rsidRPr="652361BB">
              <w:rPr>
                <w:rFonts w:cs="Times New Roman"/>
              </w:rPr>
              <w:lastRenderedPageBreak/>
              <w:t>44</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538" w:author="Truong Bui" w:date="2022-10-12T03:07: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36F0A1BD" w14:textId="021F68BF" w:rsidR="00043EA0" w:rsidRPr="00DF4DC3" w:rsidRDefault="00043EA0" w:rsidP="00043EA0">
            <w:pPr>
              <w:spacing w:line="0" w:lineRule="atLeast"/>
              <w:rPr>
                <w:rFonts w:cs="Times New Roman"/>
              </w:rPr>
            </w:pPr>
            <w:r w:rsidRPr="4A2C2083">
              <w:rPr>
                <w:rFonts w:cs="Times New Roman"/>
              </w:rPr>
              <w:t>California</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539" w:author="Truong Bui" w:date="2022-10-12T03:07: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05FE2261" w14:textId="25CB010F" w:rsidR="00043EA0" w:rsidRPr="00DF4DC3" w:rsidRDefault="00043EA0" w:rsidP="00043EA0">
            <w:pPr>
              <w:spacing w:line="0" w:lineRule="atLeast"/>
              <w:rPr>
                <w:rFonts w:cs="Times New Roman"/>
              </w:rPr>
            </w:pPr>
            <w:r w:rsidRPr="4A2C2083">
              <w:rPr>
                <w:rFonts w:cs="Times New Roman"/>
              </w:rPr>
              <w:t>$         44,831</w:t>
            </w:r>
          </w:p>
        </w:tc>
        <w:tc>
          <w:tcPr>
            <w:tcW w:w="16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Change w:id="540" w:author="Truong Bui" w:date="2022-10-12T03:07:00Z">
              <w:tcPr>
                <w:tcW w:w="157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5D60A7DD" w14:textId="2AC0F184" w:rsidR="00043EA0" w:rsidRPr="00043EA0" w:rsidRDefault="00043EA0" w:rsidP="00043EA0">
            <w:pPr>
              <w:spacing w:line="0" w:lineRule="atLeast"/>
              <w:rPr>
                <w:rFonts w:ascii="Cambria" w:hAnsi="Cambria" w:cs="Times New Roman"/>
              </w:rPr>
            </w:pPr>
            <w:ins w:id="541" w:author="Truong Bui" w:date="2022-10-12T03:07:00Z">
              <w:r w:rsidRPr="00043EA0">
                <w:rPr>
                  <w:rFonts w:ascii="Cambria" w:hAnsi="Cambria" w:cs="Calibri"/>
                  <w:color w:val="000000"/>
                </w:rPr>
                <w:t xml:space="preserve"> $            27,639 </w:t>
              </w:r>
            </w:ins>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Change w:id="542" w:author="Truong Bui" w:date="2022-10-12T03:07:00Z">
              <w:tcPr>
                <w:tcW w:w="153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30894700" w14:textId="480E9F74" w:rsidR="00043EA0" w:rsidRPr="4A2C2083" w:rsidRDefault="00043EA0" w:rsidP="00043EA0">
            <w:pPr>
              <w:spacing w:line="0" w:lineRule="atLeast"/>
              <w:rPr>
                <w:rFonts w:cs="Times New Roman"/>
              </w:rPr>
            </w:pPr>
            <w:r>
              <w:rPr>
                <w:rFonts w:cs="Times New Roman"/>
              </w:rPr>
              <w:t>1.62</w:t>
            </w:r>
          </w:p>
        </w:tc>
      </w:tr>
      <w:tr w:rsidR="00043EA0" w:rsidRPr="00DF4DC3" w14:paraId="460E2258" w14:textId="1D75A0CC" w:rsidTr="00043EA0">
        <w:tblPrEx>
          <w:tblW w:w="0" w:type="auto"/>
          <w:tblCellMar>
            <w:top w:w="15" w:type="dxa"/>
            <w:left w:w="15" w:type="dxa"/>
            <w:bottom w:w="15" w:type="dxa"/>
            <w:right w:w="15" w:type="dxa"/>
          </w:tblCellMar>
          <w:tblPrExChange w:id="543" w:author="Truong Bui" w:date="2022-10-12T03:07:00Z">
            <w:tblPrEx>
              <w:tblW w:w="0" w:type="auto"/>
              <w:tblCellMar>
                <w:top w:w="15" w:type="dxa"/>
                <w:left w:w="15" w:type="dxa"/>
                <w:bottom w:w="15" w:type="dxa"/>
                <w:right w:w="15" w:type="dxa"/>
              </w:tblCellMar>
            </w:tblPrEx>
          </w:tblPrExChange>
        </w:tblPrEx>
        <w:trPr>
          <w:trPrChange w:id="544" w:author="Truong Bui" w:date="2022-10-12T03:07:00Z">
            <w:trPr>
              <w:gridBefore w:val="1"/>
            </w:trPr>
          </w:trPrChange>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545" w:author="Truong Bui" w:date="2022-10-12T03:07: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71BE4A65" w14:textId="77777777" w:rsidR="00043EA0" w:rsidRPr="00DF4DC3" w:rsidRDefault="00043EA0" w:rsidP="00043EA0">
            <w:pPr>
              <w:spacing w:line="0" w:lineRule="atLeast"/>
              <w:rPr>
                <w:rFonts w:cs="Times New Roman"/>
              </w:rPr>
            </w:pPr>
            <w:r w:rsidRPr="652361BB">
              <w:rPr>
                <w:rFonts w:cs="Times New Roman"/>
              </w:rPr>
              <w:t>45</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546" w:author="Truong Bui" w:date="2022-10-12T03:07: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2C38F174" w14:textId="34352254" w:rsidR="00043EA0" w:rsidRPr="00DF4DC3" w:rsidRDefault="00043EA0" w:rsidP="00043EA0">
            <w:pPr>
              <w:spacing w:line="0" w:lineRule="atLeast"/>
              <w:rPr>
                <w:rFonts w:cs="Times New Roman"/>
              </w:rPr>
            </w:pPr>
            <w:r w:rsidRPr="4A2C2083">
              <w:rPr>
                <w:rFonts w:cs="Times New Roman"/>
              </w:rPr>
              <w:t>Oklahoma</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547" w:author="Truong Bui" w:date="2022-10-12T03:07: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23242467" w14:textId="4DA1FEE1" w:rsidR="00043EA0" w:rsidRPr="00DF4DC3" w:rsidRDefault="00043EA0" w:rsidP="00043EA0">
            <w:pPr>
              <w:spacing w:line="0" w:lineRule="atLeast"/>
              <w:rPr>
                <w:rFonts w:cs="Times New Roman"/>
              </w:rPr>
            </w:pPr>
            <w:r w:rsidRPr="4A2C2083">
              <w:rPr>
                <w:rFonts w:cs="Times New Roman"/>
              </w:rPr>
              <w:t>$         23,123</w:t>
            </w:r>
          </w:p>
        </w:tc>
        <w:tc>
          <w:tcPr>
            <w:tcW w:w="16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Change w:id="548" w:author="Truong Bui" w:date="2022-10-12T03:07:00Z">
              <w:tcPr>
                <w:tcW w:w="157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159733B6" w14:textId="46FE2EB8" w:rsidR="00043EA0" w:rsidRPr="00043EA0" w:rsidRDefault="00043EA0" w:rsidP="00043EA0">
            <w:pPr>
              <w:spacing w:line="0" w:lineRule="atLeast"/>
              <w:rPr>
                <w:rFonts w:ascii="Cambria" w:hAnsi="Cambria" w:cs="Times New Roman"/>
              </w:rPr>
            </w:pPr>
            <w:ins w:id="549" w:author="Truong Bui" w:date="2022-10-12T03:07:00Z">
              <w:r w:rsidRPr="00043EA0">
                <w:rPr>
                  <w:rFonts w:ascii="Cambria" w:hAnsi="Cambria" w:cs="Calibri"/>
                  <w:color w:val="000000"/>
                </w:rPr>
                <w:t xml:space="preserve"> $            12,292 </w:t>
              </w:r>
            </w:ins>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Change w:id="550" w:author="Truong Bui" w:date="2022-10-12T03:07:00Z">
              <w:tcPr>
                <w:tcW w:w="153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44A664C3" w14:textId="7992BE5C" w:rsidR="00043EA0" w:rsidRPr="4A2C2083" w:rsidRDefault="00043EA0" w:rsidP="00043EA0">
            <w:pPr>
              <w:spacing w:line="0" w:lineRule="atLeast"/>
              <w:rPr>
                <w:rFonts w:cs="Times New Roman"/>
              </w:rPr>
            </w:pPr>
            <w:r>
              <w:rPr>
                <w:rFonts w:cs="Times New Roman"/>
              </w:rPr>
              <w:t>1.88</w:t>
            </w:r>
          </w:p>
        </w:tc>
      </w:tr>
      <w:tr w:rsidR="00043EA0" w:rsidRPr="00DF4DC3" w14:paraId="37E6D307" w14:textId="3E745E96" w:rsidTr="00043EA0">
        <w:tblPrEx>
          <w:tblW w:w="0" w:type="auto"/>
          <w:tblCellMar>
            <w:top w:w="15" w:type="dxa"/>
            <w:left w:w="15" w:type="dxa"/>
            <w:bottom w:w="15" w:type="dxa"/>
            <w:right w:w="15" w:type="dxa"/>
          </w:tblCellMar>
          <w:tblPrExChange w:id="551" w:author="Truong Bui" w:date="2022-10-12T03:07:00Z">
            <w:tblPrEx>
              <w:tblW w:w="0" w:type="auto"/>
              <w:tblCellMar>
                <w:top w:w="15" w:type="dxa"/>
                <w:left w:w="15" w:type="dxa"/>
                <w:bottom w:w="15" w:type="dxa"/>
                <w:right w:w="15" w:type="dxa"/>
              </w:tblCellMar>
            </w:tblPrEx>
          </w:tblPrExChange>
        </w:tblPrEx>
        <w:trPr>
          <w:trPrChange w:id="552" w:author="Truong Bui" w:date="2022-10-12T03:07:00Z">
            <w:trPr>
              <w:gridBefore w:val="1"/>
            </w:trPr>
          </w:trPrChange>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553" w:author="Truong Bui" w:date="2022-10-12T03:07: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274855DF" w14:textId="77777777" w:rsidR="00043EA0" w:rsidRPr="00DF4DC3" w:rsidRDefault="00043EA0" w:rsidP="00043EA0">
            <w:pPr>
              <w:spacing w:line="0" w:lineRule="atLeast"/>
              <w:rPr>
                <w:rFonts w:cs="Times New Roman"/>
              </w:rPr>
            </w:pPr>
            <w:r w:rsidRPr="652361BB">
              <w:rPr>
                <w:rFonts w:cs="Times New Roman"/>
              </w:rPr>
              <w:t>46</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554" w:author="Truong Bui" w:date="2022-10-12T03:07: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1D1325EE" w14:textId="1CAFD66C" w:rsidR="00043EA0" w:rsidRPr="00DF4DC3" w:rsidRDefault="00043EA0" w:rsidP="00043EA0">
            <w:pPr>
              <w:spacing w:line="0" w:lineRule="atLeast"/>
              <w:rPr>
                <w:rFonts w:cs="Times New Roman"/>
              </w:rPr>
            </w:pPr>
            <w:r w:rsidRPr="4A2C2083">
              <w:rPr>
                <w:rFonts w:cs="Times New Roman"/>
              </w:rPr>
              <w:t>New York</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555" w:author="Truong Bui" w:date="2022-10-12T03:07: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4B199910" w14:textId="62BEB962" w:rsidR="00043EA0" w:rsidRPr="00DF4DC3" w:rsidRDefault="00043EA0" w:rsidP="00043EA0">
            <w:pPr>
              <w:spacing w:line="0" w:lineRule="atLeast"/>
              <w:rPr>
                <w:rFonts w:cs="Times New Roman"/>
              </w:rPr>
            </w:pPr>
            <w:r w:rsidRPr="4A2C2083">
              <w:rPr>
                <w:rFonts w:cs="Times New Roman"/>
              </w:rPr>
              <w:t>$         50,333</w:t>
            </w:r>
          </w:p>
        </w:tc>
        <w:tc>
          <w:tcPr>
            <w:tcW w:w="16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Change w:id="556" w:author="Truong Bui" w:date="2022-10-12T03:07:00Z">
              <w:tcPr>
                <w:tcW w:w="157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08845E53" w14:textId="2053138D" w:rsidR="00043EA0" w:rsidRPr="00043EA0" w:rsidRDefault="00043EA0" w:rsidP="00043EA0">
            <w:pPr>
              <w:spacing w:line="0" w:lineRule="atLeast"/>
              <w:rPr>
                <w:rFonts w:ascii="Cambria" w:hAnsi="Cambria" w:cs="Times New Roman"/>
              </w:rPr>
            </w:pPr>
            <w:ins w:id="557" w:author="Truong Bui" w:date="2022-10-12T03:07:00Z">
              <w:r w:rsidRPr="00043EA0">
                <w:rPr>
                  <w:rFonts w:ascii="Cambria" w:hAnsi="Cambria" w:cs="Calibri"/>
                  <w:color w:val="000000"/>
                </w:rPr>
                <w:t xml:space="preserve"> $            25,961 </w:t>
              </w:r>
            </w:ins>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Change w:id="558" w:author="Truong Bui" w:date="2022-10-12T03:07:00Z">
              <w:tcPr>
                <w:tcW w:w="153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115D80DA" w14:textId="470C9CCA" w:rsidR="00043EA0" w:rsidRPr="4A2C2083" w:rsidRDefault="00043EA0" w:rsidP="00043EA0">
            <w:pPr>
              <w:spacing w:line="0" w:lineRule="atLeast"/>
              <w:rPr>
                <w:rFonts w:cs="Times New Roman"/>
              </w:rPr>
            </w:pPr>
            <w:r>
              <w:rPr>
                <w:rFonts w:cs="Times New Roman"/>
              </w:rPr>
              <w:t>1.94</w:t>
            </w:r>
          </w:p>
        </w:tc>
      </w:tr>
      <w:tr w:rsidR="00043EA0" w:rsidRPr="00DF4DC3" w14:paraId="126ADEAE" w14:textId="4B24F54D" w:rsidTr="00043EA0">
        <w:tblPrEx>
          <w:tblW w:w="0" w:type="auto"/>
          <w:tblCellMar>
            <w:top w:w="15" w:type="dxa"/>
            <w:left w:w="15" w:type="dxa"/>
            <w:bottom w:w="15" w:type="dxa"/>
            <w:right w:w="15" w:type="dxa"/>
          </w:tblCellMar>
          <w:tblPrExChange w:id="559" w:author="Truong Bui" w:date="2022-10-12T03:07:00Z">
            <w:tblPrEx>
              <w:tblW w:w="0" w:type="auto"/>
              <w:tblCellMar>
                <w:top w:w="15" w:type="dxa"/>
                <w:left w:w="15" w:type="dxa"/>
                <w:bottom w:w="15" w:type="dxa"/>
                <w:right w:w="15" w:type="dxa"/>
              </w:tblCellMar>
            </w:tblPrEx>
          </w:tblPrExChange>
        </w:tblPrEx>
        <w:trPr>
          <w:trPrChange w:id="560" w:author="Truong Bui" w:date="2022-10-12T03:07:00Z">
            <w:trPr>
              <w:gridBefore w:val="1"/>
            </w:trPr>
          </w:trPrChange>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561" w:author="Truong Bui" w:date="2022-10-12T03:07: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2D3A9720" w14:textId="77777777" w:rsidR="00043EA0" w:rsidRPr="00DF4DC3" w:rsidRDefault="00043EA0" w:rsidP="00043EA0">
            <w:pPr>
              <w:spacing w:line="0" w:lineRule="atLeast"/>
              <w:rPr>
                <w:rFonts w:cs="Times New Roman"/>
              </w:rPr>
            </w:pPr>
            <w:r w:rsidRPr="652361BB">
              <w:rPr>
                <w:rFonts w:cs="Times New Roman"/>
              </w:rPr>
              <w:t>47</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562" w:author="Truong Bui" w:date="2022-10-12T03:07: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3BC46976" w14:textId="632A48C8" w:rsidR="00043EA0" w:rsidRPr="00DF4DC3" w:rsidRDefault="00043EA0" w:rsidP="00043EA0">
            <w:pPr>
              <w:spacing w:line="0" w:lineRule="atLeast"/>
              <w:rPr>
                <w:rFonts w:cs="Times New Roman"/>
              </w:rPr>
            </w:pPr>
            <w:r w:rsidRPr="4A2C2083">
              <w:rPr>
                <w:rFonts w:cs="Times New Roman"/>
              </w:rPr>
              <w:t>Alaska</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563" w:author="Truong Bui" w:date="2022-10-12T03:07: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06F187D4" w14:textId="54D9EA22" w:rsidR="00043EA0" w:rsidRPr="00DF4DC3" w:rsidRDefault="00043EA0" w:rsidP="00043EA0">
            <w:pPr>
              <w:spacing w:line="0" w:lineRule="atLeast"/>
              <w:rPr>
                <w:rFonts w:cs="Times New Roman"/>
              </w:rPr>
            </w:pPr>
            <w:r w:rsidRPr="4A2C2083">
              <w:rPr>
                <w:rFonts w:cs="Times New Roman"/>
              </w:rPr>
              <w:t>$         22,572</w:t>
            </w:r>
          </w:p>
        </w:tc>
        <w:tc>
          <w:tcPr>
            <w:tcW w:w="16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Change w:id="564" w:author="Truong Bui" w:date="2022-10-12T03:07:00Z">
              <w:tcPr>
                <w:tcW w:w="157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3CAC560E" w14:textId="2E21BF5F" w:rsidR="00043EA0" w:rsidRPr="00043EA0" w:rsidRDefault="00043EA0" w:rsidP="00043EA0">
            <w:pPr>
              <w:spacing w:line="0" w:lineRule="atLeast"/>
              <w:rPr>
                <w:rFonts w:ascii="Cambria" w:hAnsi="Cambria" w:cs="Times New Roman"/>
              </w:rPr>
            </w:pPr>
            <w:ins w:id="565" w:author="Truong Bui" w:date="2022-10-12T03:07:00Z">
              <w:r w:rsidRPr="00043EA0">
                <w:rPr>
                  <w:rFonts w:ascii="Cambria" w:hAnsi="Cambria" w:cs="Calibri"/>
                  <w:color w:val="000000"/>
                </w:rPr>
                <w:t xml:space="preserve"> $            11,258 </w:t>
              </w:r>
            </w:ins>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Change w:id="566" w:author="Truong Bui" w:date="2022-10-12T03:07:00Z">
              <w:tcPr>
                <w:tcW w:w="153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63E35719" w14:textId="749DFA1B" w:rsidR="00043EA0" w:rsidRPr="4A2C2083" w:rsidRDefault="00043EA0" w:rsidP="00043EA0">
            <w:pPr>
              <w:spacing w:line="0" w:lineRule="atLeast"/>
              <w:rPr>
                <w:rFonts w:cs="Times New Roman"/>
              </w:rPr>
            </w:pPr>
            <w:r>
              <w:rPr>
                <w:rFonts w:cs="Times New Roman"/>
              </w:rPr>
              <w:t>2.00</w:t>
            </w:r>
          </w:p>
        </w:tc>
      </w:tr>
      <w:tr w:rsidR="00043EA0" w:rsidRPr="00DF4DC3" w14:paraId="2DAC366D" w14:textId="239148E7" w:rsidTr="00043EA0">
        <w:tblPrEx>
          <w:tblW w:w="0" w:type="auto"/>
          <w:tblCellMar>
            <w:top w:w="15" w:type="dxa"/>
            <w:left w:w="15" w:type="dxa"/>
            <w:bottom w:w="15" w:type="dxa"/>
            <w:right w:w="15" w:type="dxa"/>
          </w:tblCellMar>
          <w:tblPrExChange w:id="567" w:author="Truong Bui" w:date="2022-10-12T03:07:00Z">
            <w:tblPrEx>
              <w:tblW w:w="0" w:type="auto"/>
              <w:tblCellMar>
                <w:top w:w="15" w:type="dxa"/>
                <w:left w:w="15" w:type="dxa"/>
                <w:bottom w:w="15" w:type="dxa"/>
                <w:right w:w="15" w:type="dxa"/>
              </w:tblCellMar>
            </w:tblPrEx>
          </w:tblPrExChange>
        </w:tblPrEx>
        <w:trPr>
          <w:trPrChange w:id="568" w:author="Truong Bui" w:date="2022-10-12T03:07:00Z">
            <w:trPr>
              <w:gridBefore w:val="1"/>
            </w:trPr>
          </w:trPrChange>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569" w:author="Truong Bui" w:date="2022-10-12T03:07: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28ED74EE" w14:textId="77777777" w:rsidR="00043EA0" w:rsidRPr="00DF4DC3" w:rsidRDefault="00043EA0" w:rsidP="00043EA0">
            <w:pPr>
              <w:spacing w:line="0" w:lineRule="atLeast"/>
              <w:rPr>
                <w:rFonts w:cs="Times New Roman"/>
              </w:rPr>
            </w:pPr>
            <w:r w:rsidRPr="652361BB">
              <w:rPr>
                <w:rFonts w:cs="Times New Roman"/>
              </w:rPr>
              <w:t>48</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570" w:author="Truong Bui" w:date="2022-10-12T03:07: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38AB9F62" w14:textId="14506A61" w:rsidR="00043EA0" w:rsidRPr="00DF4DC3" w:rsidRDefault="00043EA0" w:rsidP="00043EA0">
            <w:pPr>
              <w:spacing w:line="0" w:lineRule="atLeast"/>
              <w:rPr>
                <w:rFonts w:cs="Times New Roman"/>
              </w:rPr>
            </w:pPr>
            <w:r w:rsidRPr="4A2C2083">
              <w:rPr>
                <w:rFonts w:cs="Times New Roman"/>
              </w:rPr>
              <w:t>Indiana</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571" w:author="Truong Bui" w:date="2022-10-12T03:07: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580164F9" w14:textId="35A53997" w:rsidR="00043EA0" w:rsidRPr="00DF4DC3" w:rsidRDefault="00043EA0" w:rsidP="00043EA0">
            <w:pPr>
              <w:spacing w:line="0" w:lineRule="atLeast"/>
              <w:rPr>
                <w:rFonts w:cs="Times New Roman"/>
              </w:rPr>
            </w:pPr>
            <w:r w:rsidRPr="4A2C2083">
              <w:rPr>
                <w:rFonts w:cs="Times New Roman"/>
              </w:rPr>
              <w:t>$        32,316</w:t>
            </w:r>
          </w:p>
        </w:tc>
        <w:tc>
          <w:tcPr>
            <w:tcW w:w="16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Change w:id="572" w:author="Truong Bui" w:date="2022-10-12T03:07:00Z">
              <w:tcPr>
                <w:tcW w:w="157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2D66A7A8" w14:textId="5FB76D5C" w:rsidR="00043EA0" w:rsidRPr="00043EA0" w:rsidRDefault="00043EA0" w:rsidP="00043EA0">
            <w:pPr>
              <w:spacing w:line="0" w:lineRule="atLeast"/>
              <w:rPr>
                <w:rFonts w:ascii="Cambria" w:hAnsi="Cambria" w:cs="Times New Roman"/>
              </w:rPr>
            </w:pPr>
            <w:ins w:id="573" w:author="Truong Bui" w:date="2022-10-12T03:07:00Z">
              <w:r w:rsidRPr="00043EA0">
                <w:rPr>
                  <w:rFonts w:ascii="Cambria" w:hAnsi="Cambria" w:cs="Calibri"/>
                  <w:color w:val="000000"/>
                </w:rPr>
                <w:t xml:space="preserve"> $            15,938 </w:t>
              </w:r>
            </w:ins>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Change w:id="574" w:author="Truong Bui" w:date="2022-10-12T03:07:00Z">
              <w:tcPr>
                <w:tcW w:w="153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17A69233" w14:textId="5D131946" w:rsidR="00043EA0" w:rsidRPr="4A2C2083" w:rsidRDefault="00043EA0" w:rsidP="00043EA0">
            <w:pPr>
              <w:spacing w:line="0" w:lineRule="atLeast"/>
              <w:rPr>
                <w:rFonts w:cs="Times New Roman"/>
              </w:rPr>
            </w:pPr>
            <w:r>
              <w:rPr>
                <w:rFonts w:cs="Times New Roman"/>
              </w:rPr>
              <w:t>2.03</w:t>
            </w:r>
          </w:p>
        </w:tc>
      </w:tr>
      <w:tr w:rsidR="00043EA0" w:rsidRPr="00DF4DC3" w14:paraId="7C2D2699" w14:textId="6C435E8E" w:rsidTr="00043EA0">
        <w:tblPrEx>
          <w:tblW w:w="0" w:type="auto"/>
          <w:tblCellMar>
            <w:top w:w="15" w:type="dxa"/>
            <w:left w:w="15" w:type="dxa"/>
            <w:bottom w:w="15" w:type="dxa"/>
            <w:right w:w="15" w:type="dxa"/>
          </w:tblCellMar>
          <w:tblPrExChange w:id="575" w:author="Truong Bui" w:date="2022-10-12T03:07:00Z">
            <w:tblPrEx>
              <w:tblW w:w="0" w:type="auto"/>
              <w:tblCellMar>
                <w:top w:w="15" w:type="dxa"/>
                <w:left w:w="15" w:type="dxa"/>
                <w:bottom w:w="15" w:type="dxa"/>
                <w:right w:w="15" w:type="dxa"/>
              </w:tblCellMar>
            </w:tblPrEx>
          </w:tblPrExChange>
        </w:tblPrEx>
        <w:trPr>
          <w:trPrChange w:id="576" w:author="Truong Bui" w:date="2022-10-12T03:07:00Z">
            <w:trPr>
              <w:gridBefore w:val="1"/>
            </w:trPr>
          </w:trPrChange>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577" w:author="Truong Bui" w:date="2022-10-12T03:07: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42B0B563" w14:textId="77777777" w:rsidR="00043EA0" w:rsidRPr="00DF4DC3" w:rsidRDefault="00043EA0" w:rsidP="00043EA0">
            <w:pPr>
              <w:spacing w:line="0" w:lineRule="atLeast"/>
              <w:rPr>
                <w:rFonts w:cs="Times New Roman"/>
              </w:rPr>
            </w:pPr>
            <w:r w:rsidRPr="652361BB">
              <w:rPr>
                <w:rFonts w:cs="Times New Roman"/>
              </w:rPr>
              <w:t>49</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578" w:author="Truong Bui" w:date="2022-10-12T03:07: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102B5CE0" w14:textId="3A05155F" w:rsidR="00043EA0" w:rsidRPr="00DF4DC3" w:rsidRDefault="00043EA0" w:rsidP="00043EA0">
            <w:pPr>
              <w:spacing w:line="0" w:lineRule="atLeast"/>
              <w:rPr>
                <w:rFonts w:cs="Times New Roman"/>
              </w:rPr>
            </w:pPr>
            <w:r w:rsidRPr="4A2C2083">
              <w:rPr>
                <w:rFonts w:cs="Times New Roman"/>
              </w:rPr>
              <w:t>Vermont</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579" w:author="Truong Bui" w:date="2022-10-12T03:07: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4BA609B0" w14:textId="3548C3F1" w:rsidR="00043EA0" w:rsidRPr="00DF4DC3" w:rsidRDefault="00043EA0" w:rsidP="00043EA0">
            <w:pPr>
              <w:spacing w:line="0" w:lineRule="atLeast"/>
              <w:rPr>
                <w:rFonts w:cs="Times New Roman"/>
              </w:rPr>
            </w:pPr>
            <w:r w:rsidRPr="4A2C2083">
              <w:rPr>
                <w:rFonts w:cs="Times New Roman"/>
              </w:rPr>
              <w:t>$         19,557</w:t>
            </w:r>
          </w:p>
        </w:tc>
        <w:tc>
          <w:tcPr>
            <w:tcW w:w="16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Change w:id="580" w:author="Truong Bui" w:date="2022-10-12T03:07:00Z">
              <w:tcPr>
                <w:tcW w:w="157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1FCA431B" w14:textId="1AEB5810" w:rsidR="00043EA0" w:rsidRPr="00043EA0" w:rsidRDefault="00043EA0" w:rsidP="00043EA0">
            <w:pPr>
              <w:spacing w:line="0" w:lineRule="atLeast"/>
              <w:rPr>
                <w:rFonts w:ascii="Cambria" w:hAnsi="Cambria" w:cs="Times New Roman"/>
              </w:rPr>
            </w:pPr>
            <w:ins w:id="581" w:author="Truong Bui" w:date="2022-10-12T03:07:00Z">
              <w:r w:rsidRPr="00043EA0">
                <w:rPr>
                  <w:rFonts w:ascii="Cambria" w:hAnsi="Cambria" w:cs="Calibri"/>
                  <w:color w:val="000000"/>
                </w:rPr>
                <w:t xml:space="preserve"> $               9,236 </w:t>
              </w:r>
            </w:ins>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Change w:id="582" w:author="Truong Bui" w:date="2022-10-12T03:07:00Z">
              <w:tcPr>
                <w:tcW w:w="153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6F8F57FB" w14:textId="2E7F1CB6" w:rsidR="00043EA0" w:rsidRPr="4A2C2083" w:rsidRDefault="00043EA0" w:rsidP="00043EA0">
            <w:pPr>
              <w:spacing w:line="0" w:lineRule="atLeast"/>
              <w:rPr>
                <w:rFonts w:cs="Times New Roman"/>
              </w:rPr>
            </w:pPr>
            <w:r>
              <w:rPr>
                <w:rFonts w:cs="Times New Roman"/>
              </w:rPr>
              <w:t>2.12</w:t>
            </w:r>
          </w:p>
        </w:tc>
      </w:tr>
      <w:tr w:rsidR="00043EA0" w:rsidRPr="00DF4DC3" w14:paraId="3DD228CD" w14:textId="692F35B0" w:rsidTr="00043EA0">
        <w:tblPrEx>
          <w:tblW w:w="0" w:type="auto"/>
          <w:tblCellMar>
            <w:top w:w="15" w:type="dxa"/>
            <w:left w:w="15" w:type="dxa"/>
            <w:bottom w:w="15" w:type="dxa"/>
            <w:right w:w="15" w:type="dxa"/>
          </w:tblCellMar>
          <w:tblPrExChange w:id="583" w:author="Truong Bui" w:date="2022-10-12T03:07:00Z">
            <w:tblPrEx>
              <w:tblW w:w="0" w:type="auto"/>
              <w:tblCellMar>
                <w:top w:w="15" w:type="dxa"/>
                <w:left w:w="15" w:type="dxa"/>
                <w:bottom w:w="15" w:type="dxa"/>
                <w:right w:w="15" w:type="dxa"/>
              </w:tblCellMar>
            </w:tblPrEx>
          </w:tblPrExChange>
        </w:tblPrEx>
        <w:trPr>
          <w:trPrChange w:id="584" w:author="Truong Bui" w:date="2022-10-12T03:07:00Z">
            <w:trPr>
              <w:gridBefore w:val="1"/>
            </w:trPr>
          </w:trPrChange>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585" w:author="Truong Bui" w:date="2022-10-12T03:07: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6B2EC346" w14:textId="77777777" w:rsidR="00043EA0" w:rsidRPr="00DF4DC3" w:rsidRDefault="00043EA0" w:rsidP="00043EA0">
            <w:pPr>
              <w:spacing w:line="0" w:lineRule="atLeast"/>
              <w:rPr>
                <w:rFonts w:cs="Times New Roman"/>
              </w:rPr>
            </w:pPr>
            <w:r w:rsidRPr="652361BB">
              <w:rPr>
                <w:rFonts w:cs="Times New Roman"/>
              </w:rPr>
              <w:t>50</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586" w:author="Truong Bui" w:date="2022-10-12T03:07: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7C0652D5" w14:textId="72A431ED" w:rsidR="00043EA0" w:rsidRPr="00DF4DC3" w:rsidRDefault="00043EA0" w:rsidP="00043EA0">
            <w:pPr>
              <w:spacing w:line="0" w:lineRule="atLeast"/>
              <w:rPr>
                <w:rFonts w:cs="Times New Roman"/>
              </w:rPr>
            </w:pPr>
            <w:r w:rsidRPr="4A2C2083">
              <w:rPr>
                <w:rFonts w:cs="Times New Roman"/>
              </w:rPr>
              <w:t>Washington</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587" w:author="Truong Bui" w:date="2022-10-12T03:07: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2D1337A9" w14:textId="202D2A0C" w:rsidR="00043EA0" w:rsidRPr="00DF4DC3" w:rsidRDefault="00043EA0" w:rsidP="00043EA0">
            <w:pPr>
              <w:spacing w:line="0" w:lineRule="atLeast"/>
              <w:rPr>
                <w:rFonts w:cs="Times New Roman"/>
              </w:rPr>
            </w:pPr>
            <w:r w:rsidRPr="4A2C2083">
              <w:rPr>
                <w:rFonts w:cs="Times New Roman"/>
              </w:rPr>
              <w:t>$         56,839</w:t>
            </w:r>
          </w:p>
        </w:tc>
        <w:tc>
          <w:tcPr>
            <w:tcW w:w="16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Change w:id="588" w:author="Truong Bui" w:date="2022-10-12T03:07:00Z">
              <w:tcPr>
                <w:tcW w:w="157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36BAD2EE" w14:textId="519E1808" w:rsidR="00043EA0" w:rsidRPr="00043EA0" w:rsidRDefault="00043EA0" w:rsidP="00043EA0">
            <w:pPr>
              <w:spacing w:line="0" w:lineRule="atLeast"/>
              <w:rPr>
                <w:rFonts w:ascii="Cambria" w:hAnsi="Cambria" w:cs="Times New Roman"/>
              </w:rPr>
            </w:pPr>
            <w:ins w:id="589" w:author="Truong Bui" w:date="2022-10-12T03:07:00Z">
              <w:r w:rsidRPr="00043EA0">
                <w:rPr>
                  <w:rFonts w:ascii="Cambria" w:hAnsi="Cambria" w:cs="Calibri"/>
                  <w:color w:val="000000"/>
                </w:rPr>
                <w:t xml:space="preserve"> $            16,935 </w:t>
              </w:r>
            </w:ins>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Change w:id="590" w:author="Truong Bui" w:date="2022-10-12T03:07:00Z">
              <w:tcPr>
                <w:tcW w:w="153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532B845E" w14:textId="3284A233" w:rsidR="00043EA0" w:rsidRPr="4A2C2083" w:rsidRDefault="00043EA0" w:rsidP="00043EA0">
            <w:pPr>
              <w:spacing w:line="0" w:lineRule="atLeast"/>
              <w:rPr>
                <w:rFonts w:cs="Times New Roman"/>
              </w:rPr>
            </w:pPr>
            <w:r>
              <w:rPr>
                <w:rFonts w:cs="Times New Roman"/>
              </w:rPr>
              <w:t>3.36</w:t>
            </w:r>
          </w:p>
        </w:tc>
      </w:tr>
    </w:tbl>
    <w:p w14:paraId="427402A2" w14:textId="77777777" w:rsidR="00662D20" w:rsidRPr="00DF4DC3" w:rsidRDefault="00662D20" w:rsidP="652361BB">
      <w:pPr>
        <w:rPr>
          <w:rFonts w:eastAsia="Times New Roman" w:cs="Times New Roman"/>
        </w:rPr>
      </w:pPr>
    </w:p>
    <w:p w14:paraId="7795E999" w14:textId="5DCFFBB9" w:rsidR="00662D20" w:rsidRPr="00CD0963" w:rsidRDefault="68F3197C" w:rsidP="652361BB">
      <w:pPr>
        <w:rPr>
          <w:rFonts w:cs="Times New Roman"/>
          <w:color w:val="000000" w:themeColor="text1"/>
        </w:rPr>
      </w:pPr>
      <w:r w:rsidRPr="652361BB">
        <w:rPr>
          <w:rFonts w:cs="Times New Roman"/>
        </w:rPr>
        <w:t>Figure 3: Maintenance Disbursements per State</w:t>
      </w:r>
      <w:r w:rsidR="73165CD7" w:rsidRPr="652361BB">
        <w:rPr>
          <w:rFonts w:cs="Times New Roman"/>
        </w:rPr>
        <w:t>-</w:t>
      </w:r>
      <w:r w:rsidRPr="652361BB">
        <w:rPr>
          <w:rFonts w:cs="Times New Roman"/>
        </w:rPr>
        <w:t>Controlled Lane-</w:t>
      </w:r>
      <w:r w:rsidR="051F8794" w:rsidRPr="652361BB">
        <w:rPr>
          <w:rFonts w:cs="Times New Roman"/>
        </w:rPr>
        <w:t>Mile</w:t>
      </w:r>
      <w:r w:rsidR="15475363" w:rsidRPr="652361BB">
        <w:rPr>
          <w:rFonts w:cs="Times New Roman"/>
        </w:rPr>
        <w:t>, 20</w:t>
      </w:r>
      <w:r w:rsidR="5D47BF53" w:rsidRPr="652361BB">
        <w:rPr>
          <w:rFonts w:cs="Times New Roman"/>
        </w:rPr>
        <w:t>20</w:t>
      </w:r>
      <w:r w:rsidR="051F8794" w:rsidRPr="652361BB">
        <w:rPr>
          <w:rFonts w:cs="Times New Roman"/>
        </w:rPr>
        <w:t xml:space="preserve"> </w:t>
      </w:r>
      <w:r w:rsidRPr="652361BB">
        <w:rPr>
          <w:rFonts w:cs="Times New Roman"/>
        </w:rPr>
        <w:t>(Ray will insert)</w:t>
      </w:r>
    </w:p>
    <w:p w14:paraId="4D2F903C" w14:textId="77777777" w:rsidR="00662D20" w:rsidRPr="00CD0963" w:rsidRDefault="00662D20" w:rsidP="652361BB">
      <w:pPr>
        <w:spacing w:after="240"/>
        <w:rPr>
          <w:rFonts w:eastAsia="Times New Roman" w:cs="Times New Roman"/>
          <w:color w:val="000000" w:themeColor="text1"/>
        </w:rPr>
      </w:pPr>
      <w:r>
        <w:br/>
      </w:r>
    </w:p>
    <w:p w14:paraId="34BD3F2A" w14:textId="77777777" w:rsidR="00662D20" w:rsidRPr="00CD0963" w:rsidRDefault="68F3197C" w:rsidP="652361BB">
      <w:pPr>
        <w:rPr>
          <w:rFonts w:cs="Times New Roman"/>
          <w:color w:val="000000" w:themeColor="text1"/>
        </w:rPr>
      </w:pPr>
      <w:r w:rsidRPr="652361BB">
        <w:rPr>
          <w:rFonts w:cs="Times New Roman"/>
          <w:b/>
          <w:bCs/>
          <w:i/>
          <w:iCs/>
        </w:rPr>
        <w:t>Administrative Disbursements</w:t>
      </w:r>
    </w:p>
    <w:p w14:paraId="5B2D0147" w14:textId="3EBA579D" w:rsidR="00662D20" w:rsidRPr="00CD0963" w:rsidRDefault="49D53E72" w:rsidP="652361BB">
      <w:pPr>
        <w:rPr>
          <w:rFonts w:eastAsia="Times New Roman" w:cs="Times New Roman"/>
          <w:color w:val="000000" w:themeColor="text1"/>
        </w:rPr>
      </w:pPr>
      <w:r w:rsidRPr="652361BB">
        <w:rPr>
          <w:rFonts w:eastAsia="Times New Roman" w:cs="Times New Roman"/>
        </w:rPr>
        <w:t xml:space="preserve"> </w:t>
      </w:r>
    </w:p>
    <w:p w14:paraId="6896E485" w14:textId="5DF139C5" w:rsidR="00662D20" w:rsidRPr="00DF4DC3" w:rsidRDefault="34D87404" w:rsidP="652361BB">
      <w:pPr>
        <w:rPr>
          <w:rFonts w:cs="Times New Roman"/>
        </w:rPr>
      </w:pPr>
      <w:r w:rsidRPr="1A52F602">
        <w:rPr>
          <w:rFonts w:cs="Times New Roman"/>
          <w:color w:val="000000" w:themeColor="text1"/>
        </w:rPr>
        <w:t xml:space="preserve">Administrative disbursements typically include general and main-office expenditures in support of state-administered highways. They do not include project-related costs but occasionally include “parked” funds, which are funds from bond sales or asset sales awaiting later expenditure. Therefore, they can vary widely from year to year. </w:t>
      </w:r>
      <w:r w:rsidRPr="1A52F602">
        <w:rPr>
          <w:rFonts w:cs="Times New Roman"/>
        </w:rPr>
        <w:t>Administrative disbursements comp</w:t>
      </w:r>
      <w:r w:rsidR="6E35D64A" w:rsidRPr="1A52F602">
        <w:rPr>
          <w:rFonts w:cs="Times New Roman"/>
        </w:rPr>
        <w:t>o</w:t>
      </w:r>
      <w:r w:rsidRPr="1A52F602">
        <w:rPr>
          <w:rFonts w:cs="Times New Roman"/>
        </w:rPr>
        <w:t>se ab</w:t>
      </w:r>
      <w:r w:rsidR="71313F5E" w:rsidRPr="1A52F602">
        <w:rPr>
          <w:rFonts w:cs="Times New Roman"/>
        </w:rPr>
        <w:t>out 6.4</w:t>
      </w:r>
      <w:r w:rsidRPr="1A52F602">
        <w:rPr>
          <w:rFonts w:cs="Times New Roman"/>
        </w:rPr>
        <w:t>% of total disbursements, totaling $</w:t>
      </w:r>
      <w:r w:rsidR="5FC9932C" w:rsidRPr="1A52F602">
        <w:rPr>
          <w:rFonts w:cs="Times New Roman"/>
        </w:rPr>
        <w:t>10.</w:t>
      </w:r>
      <w:r w:rsidR="3A0087A6" w:rsidRPr="1A52F602">
        <w:rPr>
          <w:rFonts w:cs="Times New Roman"/>
        </w:rPr>
        <w:t>08</w:t>
      </w:r>
      <w:r w:rsidR="5FC9932C" w:rsidRPr="1A52F602">
        <w:rPr>
          <w:rFonts w:cs="Times New Roman"/>
        </w:rPr>
        <w:t xml:space="preserve"> </w:t>
      </w:r>
      <w:r w:rsidRPr="1A52F602">
        <w:rPr>
          <w:rFonts w:cs="Times New Roman"/>
        </w:rPr>
        <w:t xml:space="preserve">billion in 2020, </w:t>
      </w:r>
      <w:r w:rsidR="59E22DE9" w:rsidRPr="1A52F602">
        <w:rPr>
          <w:rFonts w:cs="Times New Roman"/>
        </w:rPr>
        <w:t>the same amount as in</w:t>
      </w:r>
      <w:r w:rsidRPr="1A52F602">
        <w:rPr>
          <w:rFonts w:cs="Times New Roman"/>
        </w:rPr>
        <w:t xml:space="preserve"> 2019</w:t>
      </w:r>
      <w:r w:rsidR="35CA95A9" w:rsidRPr="1A52F602">
        <w:rPr>
          <w:rFonts w:cs="Times New Roman"/>
        </w:rPr>
        <w:t xml:space="preserve">, </w:t>
      </w:r>
      <w:r w:rsidRPr="1A52F602">
        <w:rPr>
          <w:rFonts w:cs="Times New Roman"/>
        </w:rPr>
        <w:t xml:space="preserve">the last time this assessment was </w:t>
      </w:r>
      <w:r w:rsidR="6522308E" w:rsidRPr="1A52F602">
        <w:rPr>
          <w:rFonts w:cs="Times New Roman"/>
        </w:rPr>
        <w:t>completed</w:t>
      </w:r>
      <w:r w:rsidRPr="1A52F602">
        <w:rPr>
          <w:rFonts w:cs="Times New Roman"/>
        </w:rPr>
        <w:t>.</w:t>
      </w:r>
    </w:p>
    <w:p w14:paraId="7FC9B973" w14:textId="77777777" w:rsidR="00662D20" w:rsidRPr="00DF4DC3" w:rsidRDefault="00662D20" w:rsidP="652361BB">
      <w:pPr>
        <w:rPr>
          <w:rFonts w:eastAsia="Times New Roman" w:cs="Times New Roman"/>
        </w:rPr>
      </w:pPr>
    </w:p>
    <w:p w14:paraId="78DC69A2" w14:textId="5FB1EE0F" w:rsidR="00662D20" w:rsidRPr="00DF4DC3" w:rsidRDefault="386974CD" w:rsidP="652361BB">
      <w:pPr>
        <w:rPr>
          <w:rFonts w:cs="Times New Roman"/>
        </w:rPr>
      </w:pPr>
      <w:r w:rsidRPr="1A52F602">
        <w:rPr>
          <w:rFonts w:cs="Times New Roman"/>
          <w:color w:val="000000" w:themeColor="text1"/>
        </w:rPr>
        <w:t xml:space="preserve">For the past two years, we have measured administrative disbursements per lane-mile. For 2018, we measured administrative disbursements per centerline-mile, lane-mile, and vehicle-miles traveled (VMT) per lane-mile. </w:t>
      </w:r>
      <w:r w:rsidR="34D87404" w:rsidRPr="1A52F602">
        <w:rPr>
          <w:rFonts w:cs="Times New Roman"/>
        </w:rPr>
        <w:t xml:space="preserve">This year, we measure administrative disbursements </w:t>
      </w:r>
      <w:r w:rsidR="2567B9D4" w:rsidRPr="1A52F602">
        <w:rPr>
          <w:rFonts w:cs="Times New Roman"/>
        </w:rPr>
        <w:t>in lane</w:t>
      </w:r>
      <w:r w:rsidR="5457891E" w:rsidRPr="1A52F602">
        <w:rPr>
          <w:rFonts w:cs="Times New Roman"/>
        </w:rPr>
        <w:t>-</w:t>
      </w:r>
      <w:r w:rsidR="2567B9D4" w:rsidRPr="1A52F602">
        <w:rPr>
          <w:rFonts w:cs="Times New Roman"/>
        </w:rPr>
        <w:t xml:space="preserve">miles. </w:t>
      </w:r>
      <w:r w:rsidR="34D87404" w:rsidRPr="1A52F602">
        <w:rPr>
          <w:rFonts w:cs="Times New Roman"/>
        </w:rPr>
        <w:t xml:space="preserve">The average 2020 per </w:t>
      </w:r>
      <w:r w:rsidR="6522308E" w:rsidRPr="1A52F602">
        <w:rPr>
          <w:rFonts w:cs="Times New Roman"/>
        </w:rPr>
        <w:t>lane-</w:t>
      </w:r>
      <w:r w:rsidR="34D87404" w:rsidRPr="1A52F602">
        <w:rPr>
          <w:rFonts w:cs="Times New Roman"/>
        </w:rPr>
        <w:t>mile disbursement is $5</w:t>
      </w:r>
      <w:r w:rsidR="14EF8A8A" w:rsidRPr="1A52F602">
        <w:rPr>
          <w:rFonts w:cs="Times New Roman"/>
        </w:rPr>
        <w:t>,</w:t>
      </w:r>
      <w:r w:rsidR="31E4EF8B" w:rsidRPr="1A52F602">
        <w:rPr>
          <w:rFonts w:cs="Times New Roman"/>
        </w:rPr>
        <w:t>342</w:t>
      </w:r>
      <w:r w:rsidR="34D87404" w:rsidRPr="1A52F602">
        <w:rPr>
          <w:rFonts w:cs="Times New Roman"/>
        </w:rPr>
        <w:t xml:space="preserve"> (Table 9, Administrative Disbursements per State, 2020, Figure 4). The average disbursement per lane-mile </w:t>
      </w:r>
      <w:r w:rsidR="2C028B49" w:rsidRPr="1A52F602">
        <w:rPr>
          <w:rFonts w:cs="Times New Roman"/>
        </w:rPr>
        <w:t>de</w:t>
      </w:r>
      <w:r w:rsidR="14EF8A8A" w:rsidRPr="1A52F602">
        <w:rPr>
          <w:rFonts w:cs="Times New Roman"/>
        </w:rPr>
        <w:t xml:space="preserve">creased </w:t>
      </w:r>
      <w:r w:rsidR="1CF68394" w:rsidRPr="1A52F602">
        <w:rPr>
          <w:rFonts w:cs="Times New Roman"/>
        </w:rPr>
        <w:t>0.2</w:t>
      </w:r>
      <w:r w:rsidR="34D87404" w:rsidRPr="1A52F602">
        <w:rPr>
          <w:rFonts w:cs="Times New Roman"/>
        </w:rPr>
        <w:t>% from 2019 ($5</w:t>
      </w:r>
      <w:r w:rsidR="14EF8A8A" w:rsidRPr="1A52F602">
        <w:rPr>
          <w:rFonts w:cs="Times New Roman"/>
        </w:rPr>
        <w:t xml:space="preserve">,351 </w:t>
      </w:r>
      <w:r w:rsidR="34D87404" w:rsidRPr="1A52F602">
        <w:rPr>
          <w:rFonts w:cs="Times New Roman"/>
        </w:rPr>
        <w:t xml:space="preserve">disbursement per </w:t>
      </w:r>
      <w:r w:rsidR="6522308E" w:rsidRPr="1A52F602">
        <w:rPr>
          <w:rFonts w:cs="Times New Roman"/>
        </w:rPr>
        <w:t>lane-</w:t>
      </w:r>
      <w:r w:rsidR="34D87404" w:rsidRPr="1A52F602">
        <w:rPr>
          <w:rFonts w:cs="Times New Roman"/>
        </w:rPr>
        <w:t xml:space="preserve">mile average), the last time this assessment was </w:t>
      </w:r>
      <w:r w:rsidR="6522308E" w:rsidRPr="1A52F602">
        <w:rPr>
          <w:rFonts w:cs="Times New Roman"/>
        </w:rPr>
        <w:t>completed</w:t>
      </w:r>
      <w:r w:rsidR="34D87404" w:rsidRPr="1A52F602">
        <w:rPr>
          <w:rFonts w:cs="Times New Roman"/>
        </w:rPr>
        <w:t>. </w:t>
      </w:r>
      <w:r w:rsidR="14EF8A8A" w:rsidRPr="1A52F602">
        <w:rPr>
          <w:rFonts w:cs="Times New Roman"/>
        </w:rPr>
        <w:t xml:space="preserve">This </w:t>
      </w:r>
      <w:r w:rsidR="073601FD" w:rsidRPr="1A52F602">
        <w:rPr>
          <w:rFonts w:cs="Times New Roman"/>
        </w:rPr>
        <w:t>bucks</w:t>
      </w:r>
      <w:r w:rsidR="14EF8A8A" w:rsidRPr="1A52F602">
        <w:rPr>
          <w:rFonts w:cs="Times New Roman"/>
        </w:rPr>
        <w:t xml:space="preserve"> a </w:t>
      </w:r>
      <w:r w:rsidR="34D87404" w:rsidRPr="1A52F602">
        <w:rPr>
          <w:rFonts w:cs="Times New Roman"/>
        </w:rPr>
        <w:t xml:space="preserve">generally steady increased spending trend over the last decade. Since 2007, total administrative disbursements have increased about </w:t>
      </w:r>
      <w:r w:rsidR="2C7153F3" w:rsidRPr="1A52F602">
        <w:rPr>
          <w:rFonts w:cs="Times New Roman"/>
        </w:rPr>
        <w:t>27.4</w:t>
      </w:r>
      <w:r w:rsidR="34D87404" w:rsidRPr="1A52F602">
        <w:rPr>
          <w:rFonts w:cs="Times New Roman"/>
        </w:rPr>
        <w:t xml:space="preserve">%, </w:t>
      </w:r>
      <w:r w:rsidR="69816B09" w:rsidRPr="1A52F602">
        <w:rPr>
          <w:rFonts w:cs="Times New Roman"/>
        </w:rPr>
        <w:t>the same amount as</w:t>
      </w:r>
      <w:r w:rsidR="34D87404" w:rsidRPr="1A52F602">
        <w:rPr>
          <w:rFonts w:cs="Times New Roman"/>
        </w:rPr>
        <w:t xml:space="preserve"> the Consumer Price Index (CPI) </w:t>
      </w:r>
      <w:r w:rsidR="562D7441" w:rsidRPr="1A52F602">
        <w:rPr>
          <w:rFonts w:cs="Times New Roman"/>
        </w:rPr>
        <w:t xml:space="preserve">which </w:t>
      </w:r>
      <w:r w:rsidR="34D87404" w:rsidRPr="1A52F602">
        <w:rPr>
          <w:rFonts w:cs="Times New Roman"/>
        </w:rPr>
        <w:t xml:space="preserve">has </w:t>
      </w:r>
      <w:r w:rsidR="063D836B" w:rsidRPr="1A52F602">
        <w:rPr>
          <w:rFonts w:cs="Times New Roman"/>
        </w:rPr>
        <w:t xml:space="preserve">also </w:t>
      </w:r>
      <w:r w:rsidR="34D87404" w:rsidRPr="1A52F602">
        <w:rPr>
          <w:rFonts w:cs="Times New Roman"/>
        </w:rPr>
        <w:t>increased about 27.4%. </w:t>
      </w:r>
    </w:p>
    <w:p w14:paraId="3ACD6B9B" w14:textId="77777777" w:rsidR="00662D20" w:rsidRPr="00DF4DC3" w:rsidRDefault="00662D20" w:rsidP="652361BB">
      <w:pPr>
        <w:rPr>
          <w:rFonts w:eastAsia="Times New Roman" w:cs="Times New Roman"/>
        </w:rPr>
      </w:pPr>
    </w:p>
    <w:p w14:paraId="75A5E79B" w14:textId="7C0FF60C" w:rsidR="00662D20" w:rsidRPr="00DF4DC3" w:rsidRDefault="49D7E793" w:rsidP="3C4B1456">
      <w:pPr>
        <w:rPr>
          <w:rFonts w:cs="Times New Roman"/>
        </w:rPr>
      </w:pPr>
      <w:r w:rsidRPr="4A2C2083">
        <w:rPr>
          <w:rFonts w:cs="Times New Roman"/>
        </w:rPr>
        <w:t xml:space="preserve">In 2020, Kentucky, </w:t>
      </w:r>
      <w:r w:rsidR="3E650D95" w:rsidRPr="4A2C2083">
        <w:rPr>
          <w:rFonts w:cs="Times New Roman"/>
        </w:rPr>
        <w:t>Arkansas, South Carolina, Louisiana, and West Virginia</w:t>
      </w:r>
      <w:r w:rsidRPr="4A2C2083">
        <w:rPr>
          <w:rFonts w:cs="Times New Roman"/>
        </w:rPr>
        <w:t xml:space="preserve"> reported the lowest administrative expenditures</w:t>
      </w:r>
      <w:ins w:id="591" w:author="Truong Bui" w:date="2022-10-12T03:12:00Z">
        <w:r w:rsidR="00DD390D">
          <w:rPr>
            <w:rFonts w:cs="Times New Roman"/>
          </w:rPr>
          <w:t xml:space="preserve"> ratio, after adjusting for urbanization</w:t>
        </w:r>
      </w:ins>
      <w:r w:rsidRPr="4A2C2083">
        <w:rPr>
          <w:rFonts w:cs="Times New Roman"/>
        </w:rPr>
        <w:t>.</w:t>
      </w:r>
      <w:r w:rsidR="64472B87" w:rsidRPr="4A2C2083">
        <w:rPr>
          <w:rFonts w:cs="Times New Roman"/>
        </w:rPr>
        <w:t xml:space="preserve"> </w:t>
      </w:r>
      <w:r w:rsidR="1D502830" w:rsidRPr="4A2C2083">
        <w:rPr>
          <w:rFonts w:cs="Times New Roman"/>
        </w:rPr>
        <w:t>Vermont, Delaware, New Mexico, Nevada, and South Dakota</w:t>
      </w:r>
      <w:r w:rsidRPr="4A2C2083">
        <w:rPr>
          <w:rFonts w:cs="Times New Roman"/>
        </w:rPr>
        <w:t xml:space="preserve"> reported the highest expenditures</w:t>
      </w:r>
      <w:ins w:id="592" w:author="Truong Bui" w:date="2022-10-12T03:14:00Z">
        <w:r w:rsidR="00BB589C">
          <w:rPr>
            <w:rFonts w:cs="Times New Roman"/>
          </w:rPr>
          <w:t xml:space="preserve"> ratio</w:t>
        </w:r>
      </w:ins>
      <w:r w:rsidRPr="4A2C2083">
        <w:rPr>
          <w:rFonts w:cs="Times New Roman"/>
        </w:rPr>
        <w:t>. Administrative D</w:t>
      </w:r>
      <w:r w:rsidR="64472B87" w:rsidRPr="4A2C2083">
        <w:rPr>
          <w:rFonts w:ascii="Cambria" w:eastAsia="Cambria" w:hAnsi="Cambria" w:cs="Cambria"/>
          <w:color w:val="000000" w:themeColor="text1"/>
        </w:rPr>
        <w:t xml:space="preserve">isbursements </w:t>
      </w:r>
      <w:ins w:id="593" w:author="Truong Bui" w:date="2022-10-12T03:15:00Z">
        <w:r w:rsidR="00736975">
          <w:rPr>
            <w:rFonts w:ascii="Cambria" w:eastAsia="Cambria" w:hAnsi="Cambria" w:cs="Cambria"/>
            <w:color w:val="000000" w:themeColor="text1"/>
          </w:rPr>
          <w:t xml:space="preserve">ratios </w:t>
        </w:r>
      </w:ins>
      <w:r w:rsidR="64472B87" w:rsidRPr="4A2C2083">
        <w:rPr>
          <w:rFonts w:ascii="Cambria" w:eastAsia="Cambria" w:hAnsi="Cambria" w:cs="Cambria"/>
          <w:color w:val="000000" w:themeColor="text1"/>
        </w:rPr>
        <w:t>by state for 2020 cannot be compared to previous years, as the methodology for the performance indicator has changed.</w:t>
      </w:r>
      <w:r w:rsidR="64472B87" w:rsidRPr="4A2C2083">
        <w:rPr>
          <w:rFonts w:cs="Times New Roman"/>
        </w:rPr>
        <w:t xml:space="preserve"> </w:t>
      </w:r>
      <w:r w:rsidR="59EBD4C4" w:rsidRPr="4A2C2083">
        <w:rPr>
          <w:rFonts w:cs="Times New Roman"/>
        </w:rPr>
        <w:t xml:space="preserve">Some administrative </w:t>
      </w:r>
      <w:r w:rsidRPr="4A2C2083">
        <w:rPr>
          <w:rFonts w:cs="Times New Roman"/>
        </w:rPr>
        <w:t xml:space="preserve">disbursements per state-controlled </w:t>
      </w:r>
      <w:r w:rsidR="529F3791" w:rsidRPr="4A2C2083">
        <w:rPr>
          <w:rFonts w:cs="Times New Roman"/>
        </w:rPr>
        <w:t>lane-</w:t>
      </w:r>
      <w:r w:rsidRPr="4A2C2083">
        <w:rPr>
          <w:rFonts w:cs="Times New Roman"/>
        </w:rPr>
        <w:t>mile can vary widely from year to year</w:t>
      </w:r>
      <w:r w:rsidR="3325D5F6" w:rsidRPr="4A2C2083">
        <w:rPr>
          <w:rFonts w:cs="Times New Roman"/>
        </w:rPr>
        <w:t xml:space="preserve"> </w:t>
      </w:r>
      <w:r w:rsidRPr="4A2C2083">
        <w:rPr>
          <w:rFonts w:cs="Times New Roman"/>
        </w:rPr>
        <w:t>reflecting funding actions and project schedules.  </w:t>
      </w:r>
    </w:p>
    <w:p w14:paraId="78B31E64" w14:textId="77777777" w:rsidR="00662D20" w:rsidRPr="00DF4DC3" w:rsidRDefault="00662D20" w:rsidP="652361BB">
      <w:pPr>
        <w:rPr>
          <w:rFonts w:eastAsia="Times New Roman" w:cs="Times New Roman"/>
        </w:rPr>
      </w:pPr>
    </w:p>
    <w:p w14:paraId="0AA1D08D" w14:textId="16EE7851" w:rsidR="00662D20" w:rsidRPr="00DF4DC3" w:rsidRDefault="68F3197C" w:rsidP="652361BB">
      <w:pPr>
        <w:rPr>
          <w:rFonts w:cs="Times New Roman"/>
        </w:rPr>
      </w:pPr>
      <w:commentRangeStart w:id="594"/>
      <w:r w:rsidRPr="652361BB">
        <w:rPr>
          <w:rFonts w:cs="Times New Roman"/>
        </w:rPr>
        <w:t>Table 9: Administrative Disbursements by State, 2020</w:t>
      </w:r>
      <w:commentRangeEnd w:id="594"/>
      <w:r w:rsidR="00CF726B">
        <w:rPr>
          <w:rStyle w:val="CommentReference"/>
        </w:rPr>
        <w:commentReference w:id="594"/>
      </w:r>
    </w:p>
    <w:tbl>
      <w:tblPr>
        <w:tblW w:w="0" w:type="auto"/>
        <w:tblCellMar>
          <w:top w:w="15" w:type="dxa"/>
          <w:left w:w="15" w:type="dxa"/>
          <w:bottom w:w="15" w:type="dxa"/>
          <w:right w:w="15" w:type="dxa"/>
        </w:tblCellMar>
        <w:tblLook w:val="04A0" w:firstRow="1" w:lastRow="0" w:firstColumn="1" w:lastColumn="0" w:noHBand="0" w:noVBand="1"/>
      </w:tblPr>
      <w:tblGrid>
        <w:gridCol w:w="801"/>
        <w:gridCol w:w="1869"/>
        <w:gridCol w:w="1660"/>
        <w:gridCol w:w="1640"/>
        <w:gridCol w:w="1538"/>
        <w:tblGridChange w:id="595">
          <w:tblGrid>
            <w:gridCol w:w="93"/>
            <w:gridCol w:w="708"/>
            <w:gridCol w:w="93"/>
            <w:gridCol w:w="1776"/>
            <w:gridCol w:w="93"/>
            <w:gridCol w:w="1567"/>
            <w:gridCol w:w="93"/>
            <w:gridCol w:w="1547"/>
            <w:gridCol w:w="93"/>
            <w:gridCol w:w="1445"/>
            <w:gridCol w:w="93"/>
          </w:tblGrid>
        </w:tblGridChange>
      </w:tblGrid>
      <w:tr w:rsidR="00042297" w:rsidRPr="00DF4DC3" w14:paraId="1E56D383" w14:textId="6DCE3502" w:rsidTr="00F43703">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CCA6C30" w14:textId="6EAEFB63" w:rsidR="00042297" w:rsidRPr="00DF4DC3" w:rsidRDefault="00042297" w:rsidP="00042297">
            <w:pPr>
              <w:rPr>
                <w:rFonts w:cs="Times New Roman"/>
              </w:rPr>
            </w:pPr>
            <w:r w:rsidRPr="652361BB">
              <w:rPr>
                <w:rFonts w:cs="Times New Roman"/>
              </w:rPr>
              <w:t>2020 </w:t>
            </w:r>
          </w:p>
          <w:p w14:paraId="7CA56BC3" w14:textId="77777777" w:rsidR="00042297" w:rsidRPr="00DF4DC3" w:rsidRDefault="00042297" w:rsidP="00042297">
            <w:pPr>
              <w:spacing w:line="0" w:lineRule="atLeast"/>
              <w:rPr>
                <w:rFonts w:cs="Times New Roman"/>
              </w:rPr>
            </w:pPr>
            <w:r w:rsidRPr="652361BB">
              <w:rPr>
                <w:rFonts w:cs="Times New Roman"/>
              </w:rPr>
              <w:t>Rank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12421A1" w14:textId="77777777" w:rsidR="00042297" w:rsidRPr="00DF4DC3" w:rsidRDefault="00042297" w:rsidP="00042297">
            <w:pPr>
              <w:spacing w:line="0" w:lineRule="atLeast"/>
              <w:rPr>
                <w:rFonts w:cs="Times New Roman"/>
              </w:rPr>
            </w:pPr>
            <w:r w:rsidRPr="652361BB">
              <w:rPr>
                <w:rFonts w:cs="Times New Roman"/>
              </w:rPr>
              <w:t>State</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CF6E6C8" w14:textId="17A1D7A8" w:rsidR="00042297" w:rsidRPr="00DF4DC3" w:rsidRDefault="00042297" w:rsidP="00042297">
            <w:pPr>
              <w:rPr>
                <w:rFonts w:cs="Times New Roman"/>
              </w:rPr>
            </w:pPr>
            <w:r w:rsidRPr="652361BB">
              <w:rPr>
                <w:rFonts w:cs="Times New Roman"/>
              </w:rPr>
              <w:t>Disbursement</w:t>
            </w:r>
          </w:p>
          <w:p w14:paraId="27007F5E" w14:textId="550F2F53" w:rsidR="00042297" w:rsidRPr="00DF4DC3" w:rsidRDefault="00042297" w:rsidP="00042297">
            <w:pPr>
              <w:spacing w:line="0" w:lineRule="atLeast"/>
              <w:rPr>
                <w:rFonts w:cs="Times New Roman"/>
              </w:rPr>
            </w:pPr>
            <w:r w:rsidRPr="652361BB">
              <w:rPr>
                <w:rFonts w:cs="Times New Roman"/>
              </w:rPr>
              <w:t>per Lane-Mile</w:t>
            </w:r>
          </w:p>
        </w:tc>
        <w:tc>
          <w:tcPr>
            <w:tcW w:w="16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ACF00A" w14:textId="653E83B8" w:rsidR="00042297" w:rsidRPr="652361BB" w:rsidRDefault="00854F7F" w:rsidP="00042297">
            <w:pPr>
              <w:rPr>
                <w:rFonts w:cs="Times New Roman"/>
              </w:rPr>
            </w:pPr>
            <w:ins w:id="596" w:author="Truong Bui" w:date="2022-10-12T03:15:00Z">
              <w:r w:rsidRPr="00854F7F">
                <w:rPr>
                  <w:rFonts w:cs="Times New Roman"/>
                </w:rPr>
                <w:t xml:space="preserve">Expected </w:t>
              </w:r>
              <w:proofErr w:type="gramStart"/>
              <w:r w:rsidRPr="00854F7F">
                <w:rPr>
                  <w:rFonts w:cs="Times New Roman"/>
                </w:rPr>
                <w:t xml:space="preserve">Disbursement  </w:t>
              </w:r>
              <w:r w:rsidRPr="00854F7F">
                <w:rPr>
                  <w:rFonts w:cs="Times New Roman"/>
                </w:rPr>
                <w:lastRenderedPageBreak/>
                <w:t>per</w:t>
              </w:r>
              <w:proofErr w:type="gramEnd"/>
              <w:r w:rsidRPr="00854F7F">
                <w:rPr>
                  <w:rFonts w:cs="Times New Roman"/>
                </w:rPr>
                <w:t xml:space="preserve"> Lane-Mile</w:t>
              </w:r>
            </w:ins>
            <w:del w:id="597" w:author="Truong Bui" w:date="2022-10-12T03:15:00Z">
              <w:r w:rsidR="00042297" w:rsidDel="00854F7F">
                <w:rPr>
                  <w:rFonts w:cs="Times New Roman"/>
                </w:rPr>
                <w:delText xml:space="preserve">Conversion Factor </w:delText>
              </w:r>
            </w:del>
          </w:p>
        </w:tc>
        <w:tc>
          <w:tcPr>
            <w:tcW w:w="153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AD48A7C" w14:textId="18B0A3E1" w:rsidR="00042297" w:rsidRPr="652361BB" w:rsidRDefault="00042297" w:rsidP="00042297">
            <w:pPr>
              <w:rPr>
                <w:rFonts w:cs="Times New Roman"/>
              </w:rPr>
            </w:pPr>
            <w:r>
              <w:rPr>
                <w:rFonts w:cs="Times New Roman"/>
              </w:rPr>
              <w:lastRenderedPageBreak/>
              <w:t xml:space="preserve">Adjusted Ratio </w:t>
            </w:r>
          </w:p>
        </w:tc>
      </w:tr>
      <w:tr w:rsidR="00F43703" w:rsidRPr="00DF4DC3" w14:paraId="7490E0D2" w14:textId="66D17B28" w:rsidTr="00F43703">
        <w:tblPrEx>
          <w:tblW w:w="0" w:type="auto"/>
          <w:tblCellMar>
            <w:top w:w="15" w:type="dxa"/>
            <w:left w:w="15" w:type="dxa"/>
            <w:bottom w:w="15" w:type="dxa"/>
            <w:right w:w="15" w:type="dxa"/>
          </w:tblCellMar>
          <w:tblPrExChange w:id="598" w:author="Truong Bui" w:date="2022-10-12T03:18:00Z">
            <w:tblPrEx>
              <w:tblW w:w="0" w:type="auto"/>
              <w:tblCellMar>
                <w:top w:w="15" w:type="dxa"/>
                <w:left w:w="15" w:type="dxa"/>
                <w:bottom w:w="15" w:type="dxa"/>
                <w:right w:w="15" w:type="dxa"/>
              </w:tblCellMar>
            </w:tblPrEx>
          </w:tblPrExChange>
        </w:tblPrEx>
        <w:trPr>
          <w:trPrChange w:id="599" w:author="Truong Bui" w:date="2022-10-12T03:18:00Z">
            <w:trPr>
              <w:gridBefore w:val="1"/>
            </w:trPr>
          </w:trPrChange>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600" w:author="Truong Bui" w:date="2022-10-12T03:18: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03FD1B9D" w14:textId="77777777" w:rsidR="00F43703" w:rsidRPr="00DF4DC3" w:rsidRDefault="00F43703" w:rsidP="00F43703">
            <w:pPr>
              <w:spacing w:line="0" w:lineRule="atLeast"/>
              <w:rPr>
                <w:rFonts w:cs="Times New Roman"/>
              </w:rPr>
            </w:pPr>
            <w:r w:rsidRPr="652361BB">
              <w:rPr>
                <w:rFonts w:cs="Times New Roman"/>
              </w:rPr>
              <w:t>1</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601" w:author="Truong Bui" w:date="2022-10-12T03:18: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20191367" w14:textId="77777777" w:rsidR="00F43703" w:rsidRPr="00DF4DC3" w:rsidRDefault="00F43703" w:rsidP="00F43703">
            <w:pPr>
              <w:spacing w:line="0" w:lineRule="atLeast"/>
              <w:rPr>
                <w:rFonts w:cs="Times New Roman"/>
              </w:rPr>
            </w:pPr>
            <w:r w:rsidRPr="652361BB">
              <w:rPr>
                <w:rFonts w:cs="Times New Roman"/>
              </w:rPr>
              <w:t>Kentucky</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602" w:author="Truong Bui" w:date="2022-10-12T03:18: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346B1E00" w14:textId="557FADB1" w:rsidR="00F43703" w:rsidRPr="00DF4DC3" w:rsidRDefault="00F43703" w:rsidP="00F43703">
            <w:pPr>
              <w:spacing w:line="0" w:lineRule="atLeast"/>
              <w:rPr>
                <w:rFonts w:cs="Times New Roman"/>
              </w:rPr>
            </w:pPr>
            <w:r w:rsidRPr="1A52F602">
              <w:rPr>
                <w:rFonts w:cs="Times New Roman"/>
              </w:rPr>
              <w:t>$          552</w:t>
            </w:r>
          </w:p>
        </w:tc>
        <w:tc>
          <w:tcPr>
            <w:tcW w:w="16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Change w:id="603" w:author="Truong Bui" w:date="2022-10-12T03:18:00Z">
              <w:tcPr>
                <w:tcW w:w="153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13FED08A" w14:textId="59ADF1A9" w:rsidR="00F43703" w:rsidRPr="00F43703" w:rsidRDefault="00F43703" w:rsidP="00F43703">
            <w:pPr>
              <w:spacing w:line="0" w:lineRule="atLeast"/>
              <w:rPr>
                <w:rFonts w:ascii="Cambria" w:hAnsi="Cambria" w:cs="Times New Roman"/>
              </w:rPr>
            </w:pPr>
            <w:ins w:id="604" w:author="Truong Bui" w:date="2022-10-12T03:18:00Z">
              <w:r w:rsidRPr="00F43703">
                <w:rPr>
                  <w:rFonts w:ascii="Cambria" w:hAnsi="Cambria" w:cs="Calibri"/>
                  <w:color w:val="000000"/>
                </w:rPr>
                <w:t xml:space="preserve"> $               4,871 </w:t>
              </w:r>
            </w:ins>
          </w:p>
        </w:tc>
        <w:tc>
          <w:tcPr>
            <w:tcW w:w="153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Change w:id="605" w:author="Truong Bui" w:date="2022-10-12T03:18:00Z">
              <w:tcPr>
                <w:tcW w:w="153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0D6E8BA5" w14:textId="5B4015CD" w:rsidR="00F43703" w:rsidRPr="1A52F602" w:rsidRDefault="00F43703" w:rsidP="00F43703">
            <w:pPr>
              <w:spacing w:line="0" w:lineRule="atLeast"/>
              <w:rPr>
                <w:rFonts w:cs="Times New Roman"/>
              </w:rPr>
            </w:pPr>
            <w:r>
              <w:rPr>
                <w:rFonts w:cs="Times New Roman"/>
              </w:rPr>
              <w:t>0.11</w:t>
            </w:r>
          </w:p>
        </w:tc>
      </w:tr>
      <w:tr w:rsidR="00F43703" w:rsidRPr="00DF4DC3" w14:paraId="60F80D28" w14:textId="64EFF1CF" w:rsidTr="00F43703">
        <w:tblPrEx>
          <w:tblW w:w="0" w:type="auto"/>
          <w:tblCellMar>
            <w:top w:w="15" w:type="dxa"/>
            <w:left w:w="15" w:type="dxa"/>
            <w:bottom w:w="15" w:type="dxa"/>
            <w:right w:w="15" w:type="dxa"/>
          </w:tblCellMar>
          <w:tblPrExChange w:id="606" w:author="Truong Bui" w:date="2022-10-12T03:18:00Z">
            <w:tblPrEx>
              <w:tblW w:w="0" w:type="auto"/>
              <w:tblCellMar>
                <w:top w:w="15" w:type="dxa"/>
                <w:left w:w="15" w:type="dxa"/>
                <w:bottom w:w="15" w:type="dxa"/>
                <w:right w:w="15" w:type="dxa"/>
              </w:tblCellMar>
            </w:tblPrEx>
          </w:tblPrExChange>
        </w:tblPrEx>
        <w:trPr>
          <w:trPrChange w:id="607" w:author="Truong Bui" w:date="2022-10-12T03:18:00Z">
            <w:trPr>
              <w:gridBefore w:val="1"/>
            </w:trPr>
          </w:trPrChange>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608" w:author="Truong Bui" w:date="2022-10-12T03:18: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750DCAA0" w14:textId="77777777" w:rsidR="00F43703" w:rsidRPr="00DF4DC3" w:rsidRDefault="00F43703" w:rsidP="00F43703">
            <w:pPr>
              <w:spacing w:line="0" w:lineRule="atLeast"/>
              <w:rPr>
                <w:rFonts w:cs="Times New Roman"/>
              </w:rPr>
            </w:pPr>
            <w:r w:rsidRPr="652361BB">
              <w:rPr>
                <w:rFonts w:cs="Times New Roman"/>
              </w:rPr>
              <w:t>2</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609" w:author="Truong Bui" w:date="2022-10-12T03:18: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2D236386" w14:textId="516DC2BE" w:rsidR="00F43703" w:rsidRPr="00DF4DC3" w:rsidRDefault="00F43703" w:rsidP="00F43703">
            <w:pPr>
              <w:spacing w:line="0" w:lineRule="atLeast"/>
              <w:rPr>
                <w:rFonts w:cs="Times New Roman"/>
              </w:rPr>
            </w:pPr>
            <w:r w:rsidRPr="4A2C2083">
              <w:rPr>
                <w:rFonts w:cs="Times New Roman"/>
              </w:rPr>
              <w:t>Arkansas</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610" w:author="Truong Bui" w:date="2022-10-12T03:18: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0C20269A" w14:textId="290D65AD" w:rsidR="00F43703" w:rsidRPr="00DF4DC3" w:rsidRDefault="00F43703" w:rsidP="00F43703">
            <w:pPr>
              <w:spacing w:line="0" w:lineRule="atLeast"/>
              <w:rPr>
                <w:rFonts w:cs="Times New Roman"/>
              </w:rPr>
            </w:pPr>
            <w:r w:rsidRPr="4A2C2083">
              <w:rPr>
                <w:rFonts w:cs="Times New Roman"/>
              </w:rPr>
              <w:t>$          1,030</w:t>
            </w:r>
          </w:p>
        </w:tc>
        <w:tc>
          <w:tcPr>
            <w:tcW w:w="16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Change w:id="611" w:author="Truong Bui" w:date="2022-10-12T03:18:00Z">
              <w:tcPr>
                <w:tcW w:w="153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713F91D1" w14:textId="011CCB52" w:rsidR="00F43703" w:rsidRPr="00F43703" w:rsidRDefault="00F43703" w:rsidP="00F43703">
            <w:pPr>
              <w:spacing w:line="0" w:lineRule="atLeast"/>
              <w:rPr>
                <w:rFonts w:ascii="Cambria" w:hAnsi="Cambria" w:cs="Times New Roman"/>
              </w:rPr>
            </w:pPr>
            <w:ins w:id="612" w:author="Truong Bui" w:date="2022-10-12T03:18:00Z">
              <w:r w:rsidRPr="00F43703">
                <w:rPr>
                  <w:rFonts w:ascii="Cambria" w:hAnsi="Cambria" w:cs="Calibri"/>
                  <w:color w:val="000000"/>
                </w:rPr>
                <w:t xml:space="preserve"> $               5,492 </w:t>
              </w:r>
            </w:ins>
          </w:p>
        </w:tc>
        <w:tc>
          <w:tcPr>
            <w:tcW w:w="153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Change w:id="613" w:author="Truong Bui" w:date="2022-10-12T03:18:00Z">
              <w:tcPr>
                <w:tcW w:w="153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641C8D3B" w14:textId="0B9B5A28" w:rsidR="00F43703" w:rsidRPr="4A2C2083" w:rsidRDefault="00F43703" w:rsidP="00F43703">
            <w:pPr>
              <w:spacing w:line="0" w:lineRule="atLeast"/>
              <w:rPr>
                <w:rFonts w:cs="Times New Roman"/>
              </w:rPr>
            </w:pPr>
            <w:r>
              <w:rPr>
                <w:rFonts w:cs="Times New Roman"/>
              </w:rPr>
              <w:t>0.19</w:t>
            </w:r>
          </w:p>
        </w:tc>
      </w:tr>
      <w:tr w:rsidR="00F43703" w:rsidRPr="00DF4DC3" w14:paraId="750AC4EF" w14:textId="3662F404" w:rsidTr="00F43703">
        <w:tblPrEx>
          <w:tblW w:w="0" w:type="auto"/>
          <w:tblCellMar>
            <w:top w:w="15" w:type="dxa"/>
            <w:left w:w="15" w:type="dxa"/>
            <w:bottom w:w="15" w:type="dxa"/>
            <w:right w:w="15" w:type="dxa"/>
          </w:tblCellMar>
          <w:tblPrExChange w:id="614" w:author="Truong Bui" w:date="2022-10-12T03:18:00Z">
            <w:tblPrEx>
              <w:tblW w:w="0" w:type="auto"/>
              <w:tblCellMar>
                <w:top w:w="15" w:type="dxa"/>
                <w:left w:w="15" w:type="dxa"/>
                <w:bottom w:w="15" w:type="dxa"/>
                <w:right w:w="15" w:type="dxa"/>
              </w:tblCellMar>
            </w:tblPrEx>
          </w:tblPrExChange>
        </w:tblPrEx>
        <w:trPr>
          <w:trPrChange w:id="615" w:author="Truong Bui" w:date="2022-10-12T03:18:00Z">
            <w:trPr>
              <w:gridBefore w:val="1"/>
            </w:trPr>
          </w:trPrChange>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616" w:author="Truong Bui" w:date="2022-10-12T03:18: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271D9E2F" w14:textId="77777777" w:rsidR="00F43703" w:rsidRPr="00DF4DC3" w:rsidRDefault="00F43703" w:rsidP="00F43703">
            <w:pPr>
              <w:spacing w:line="0" w:lineRule="atLeast"/>
              <w:rPr>
                <w:rFonts w:cs="Times New Roman"/>
              </w:rPr>
            </w:pPr>
            <w:r w:rsidRPr="652361BB">
              <w:rPr>
                <w:rFonts w:cs="Times New Roman"/>
              </w:rPr>
              <w:t>3</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617" w:author="Truong Bui" w:date="2022-10-12T03:18: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364A4512" w14:textId="7493B45F" w:rsidR="00F43703" w:rsidRPr="00DF4DC3" w:rsidRDefault="00F43703" w:rsidP="00F43703">
            <w:pPr>
              <w:spacing w:line="0" w:lineRule="atLeast"/>
              <w:rPr>
                <w:rFonts w:cs="Times New Roman"/>
              </w:rPr>
            </w:pPr>
            <w:r w:rsidRPr="4A2C2083">
              <w:rPr>
                <w:rFonts w:cs="Times New Roman"/>
              </w:rPr>
              <w:t>South Carolina</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618" w:author="Truong Bui" w:date="2022-10-12T03:18: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25C5125B" w14:textId="51203F4F" w:rsidR="00F43703" w:rsidRPr="00DF4DC3" w:rsidRDefault="00F43703" w:rsidP="00F43703">
            <w:pPr>
              <w:spacing w:line="0" w:lineRule="atLeast"/>
              <w:rPr>
                <w:rFonts w:cs="Times New Roman"/>
              </w:rPr>
            </w:pPr>
            <w:r w:rsidRPr="4A2C2083">
              <w:rPr>
                <w:rFonts w:cs="Times New Roman"/>
              </w:rPr>
              <w:t>$          1,399</w:t>
            </w:r>
          </w:p>
        </w:tc>
        <w:tc>
          <w:tcPr>
            <w:tcW w:w="16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Change w:id="619" w:author="Truong Bui" w:date="2022-10-12T03:18:00Z">
              <w:tcPr>
                <w:tcW w:w="153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17501B19" w14:textId="48B0C3FB" w:rsidR="00F43703" w:rsidRPr="00F43703" w:rsidRDefault="00F43703" w:rsidP="00F43703">
            <w:pPr>
              <w:spacing w:line="0" w:lineRule="atLeast"/>
              <w:rPr>
                <w:rFonts w:ascii="Cambria" w:hAnsi="Cambria" w:cs="Times New Roman"/>
              </w:rPr>
            </w:pPr>
            <w:ins w:id="620" w:author="Truong Bui" w:date="2022-10-12T03:18:00Z">
              <w:r w:rsidRPr="00F43703">
                <w:rPr>
                  <w:rFonts w:ascii="Cambria" w:hAnsi="Cambria" w:cs="Calibri"/>
                  <w:color w:val="000000"/>
                </w:rPr>
                <w:t xml:space="preserve"> $               7,184 </w:t>
              </w:r>
            </w:ins>
          </w:p>
        </w:tc>
        <w:tc>
          <w:tcPr>
            <w:tcW w:w="153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Change w:id="621" w:author="Truong Bui" w:date="2022-10-12T03:18:00Z">
              <w:tcPr>
                <w:tcW w:w="153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0D38004B" w14:textId="5B86493C" w:rsidR="00F43703" w:rsidRPr="4A2C2083" w:rsidRDefault="00F43703" w:rsidP="00F43703">
            <w:pPr>
              <w:spacing w:line="0" w:lineRule="atLeast"/>
              <w:rPr>
                <w:rFonts w:cs="Times New Roman"/>
              </w:rPr>
            </w:pPr>
            <w:r>
              <w:rPr>
                <w:rFonts w:cs="Times New Roman"/>
              </w:rPr>
              <w:t>0.19</w:t>
            </w:r>
          </w:p>
        </w:tc>
      </w:tr>
      <w:tr w:rsidR="00F43703" w:rsidRPr="00DF4DC3" w14:paraId="04E4477D" w14:textId="386FF19F" w:rsidTr="00F43703">
        <w:tblPrEx>
          <w:tblW w:w="0" w:type="auto"/>
          <w:tblCellMar>
            <w:top w:w="15" w:type="dxa"/>
            <w:left w:w="15" w:type="dxa"/>
            <w:bottom w:w="15" w:type="dxa"/>
            <w:right w:w="15" w:type="dxa"/>
          </w:tblCellMar>
          <w:tblPrExChange w:id="622" w:author="Truong Bui" w:date="2022-10-12T03:18:00Z">
            <w:tblPrEx>
              <w:tblW w:w="0" w:type="auto"/>
              <w:tblCellMar>
                <w:top w:w="15" w:type="dxa"/>
                <w:left w:w="15" w:type="dxa"/>
                <w:bottom w:w="15" w:type="dxa"/>
                <w:right w:w="15" w:type="dxa"/>
              </w:tblCellMar>
            </w:tblPrEx>
          </w:tblPrExChange>
        </w:tblPrEx>
        <w:trPr>
          <w:trPrChange w:id="623" w:author="Truong Bui" w:date="2022-10-12T03:18:00Z">
            <w:trPr>
              <w:gridBefore w:val="1"/>
            </w:trPr>
          </w:trPrChange>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624" w:author="Truong Bui" w:date="2022-10-12T03:18: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3931ED0D" w14:textId="77777777" w:rsidR="00F43703" w:rsidRPr="00DF4DC3" w:rsidRDefault="00F43703" w:rsidP="00F43703">
            <w:pPr>
              <w:spacing w:line="0" w:lineRule="atLeast"/>
              <w:rPr>
                <w:rFonts w:cs="Times New Roman"/>
              </w:rPr>
            </w:pPr>
            <w:r w:rsidRPr="652361BB">
              <w:rPr>
                <w:rFonts w:cs="Times New Roman"/>
              </w:rPr>
              <w:t>4</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625" w:author="Truong Bui" w:date="2022-10-12T03:18: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4B5FD8AC" w14:textId="657C584B" w:rsidR="00F43703" w:rsidRPr="00DF4DC3" w:rsidRDefault="00F43703" w:rsidP="00F43703">
            <w:pPr>
              <w:spacing w:line="0" w:lineRule="atLeast"/>
              <w:rPr>
                <w:rFonts w:cs="Times New Roman"/>
              </w:rPr>
            </w:pPr>
            <w:r w:rsidRPr="4A2C2083">
              <w:rPr>
                <w:rFonts w:cs="Times New Roman"/>
              </w:rPr>
              <w:t>Louisiana</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626" w:author="Truong Bui" w:date="2022-10-12T03:18: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78CF5489" w14:textId="0ACD2F7B" w:rsidR="00F43703" w:rsidRPr="00DF4DC3" w:rsidRDefault="00F43703" w:rsidP="00F43703">
            <w:pPr>
              <w:spacing w:line="0" w:lineRule="atLeast"/>
              <w:rPr>
                <w:rFonts w:cs="Times New Roman"/>
              </w:rPr>
            </w:pPr>
            <w:r w:rsidRPr="4A2C2083">
              <w:rPr>
                <w:rFonts w:cs="Times New Roman"/>
              </w:rPr>
              <w:t>$         1,339</w:t>
            </w:r>
          </w:p>
        </w:tc>
        <w:tc>
          <w:tcPr>
            <w:tcW w:w="16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Change w:id="627" w:author="Truong Bui" w:date="2022-10-12T03:18:00Z">
              <w:tcPr>
                <w:tcW w:w="153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7ABE9B62" w14:textId="405B610E" w:rsidR="00F43703" w:rsidRPr="00F43703" w:rsidRDefault="00F43703" w:rsidP="00F43703">
            <w:pPr>
              <w:spacing w:line="0" w:lineRule="atLeast"/>
              <w:rPr>
                <w:rFonts w:ascii="Cambria" w:hAnsi="Cambria" w:cs="Times New Roman"/>
              </w:rPr>
            </w:pPr>
            <w:ins w:id="628" w:author="Truong Bui" w:date="2022-10-12T03:18:00Z">
              <w:r w:rsidRPr="00F43703">
                <w:rPr>
                  <w:rFonts w:ascii="Cambria" w:hAnsi="Cambria" w:cs="Calibri"/>
                  <w:color w:val="000000"/>
                </w:rPr>
                <w:t xml:space="preserve"> $               6,817 </w:t>
              </w:r>
            </w:ins>
          </w:p>
        </w:tc>
        <w:tc>
          <w:tcPr>
            <w:tcW w:w="153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Change w:id="629" w:author="Truong Bui" w:date="2022-10-12T03:18:00Z">
              <w:tcPr>
                <w:tcW w:w="153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39953954" w14:textId="096DB723" w:rsidR="00F43703" w:rsidRPr="4A2C2083" w:rsidRDefault="00F43703" w:rsidP="00F43703">
            <w:pPr>
              <w:spacing w:line="0" w:lineRule="atLeast"/>
              <w:rPr>
                <w:rFonts w:cs="Times New Roman"/>
              </w:rPr>
            </w:pPr>
            <w:r>
              <w:rPr>
                <w:rFonts w:cs="Times New Roman"/>
              </w:rPr>
              <w:t>0.20</w:t>
            </w:r>
          </w:p>
        </w:tc>
      </w:tr>
      <w:tr w:rsidR="00F43703" w:rsidRPr="00DF4DC3" w14:paraId="08341C9C" w14:textId="2CC519D1" w:rsidTr="00F43703">
        <w:tblPrEx>
          <w:tblW w:w="0" w:type="auto"/>
          <w:tblCellMar>
            <w:top w:w="15" w:type="dxa"/>
            <w:left w:w="15" w:type="dxa"/>
            <w:bottom w:w="15" w:type="dxa"/>
            <w:right w:w="15" w:type="dxa"/>
          </w:tblCellMar>
          <w:tblPrExChange w:id="630" w:author="Truong Bui" w:date="2022-10-12T03:18:00Z">
            <w:tblPrEx>
              <w:tblW w:w="0" w:type="auto"/>
              <w:tblCellMar>
                <w:top w:w="15" w:type="dxa"/>
                <w:left w:w="15" w:type="dxa"/>
                <w:bottom w:w="15" w:type="dxa"/>
                <w:right w:w="15" w:type="dxa"/>
              </w:tblCellMar>
            </w:tblPrEx>
          </w:tblPrExChange>
        </w:tblPrEx>
        <w:trPr>
          <w:trPrChange w:id="631" w:author="Truong Bui" w:date="2022-10-12T03:18:00Z">
            <w:trPr>
              <w:gridBefore w:val="1"/>
            </w:trPr>
          </w:trPrChange>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632" w:author="Truong Bui" w:date="2022-10-12T03:18: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4497389D" w14:textId="77777777" w:rsidR="00F43703" w:rsidRPr="00DF4DC3" w:rsidRDefault="00F43703" w:rsidP="00F43703">
            <w:pPr>
              <w:spacing w:line="0" w:lineRule="atLeast"/>
              <w:rPr>
                <w:rFonts w:cs="Times New Roman"/>
              </w:rPr>
            </w:pPr>
            <w:r w:rsidRPr="652361BB">
              <w:rPr>
                <w:rFonts w:cs="Times New Roman"/>
              </w:rPr>
              <w:t>5</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633" w:author="Truong Bui" w:date="2022-10-12T03:18: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7863AD55" w14:textId="32428671" w:rsidR="00F43703" w:rsidRPr="00DF4DC3" w:rsidRDefault="00F43703" w:rsidP="00F43703">
            <w:pPr>
              <w:spacing w:line="0" w:lineRule="atLeast"/>
              <w:rPr>
                <w:rFonts w:cs="Times New Roman"/>
              </w:rPr>
            </w:pPr>
            <w:r w:rsidRPr="4A2C2083">
              <w:rPr>
                <w:rFonts w:cs="Times New Roman"/>
              </w:rPr>
              <w:t>West Virginia</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634" w:author="Truong Bui" w:date="2022-10-12T03:18: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7D4698BF" w14:textId="346B3351" w:rsidR="00F43703" w:rsidRPr="00DF4DC3" w:rsidRDefault="00F43703" w:rsidP="00F43703">
            <w:pPr>
              <w:spacing w:line="0" w:lineRule="atLeast"/>
              <w:rPr>
                <w:rFonts w:cs="Times New Roman"/>
              </w:rPr>
            </w:pPr>
            <w:r w:rsidRPr="4A2C2083">
              <w:rPr>
                <w:rFonts w:cs="Times New Roman"/>
              </w:rPr>
              <w:t>$         932</w:t>
            </w:r>
          </w:p>
        </w:tc>
        <w:tc>
          <w:tcPr>
            <w:tcW w:w="16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Change w:id="635" w:author="Truong Bui" w:date="2022-10-12T03:18:00Z">
              <w:tcPr>
                <w:tcW w:w="153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49BE9F73" w14:textId="0CA73878" w:rsidR="00F43703" w:rsidRPr="00F43703" w:rsidRDefault="00F43703" w:rsidP="00F43703">
            <w:pPr>
              <w:spacing w:line="0" w:lineRule="atLeast"/>
              <w:rPr>
                <w:rFonts w:ascii="Cambria" w:hAnsi="Cambria" w:cs="Times New Roman"/>
              </w:rPr>
            </w:pPr>
            <w:ins w:id="636" w:author="Truong Bui" w:date="2022-10-12T03:18:00Z">
              <w:r w:rsidRPr="00F43703">
                <w:rPr>
                  <w:rFonts w:ascii="Cambria" w:hAnsi="Cambria" w:cs="Calibri"/>
                  <w:color w:val="000000"/>
                </w:rPr>
                <w:t xml:space="preserve"> $               4,434 </w:t>
              </w:r>
            </w:ins>
          </w:p>
        </w:tc>
        <w:tc>
          <w:tcPr>
            <w:tcW w:w="153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Change w:id="637" w:author="Truong Bui" w:date="2022-10-12T03:18:00Z">
              <w:tcPr>
                <w:tcW w:w="153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207C39A6" w14:textId="744B13C9" w:rsidR="00F43703" w:rsidRPr="4A2C2083" w:rsidRDefault="00F43703" w:rsidP="00F43703">
            <w:pPr>
              <w:spacing w:line="0" w:lineRule="atLeast"/>
              <w:rPr>
                <w:rFonts w:cs="Times New Roman"/>
              </w:rPr>
            </w:pPr>
            <w:r>
              <w:rPr>
                <w:rFonts w:cs="Times New Roman"/>
              </w:rPr>
              <w:t>0.21</w:t>
            </w:r>
          </w:p>
        </w:tc>
      </w:tr>
      <w:tr w:rsidR="00F43703" w:rsidRPr="00DF4DC3" w14:paraId="450E4ED7" w14:textId="58BC5D29" w:rsidTr="00F43703">
        <w:tblPrEx>
          <w:tblW w:w="0" w:type="auto"/>
          <w:tblCellMar>
            <w:top w:w="15" w:type="dxa"/>
            <w:left w:w="15" w:type="dxa"/>
            <w:bottom w:w="15" w:type="dxa"/>
            <w:right w:w="15" w:type="dxa"/>
          </w:tblCellMar>
          <w:tblPrExChange w:id="638" w:author="Truong Bui" w:date="2022-10-12T03:18:00Z">
            <w:tblPrEx>
              <w:tblW w:w="0" w:type="auto"/>
              <w:tblCellMar>
                <w:top w:w="15" w:type="dxa"/>
                <w:left w:w="15" w:type="dxa"/>
                <w:bottom w:w="15" w:type="dxa"/>
                <w:right w:w="15" w:type="dxa"/>
              </w:tblCellMar>
            </w:tblPrEx>
          </w:tblPrExChange>
        </w:tblPrEx>
        <w:trPr>
          <w:trPrChange w:id="639" w:author="Truong Bui" w:date="2022-10-12T03:18:00Z">
            <w:trPr>
              <w:gridBefore w:val="1"/>
            </w:trPr>
          </w:trPrChange>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640" w:author="Truong Bui" w:date="2022-10-12T03:18: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523A31FC" w14:textId="77777777" w:rsidR="00F43703" w:rsidRPr="00DF4DC3" w:rsidRDefault="00F43703" w:rsidP="00F43703">
            <w:pPr>
              <w:spacing w:line="0" w:lineRule="atLeast"/>
              <w:rPr>
                <w:rFonts w:cs="Times New Roman"/>
              </w:rPr>
            </w:pPr>
            <w:r w:rsidRPr="652361BB">
              <w:rPr>
                <w:rFonts w:cs="Times New Roman"/>
              </w:rPr>
              <w:t>6</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641" w:author="Truong Bui" w:date="2022-10-12T03:18: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1D9C7BEC" w14:textId="0F97FA61" w:rsidR="00F43703" w:rsidRPr="00DF4DC3" w:rsidRDefault="00F43703" w:rsidP="00F43703">
            <w:pPr>
              <w:spacing w:line="0" w:lineRule="atLeast"/>
              <w:rPr>
                <w:rFonts w:cs="Times New Roman"/>
              </w:rPr>
            </w:pPr>
            <w:r w:rsidRPr="4A2C2083">
              <w:rPr>
                <w:rFonts w:cs="Times New Roman"/>
              </w:rPr>
              <w:t>Nebraska</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642" w:author="Truong Bui" w:date="2022-10-12T03:18: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74B2F6FA" w14:textId="0668C1D6" w:rsidR="00F43703" w:rsidRPr="00DF4DC3" w:rsidRDefault="00F43703" w:rsidP="00F43703">
            <w:pPr>
              <w:spacing w:line="0" w:lineRule="atLeast"/>
              <w:rPr>
                <w:rFonts w:cs="Times New Roman"/>
              </w:rPr>
            </w:pPr>
            <w:r w:rsidRPr="4A2C2083">
              <w:rPr>
                <w:rFonts w:cs="Times New Roman"/>
              </w:rPr>
              <w:t>$         852</w:t>
            </w:r>
          </w:p>
        </w:tc>
        <w:tc>
          <w:tcPr>
            <w:tcW w:w="16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Change w:id="643" w:author="Truong Bui" w:date="2022-10-12T03:18:00Z">
              <w:tcPr>
                <w:tcW w:w="153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2FEA6F50" w14:textId="062E1A08" w:rsidR="00F43703" w:rsidRPr="00F43703" w:rsidRDefault="00F43703" w:rsidP="00F43703">
            <w:pPr>
              <w:spacing w:line="0" w:lineRule="atLeast"/>
              <w:rPr>
                <w:rFonts w:ascii="Cambria" w:hAnsi="Cambria" w:cs="Times New Roman"/>
              </w:rPr>
            </w:pPr>
            <w:ins w:id="644" w:author="Truong Bui" w:date="2022-10-12T03:18:00Z">
              <w:r w:rsidRPr="00F43703">
                <w:rPr>
                  <w:rFonts w:ascii="Cambria" w:hAnsi="Cambria" w:cs="Calibri"/>
                  <w:color w:val="000000"/>
                </w:rPr>
                <w:t xml:space="preserve"> $               3,442 </w:t>
              </w:r>
            </w:ins>
          </w:p>
        </w:tc>
        <w:tc>
          <w:tcPr>
            <w:tcW w:w="153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Change w:id="645" w:author="Truong Bui" w:date="2022-10-12T03:18:00Z">
              <w:tcPr>
                <w:tcW w:w="153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4D4ECF27" w14:textId="754D8DA7" w:rsidR="00F43703" w:rsidRPr="4A2C2083" w:rsidRDefault="00F43703" w:rsidP="00F43703">
            <w:pPr>
              <w:spacing w:line="0" w:lineRule="atLeast"/>
              <w:rPr>
                <w:rFonts w:cs="Times New Roman"/>
              </w:rPr>
            </w:pPr>
            <w:r>
              <w:rPr>
                <w:rFonts w:cs="Times New Roman"/>
              </w:rPr>
              <w:t>0.25</w:t>
            </w:r>
          </w:p>
        </w:tc>
      </w:tr>
      <w:tr w:rsidR="00F43703" w:rsidRPr="00DF4DC3" w14:paraId="3F1A7E5A" w14:textId="636DDC2A" w:rsidTr="00F43703">
        <w:tblPrEx>
          <w:tblW w:w="0" w:type="auto"/>
          <w:tblCellMar>
            <w:top w:w="15" w:type="dxa"/>
            <w:left w:w="15" w:type="dxa"/>
            <w:bottom w:w="15" w:type="dxa"/>
            <w:right w:w="15" w:type="dxa"/>
          </w:tblCellMar>
          <w:tblPrExChange w:id="646" w:author="Truong Bui" w:date="2022-10-12T03:18:00Z">
            <w:tblPrEx>
              <w:tblW w:w="0" w:type="auto"/>
              <w:tblCellMar>
                <w:top w:w="15" w:type="dxa"/>
                <w:left w:w="15" w:type="dxa"/>
                <w:bottom w:w="15" w:type="dxa"/>
                <w:right w:w="15" w:type="dxa"/>
              </w:tblCellMar>
            </w:tblPrEx>
          </w:tblPrExChange>
        </w:tblPrEx>
        <w:trPr>
          <w:trPrChange w:id="647" w:author="Truong Bui" w:date="2022-10-12T03:18:00Z">
            <w:trPr>
              <w:gridBefore w:val="1"/>
            </w:trPr>
          </w:trPrChange>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648" w:author="Truong Bui" w:date="2022-10-12T03:18: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50F35FED" w14:textId="77777777" w:rsidR="00F43703" w:rsidRPr="00DF4DC3" w:rsidRDefault="00F43703" w:rsidP="00F43703">
            <w:pPr>
              <w:spacing w:line="0" w:lineRule="atLeast"/>
              <w:rPr>
                <w:rFonts w:cs="Times New Roman"/>
              </w:rPr>
            </w:pPr>
            <w:r w:rsidRPr="652361BB">
              <w:rPr>
                <w:rFonts w:cs="Times New Roman"/>
              </w:rPr>
              <w:t>7</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649" w:author="Truong Bui" w:date="2022-10-12T03:18: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23B3EE6D" w14:textId="25198F2C" w:rsidR="00F43703" w:rsidRPr="00DF4DC3" w:rsidRDefault="00F43703" w:rsidP="00F43703">
            <w:pPr>
              <w:spacing w:line="0" w:lineRule="atLeast"/>
              <w:rPr>
                <w:rFonts w:cs="Times New Roman"/>
              </w:rPr>
            </w:pPr>
            <w:r w:rsidRPr="4A2C2083">
              <w:rPr>
                <w:rFonts w:cs="Times New Roman"/>
              </w:rPr>
              <w:t>Maine</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650" w:author="Truong Bui" w:date="2022-10-12T03:18: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07E484CA" w14:textId="753D0ED0" w:rsidR="00F43703" w:rsidRPr="00DF4DC3" w:rsidRDefault="00F43703" w:rsidP="00F43703">
            <w:pPr>
              <w:spacing w:line="0" w:lineRule="atLeast"/>
              <w:rPr>
                <w:rFonts w:cs="Times New Roman"/>
              </w:rPr>
            </w:pPr>
            <w:r w:rsidRPr="4A2C2083">
              <w:rPr>
                <w:rFonts w:cs="Times New Roman"/>
              </w:rPr>
              <w:t>$         1,305</w:t>
            </w:r>
          </w:p>
        </w:tc>
        <w:tc>
          <w:tcPr>
            <w:tcW w:w="16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Change w:id="651" w:author="Truong Bui" w:date="2022-10-12T03:18:00Z">
              <w:tcPr>
                <w:tcW w:w="153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245CB2DB" w14:textId="31A94E7E" w:rsidR="00F43703" w:rsidRPr="00F43703" w:rsidRDefault="00F43703" w:rsidP="00F43703">
            <w:pPr>
              <w:spacing w:line="0" w:lineRule="atLeast"/>
              <w:rPr>
                <w:rFonts w:ascii="Cambria" w:hAnsi="Cambria" w:cs="Times New Roman"/>
              </w:rPr>
            </w:pPr>
            <w:ins w:id="652" w:author="Truong Bui" w:date="2022-10-12T03:18:00Z">
              <w:r w:rsidRPr="00F43703">
                <w:rPr>
                  <w:rFonts w:ascii="Cambria" w:hAnsi="Cambria" w:cs="Calibri"/>
                  <w:color w:val="000000"/>
                </w:rPr>
                <w:t xml:space="preserve"> $               4,605 </w:t>
              </w:r>
            </w:ins>
          </w:p>
        </w:tc>
        <w:tc>
          <w:tcPr>
            <w:tcW w:w="153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Change w:id="653" w:author="Truong Bui" w:date="2022-10-12T03:18:00Z">
              <w:tcPr>
                <w:tcW w:w="153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08A41EAA" w14:textId="574E07B8" w:rsidR="00F43703" w:rsidRPr="4A2C2083" w:rsidRDefault="00F43703" w:rsidP="00F43703">
            <w:pPr>
              <w:spacing w:line="0" w:lineRule="atLeast"/>
              <w:rPr>
                <w:rFonts w:cs="Times New Roman"/>
              </w:rPr>
            </w:pPr>
            <w:r>
              <w:rPr>
                <w:rFonts w:cs="Times New Roman"/>
              </w:rPr>
              <w:t>0.28</w:t>
            </w:r>
          </w:p>
        </w:tc>
      </w:tr>
      <w:tr w:rsidR="00F43703" w:rsidRPr="00DF4DC3" w14:paraId="7B1FAF7A" w14:textId="1B390659" w:rsidTr="00F43703">
        <w:tblPrEx>
          <w:tblW w:w="0" w:type="auto"/>
          <w:tblCellMar>
            <w:top w:w="15" w:type="dxa"/>
            <w:left w:w="15" w:type="dxa"/>
            <w:bottom w:w="15" w:type="dxa"/>
            <w:right w:w="15" w:type="dxa"/>
          </w:tblCellMar>
          <w:tblPrExChange w:id="654" w:author="Truong Bui" w:date="2022-10-12T03:18:00Z">
            <w:tblPrEx>
              <w:tblW w:w="0" w:type="auto"/>
              <w:tblCellMar>
                <w:top w:w="15" w:type="dxa"/>
                <w:left w:w="15" w:type="dxa"/>
                <w:bottom w:w="15" w:type="dxa"/>
                <w:right w:w="15" w:type="dxa"/>
              </w:tblCellMar>
            </w:tblPrEx>
          </w:tblPrExChange>
        </w:tblPrEx>
        <w:trPr>
          <w:trPrChange w:id="655" w:author="Truong Bui" w:date="2022-10-12T03:18:00Z">
            <w:trPr>
              <w:gridBefore w:val="1"/>
            </w:trPr>
          </w:trPrChange>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656" w:author="Truong Bui" w:date="2022-10-12T03:18: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766E1B7B" w14:textId="77777777" w:rsidR="00F43703" w:rsidRPr="00DF4DC3" w:rsidRDefault="00F43703" w:rsidP="00F43703">
            <w:pPr>
              <w:spacing w:line="0" w:lineRule="atLeast"/>
              <w:rPr>
                <w:rFonts w:cs="Times New Roman"/>
              </w:rPr>
            </w:pPr>
            <w:r w:rsidRPr="652361BB">
              <w:rPr>
                <w:rFonts w:cs="Times New Roman"/>
              </w:rPr>
              <w:t>8</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657" w:author="Truong Bui" w:date="2022-10-12T03:18: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79214740" w14:textId="46E3B64C" w:rsidR="00F43703" w:rsidRPr="00DF4DC3" w:rsidRDefault="00F43703" w:rsidP="00F43703">
            <w:pPr>
              <w:spacing w:line="0" w:lineRule="atLeast"/>
              <w:rPr>
                <w:rFonts w:cs="Times New Roman"/>
              </w:rPr>
            </w:pPr>
            <w:r w:rsidRPr="4A2C2083">
              <w:rPr>
                <w:rFonts w:cs="Times New Roman"/>
              </w:rPr>
              <w:t>North Carolina</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658" w:author="Truong Bui" w:date="2022-10-12T03:18: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6E8BD23F" w14:textId="2A18E7C9" w:rsidR="00F43703" w:rsidRPr="00DF4DC3" w:rsidRDefault="00F43703" w:rsidP="00F43703">
            <w:pPr>
              <w:spacing w:line="0" w:lineRule="atLeast"/>
              <w:rPr>
                <w:rFonts w:cs="Times New Roman"/>
              </w:rPr>
            </w:pPr>
            <w:r w:rsidRPr="4A2C2083">
              <w:rPr>
                <w:rFonts w:cs="Times New Roman"/>
              </w:rPr>
              <w:t>$         2,158</w:t>
            </w:r>
          </w:p>
        </w:tc>
        <w:tc>
          <w:tcPr>
            <w:tcW w:w="16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Change w:id="659" w:author="Truong Bui" w:date="2022-10-12T03:18:00Z">
              <w:tcPr>
                <w:tcW w:w="153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073F35AB" w14:textId="47350A58" w:rsidR="00F43703" w:rsidRPr="00F43703" w:rsidRDefault="00F43703" w:rsidP="00F43703">
            <w:pPr>
              <w:spacing w:line="0" w:lineRule="atLeast"/>
              <w:rPr>
                <w:rFonts w:ascii="Cambria" w:hAnsi="Cambria" w:cs="Times New Roman"/>
              </w:rPr>
            </w:pPr>
            <w:ins w:id="660" w:author="Truong Bui" w:date="2022-10-12T03:18:00Z">
              <w:r w:rsidRPr="00F43703">
                <w:rPr>
                  <w:rFonts w:ascii="Cambria" w:hAnsi="Cambria" w:cs="Calibri"/>
                  <w:color w:val="000000"/>
                </w:rPr>
                <w:t xml:space="preserve"> $               6,940 </w:t>
              </w:r>
            </w:ins>
          </w:p>
        </w:tc>
        <w:tc>
          <w:tcPr>
            <w:tcW w:w="153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Change w:id="661" w:author="Truong Bui" w:date="2022-10-12T03:18:00Z">
              <w:tcPr>
                <w:tcW w:w="153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75B54CB6" w14:textId="5CC15234" w:rsidR="00F43703" w:rsidRPr="4A2C2083" w:rsidRDefault="00F43703" w:rsidP="00F43703">
            <w:pPr>
              <w:spacing w:line="0" w:lineRule="atLeast"/>
              <w:rPr>
                <w:rFonts w:cs="Times New Roman"/>
              </w:rPr>
            </w:pPr>
            <w:r>
              <w:rPr>
                <w:rFonts w:cs="Times New Roman"/>
              </w:rPr>
              <w:t>0.31</w:t>
            </w:r>
          </w:p>
        </w:tc>
      </w:tr>
      <w:tr w:rsidR="00F43703" w:rsidRPr="00DF4DC3" w14:paraId="0B8D2AF8" w14:textId="474CCDCA" w:rsidTr="00F43703">
        <w:tblPrEx>
          <w:tblW w:w="0" w:type="auto"/>
          <w:tblCellMar>
            <w:top w:w="15" w:type="dxa"/>
            <w:left w:w="15" w:type="dxa"/>
            <w:bottom w:w="15" w:type="dxa"/>
            <w:right w:w="15" w:type="dxa"/>
          </w:tblCellMar>
          <w:tblPrExChange w:id="662" w:author="Truong Bui" w:date="2022-10-12T03:18:00Z">
            <w:tblPrEx>
              <w:tblW w:w="0" w:type="auto"/>
              <w:tblCellMar>
                <w:top w:w="15" w:type="dxa"/>
                <w:left w:w="15" w:type="dxa"/>
                <w:bottom w:w="15" w:type="dxa"/>
                <w:right w:w="15" w:type="dxa"/>
              </w:tblCellMar>
            </w:tblPrEx>
          </w:tblPrExChange>
        </w:tblPrEx>
        <w:trPr>
          <w:trPrChange w:id="663" w:author="Truong Bui" w:date="2022-10-12T03:18:00Z">
            <w:trPr>
              <w:gridBefore w:val="1"/>
            </w:trPr>
          </w:trPrChange>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664" w:author="Truong Bui" w:date="2022-10-12T03:18: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099BE1BF" w14:textId="77777777" w:rsidR="00F43703" w:rsidRPr="00DF4DC3" w:rsidRDefault="00F43703" w:rsidP="00F43703">
            <w:pPr>
              <w:spacing w:line="0" w:lineRule="atLeast"/>
              <w:rPr>
                <w:rFonts w:cs="Times New Roman"/>
              </w:rPr>
            </w:pPr>
            <w:r w:rsidRPr="652361BB">
              <w:rPr>
                <w:rFonts w:cs="Times New Roman"/>
              </w:rPr>
              <w:t>9</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665" w:author="Truong Bui" w:date="2022-10-12T03:18: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3C300AC5" w14:textId="4A8060DF" w:rsidR="00F43703" w:rsidRPr="00DF4DC3" w:rsidRDefault="00F43703" w:rsidP="00F43703">
            <w:pPr>
              <w:spacing w:line="0" w:lineRule="atLeast"/>
              <w:rPr>
                <w:rFonts w:cs="Times New Roman"/>
              </w:rPr>
            </w:pPr>
            <w:r w:rsidRPr="4A2C2083">
              <w:rPr>
                <w:rFonts w:cs="Times New Roman"/>
              </w:rPr>
              <w:t>Texas</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666" w:author="Truong Bui" w:date="2022-10-12T03:18: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1E63E521" w14:textId="4702921D" w:rsidR="00F43703" w:rsidRPr="00DF4DC3" w:rsidRDefault="00F43703" w:rsidP="00F43703">
            <w:pPr>
              <w:spacing w:line="0" w:lineRule="atLeast"/>
              <w:rPr>
                <w:rFonts w:cs="Times New Roman"/>
              </w:rPr>
            </w:pPr>
            <w:r w:rsidRPr="4A2C2083">
              <w:rPr>
                <w:rFonts w:cs="Times New Roman"/>
              </w:rPr>
              <w:t>$         2,178</w:t>
            </w:r>
          </w:p>
        </w:tc>
        <w:tc>
          <w:tcPr>
            <w:tcW w:w="16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Change w:id="667" w:author="Truong Bui" w:date="2022-10-12T03:18:00Z">
              <w:tcPr>
                <w:tcW w:w="153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0ECA3BC2" w14:textId="58DAB240" w:rsidR="00F43703" w:rsidRPr="00F43703" w:rsidRDefault="00F43703" w:rsidP="00F43703">
            <w:pPr>
              <w:spacing w:line="0" w:lineRule="atLeast"/>
              <w:rPr>
                <w:rFonts w:ascii="Cambria" w:hAnsi="Cambria" w:cs="Times New Roman"/>
              </w:rPr>
            </w:pPr>
            <w:ins w:id="668" w:author="Truong Bui" w:date="2022-10-12T03:18:00Z">
              <w:r w:rsidRPr="00F43703">
                <w:rPr>
                  <w:rFonts w:ascii="Cambria" w:hAnsi="Cambria" w:cs="Calibri"/>
                  <w:color w:val="000000"/>
                </w:rPr>
                <w:t xml:space="preserve"> $               6,617 </w:t>
              </w:r>
            </w:ins>
          </w:p>
        </w:tc>
        <w:tc>
          <w:tcPr>
            <w:tcW w:w="153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Change w:id="669" w:author="Truong Bui" w:date="2022-10-12T03:18:00Z">
              <w:tcPr>
                <w:tcW w:w="153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687F98F8" w14:textId="7B17B820" w:rsidR="00F43703" w:rsidRPr="4A2C2083" w:rsidRDefault="00F43703" w:rsidP="00F43703">
            <w:pPr>
              <w:spacing w:line="0" w:lineRule="atLeast"/>
              <w:rPr>
                <w:rFonts w:cs="Times New Roman"/>
              </w:rPr>
            </w:pPr>
            <w:r>
              <w:rPr>
                <w:rFonts w:cs="Times New Roman"/>
              </w:rPr>
              <w:t>0.32</w:t>
            </w:r>
          </w:p>
        </w:tc>
      </w:tr>
      <w:tr w:rsidR="00F43703" w:rsidRPr="00DF4DC3" w14:paraId="53DB2DB6" w14:textId="021C5317" w:rsidTr="00F43703">
        <w:tblPrEx>
          <w:tblW w:w="0" w:type="auto"/>
          <w:tblCellMar>
            <w:top w:w="15" w:type="dxa"/>
            <w:left w:w="15" w:type="dxa"/>
            <w:bottom w:w="15" w:type="dxa"/>
            <w:right w:w="15" w:type="dxa"/>
          </w:tblCellMar>
          <w:tblPrExChange w:id="670" w:author="Truong Bui" w:date="2022-10-12T03:18:00Z">
            <w:tblPrEx>
              <w:tblW w:w="0" w:type="auto"/>
              <w:tblCellMar>
                <w:top w:w="15" w:type="dxa"/>
                <w:left w:w="15" w:type="dxa"/>
                <w:bottom w:w="15" w:type="dxa"/>
                <w:right w:w="15" w:type="dxa"/>
              </w:tblCellMar>
            </w:tblPrEx>
          </w:tblPrExChange>
        </w:tblPrEx>
        <w:trPr>
          <w:trPrChange w:id="671" w:author="Truong Bui" w:date="2022-10-12T03:18:00Z">
            <w:trPr>
              <w:gridBefore w:val="1"/>
            </w:trPr>
          </w:trPrChange>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672" w:author="Truong Bui" w:date="2022-10-12T03:18: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41B61A79" w14:textId="77777777" w:rsidR="00F43703" w:rsidRPr="00DF4DC3" w:rsidRDefault="00F43703" w:rsidP="00F43703">
            <w:pPr>
              <w:spacing w:line="0" w:lineRule="atLeast"/>
              <w:rPr>
                <w:rFonts w:cs="Times New Roman"/>
              </w:rPr>
            </w:pPr>
            <w:r w:rsidRPr="652361BB">
              <w:rPr>
                <w:rFonts w:cs="Times New Roman"/>
              </w:rPr>
              <w:t>10</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673" w:author="Truong Bui" w:date="2022-10-12T03:18: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02227E82" w14:textId="5BC13E31" w:rsidR="00F43703" w:rsidRPr="00DF4DC3" w:rsidRDefault="00F43703" w:rsidP="00F43703">
            <w:pPr>
              <w:spacing w:line="0" w:lineRule="atLeast"/>
              <w:rPr>
                <w:rFonts w:cs="Times New Roman"/>
              </w:rPr>
            </w:pPr>
            <w:r w:rsidRPr="1A52F602">
              <w:rPr>
                <w:rFonts w:cs="Times New Roman"/>
              </w:rPr>
              <w:t>Mississippi</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674" w:author="Truong Bui" w:date="2022-10-12T03:18: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353EB4CD" w14:textId="082BE100" w:rsidR="00F43703" w:rsidRPr="00DF4DC3" w:rsidRDefault="00F43703" w:rsidP="00F43703">
            <w:pPr>
              <w:spacing w:line="0" w:lineRule="atLeast"/>
              <w:rPr>
                <w:rFonts w:cs="Times New Roman"/>
              </w:rPr>
            </w:pPr>
            <w:r w:rsidRPr="1A52F602">
              <w:rPr>
                <w:rFonts w:cs="Times New Roman"/>
              </w:rPr>
              <w:t>$         2,135</w:t>
            </w:r>
          </w:p>
        </w:tc>
        <w:tc>
          <w:tcPr>
            <w:tcW w:w="16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Change w:id="675" w:author="Truong Bui" w:date="2022-10-12T03:18:00Z">
              <w:tcPr>
                <w:tcW w:w="153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1A8ED65A" w14:textId="58F52ABF" w:rsidR="00F43703" w:rsidRPr="00F43703" w:rsidRDefault="00F43703" w:rsidP="00F43703">
            <w:pPr>
              <w:spacing w:line="0" w:lineRule="atLeast"/>
              <w:rPr>
                <w:rFonts w:ascii="Cambria" w:hAnsi="Cambria" w:cs="Times New Roman"/>
              </w:rPr>
            </w:pPr>
            <w:ins w:id="676" w:author="Truong Bui" w:date="2022-10-12T03:18:00Z">
              <w:r w:rsidRPr="00F43703">
                <w:rPr>
                  <w:rFonts w:ascii="Cambria" w:hAnsi="Cambria" w:cs="Calibri"/>
                  <w:color w:val="000000"/>
                </w:rPr>
                <w:t xml:space="preserve"> $               5,267 </w:t>
              </w:r>
            </w:ins>
          </w:p>
        </w:tc>
        <w:tc>
          <w:tcPr>
            <w:tcW w:w="153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Change w:id="677" w:author="Truong Bui" w:date="2022-10-12T03:18:00Z">
              <w:tcPr>
                <w:tcW w:w="153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13AC498A" w14:textId="32EF51B4" w:rsidR="00F43703" w:rsidRPr="1A52F602" w:rsidRDefault="00F43703" w:rsidP="00F43703">
            <w:pPr>
              <w:spacing w:line="0" w:lineRule="atLeast"/>
              <w:rPr>
                <w:rFonts w:cs="Times New Roman"/>
              </w:rPr>
            </w:pPr>
            <w:r>
              <w:rPr>
                <w:rFonts w:cs="Times New Roman"/>
              </w:rPr>
              <w:t>0.41</w:t>
            </w:r>
          </w:p>
        </w:tc>
      </w:tr>
      <w:tr w:rsidR="00F43703" w:rsidRPr="00DF4DC3" w14:paraId="07AA464B" w14:textId="538DDEBE" w:rsidTr="00F43703">
        <w:tblPrEx>
          <w:tblW w:w="0" w:type="auto"/>
          <w:tblCellMar>
            <w:top w:w="15" w:type="dxa"/>
            <w:left w:w="15" w:type="dxa"/>
            <w:bottom w:w="15" w:type="dxa"/>
            <w:right w:w="15" w:type="dxa"/>
          </w:tblCellMar>
          <w:tblPrExChange w:id="678" w:author="Truong Bui" w:date="2022-10-12T03:18:00Z">
            <w:tblPrEx>
              <w:tblW w:w="0" w:type="auto"/>
              <w:tblCellMar>
                <w:top w:w="15" w:type="dxa"/>
                <w:left w:w="15" w:type="dxa"/>
                <w:bottom w:w="15" w:type="dxa"/>
                <w:right w:w="15" w:type="dxa"/>
              </w:tblCellMar>
            </w:tblPrEx>
          </w:tblPrExChange>
        </w:tblPrEx>
        <w:trPr>
          <w:trPrChange w:id="679" w:author="Truong Bui" w:date="2022-10-12T03:18:00Z">
            <w:trPr>
              <w:gridBefore w:val="1"/>
            </w:trPr>
          </w:trPrChange>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680" w:author="Truong Bui" w:date="2022-10-12T03:18: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1A758792" w14:textId="77777777" w:rsidR="00F43703" w:rsidRPr="00DF4DC3" w:rsidRDefault="00F43703" w:rsidP="00F43703">
            <w:pPr>
              <w:spacing w:line="0" w:lineRule="atLeast"/>
              <w:rPr>
                <w:rFonts w:cs="Times New Roman"/>
              </w:rPr>
            </w:pPr>
            <w:r w:rsidRPr="652361BB">
              <w:rPr>
                <w:rFonts w:cs="Times New Roman"/>
              </w:rPr>
              <w:t>11</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681" w:author="Truong Bui" w:date="2022-10-12T03:18: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29DEA775" w14:textId="6AAADE9D" w:rsidR="00F43703" w:rsidRPr="00DF4DC3" w:rsidRDefault="00F43703" w:rsidP="00F43703">
            <w:pPr>
              <w:spacing w:line="0" w:lineRule="atLeast"/>
              <w:rPr>
                <w:rFonts w:cs="Times New Roman"/>
              </w:rPr>
            </w:pPr>
            <w:r w:rsidRPr="4A2C2083">
              <w:rPr>
                <w:rFonts w:cs="Times New Roman"/>
              </w:rPr>
              <w:t>Illinois</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682" w:author="Truong Bui" w:date="2022-10-12T03:18: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1B8AAEAD" w14:textId="22ABE1CD" w:rsidR="00F43703" w:rsidRPr="00DF4DC3" w:rsidRDefault="00F43703" w:rsidP="00F43703">
            <w:pPr>
              <w:spacing w:line="0" w:lineRule="atLeast"/>
              <w:rPr>
                <w:rFonts w:cs="Times New Roman"/>
              </w:rPr>
            </w:pPr>
            <w:r w:rsidRPr="4A2C2083">
              <w:rPr>
                <w:rFonts w:cs="Times New Roman"/>
              </w:rPr>
              <w:t>$         4,248</w:t>
            </w:r>
          </w:p>
        </w:tc>
        <w:tc>
          <w:tcPr>
            <w:tcW w:w="16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Change w:id="683" w:author="Truong Bui" w:date="2022-10-12T03:18:00Z">
              <w:tcPr>
                <w:tcW w:w="153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50A6CAF7" w14:textId="5075D7FF" w:rsidR="00F43703" w:rsidRPr="00F43703" w:rsidRDefault="00F43703" w:rsidP="00F43703">
            <w:pPr>
              <w:spacing w:line="0" w:lineRule="atLeast"/>
              <w:rPr>
                <w:rFonts w:ascii="Cambria" w:hAnsi="Cambria" w:cs="Times New Roman"/>
              </w:rPr>
            </w:pPr>
            <w:ins w:id="684" w:author="Truong Bui" w:date="2022-10-12T03:18:00Z">
              <w:r w:rsidRPr="00F43703">
                <w:rPr>
                  <w:rFonts w:ascii="Cambria" w:hAnsi="Cambria" w:cs="Calibri"/>
                  <w:color w:val="000000"/>
                </w:rPr>
                <w:t xml:space="preserve"> $               9,973 </w:t>
              </w:r>
            </w:ins>
          </w:p>
        </w:tc>
        <w:tc>
          <w:tcPr>
            <w:tcW w:w="153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Change w:id="685" w:author="Truong Bui" w:date="2022-10-12T03:18:00Z">
              <w:tcPr>
                <w:tcW w:w="153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04A704EE" w14:textId="774E4709" w:rsidR="00F43703" w:rsidRPr="4A2C2083" w:rsidRDefault="00F43703" w:rsidP="00F43703">
            <w:pPr>
              <w:spacing w:line="0" w:lineRule="atLeast"/>
              <w:rPr>
                <w:rFonts w:cs="Times New Roman"/>
              </w:rPr>
            </w:pPr>
            <w:r>
              <w:rPr>
                <w:rFonts w:cs="Times New Roman"/>
              </w:rPr>
              <w:t>0.43</w:t>
            </w:r>
          </w:p>
        </w:tc>
      </w:tr>
      <w:tr w:rsidR="00F43703" w:rsidRPr="00DF4DC3" w14:paraId="67A504EF" w14:textId="1674D323" w:rsidTr="00F43703">
        <w:tblPrEx>
          <w:tblW w:w="0" w:type="auto"/>
          <w:tblCellMar>
            <w:top w:w="15" w:type="dxa"/>
            <w:left w:w="15" w:type="dxa"/>
            <w:bottom w:w="15" w:type="dxa"/>
            <w:right w:w="15" w:type="dxa"/>
          </w:tblCellMar>
          <w:tblPrExChange w:id="686" w:author="Truong Bui" w:date="2022-10-12T03:18:00Z">
            <w:tblPrEx>
              <w:tblW w:w="0" w:type="auto"/>
              <w:tblCellMar>
                <w:top w:w="15" w:type="dxa"/>
                <w:left w:w="15" w:type="dxa"/>
                <w:bottom w:w="15" w:type="dxa"/>
                <w:right w:w="15" w:type="dxa"/>
              </w:tblCellMar>
            </w:tblPrEx>
          </w:tblPrExChange>
        </w:tblPrEx>
        <w:trPr>
          <w:trPrChange w:id="687" w:author="Truong Bui" w:date="2022-10-12T03:18:00Z">
            <w:trPr>
              <w:gridBefore w:val="1"/>
            </w:trPr>
          </w:trPrChange>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688" w:author="Truong Bui" w:date="2022-10-12T03:18: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2A576C83" w14:textId="77777777" w:rsidR="00F43703" w:rsidRPr="00DF4DC3" w:rsidRDefault="00F43703" w:rsidP="00F43703">
            <w:pPr>
              <w:spacing w:line="0" w:lineRule="atLeast"/>
              <w:rPr>
                <w:rFonts w:cs="Times New Roman"/>
              </w:rPr>
            </w:pPr>
            <w:r w:rsidRPr="652361BB">
              <w:rPr>
                <w:rFonts w:cs="Times New Roman"/>
              </w:rPr>
              <w:t>12</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689" w:author="Truong Bui" w:date="2022-10-12T03:18: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76EA9914" w14:textId="37642F92" w:rsidR="00F43703" w:rsidRPr="00DF4DC3" w:rsidRDefault="00F43703" w:rsidP="00F43703">
            <w:pPr>
              <w:rPr>
                <w:rFonts w:cs="Times New Roman"/>
              </w:rPr>
            </w:pPr>
            <w:r w:rsidRPr="4A2C2083">
              <w:rPr>
                <w:rFonts w:cs="Times New Roman"/>
              </w:rPr>
              <w:t>North Dakota</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690" w:author="Truong Bui" w:date="2022-10-12T03:18: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2802BE80" w14:textId="33258C68" w:rsidR="00F43703" w:rsidRPr="00DF4DC3" w:rsidRDefault="00F43703" w:rsidP="00F43703">
            <w:pPr>
              <w:spacing w:line="0" w:lineRule="atLeast"/>
              <w:rPr>
                <w:rFonts w:cs="Times New Roman"/>
              </w:rPr>
            </w:pPr>
            <w:r w:rsidRPr="4A2C2083">
              <w:rPr>
                <w:rFonts w:cs="Times New Roman"/>
              </w:rPr>
              <w:t>$         1,177</w:t>
            </w:r>
          </w:p>
        </w:tc>
        <w:tc>
          <w:tcPr>
            <w:tcW w:w="16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Change w:id="691" w:author="Truong Bui" w:date="2022-10-12T03:18:00Z">
              <w:tcPr>
                <w:tcW w:w="153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0E0522A6" w14:textId="53EC4015" w:rsidR="00F43703" w:rsidRPr="00F43703" w:rsidRDefault="00F43703" w:rsidP="00F43703">
            <w:pPr>
              <w:spacing w:line="0" w:lineRule="atLeast"/>
              <w:rPr>
                <w:rFonts w:ascii="Cambria" w:hAnsi="Cambria" w:cs="Times New Roman"/>
              </w:rPr>
            </w:pPr>
            <w:ins w:id="692" w:author="Truong Bui" w:date="2022-10-12T03:18:00Z">
              <w:r w:rsidRPr="00F43703">
                <w:rPr>
                  <w:rFonts w:ascii="Cambria" w:hAnsi="Cambria" w:cs="Calibri"/>
                  <w:color w:val="000000"/>
                </w:rPr>
                <w:t xml:space="preserve"> $               2,623 </w:t>
              </w:r>
            </w:ins>
          </w:p>
        </w:tc>
        <w:tc>
          <w:tcPr>
            <w:tcW w:w="153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Change w:id="693" w:author="Truong Bui" w:date="2022-10-12T03:18:00Z">
              <w:tcPr>
                <w:tcW w:w="153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1AD4B3CB" w14:textId="23348FD9" w:rsidR="00F43703" w:rsidRPr="4A2C2083" w:rsidRDefault="00F43703" w:rsidP="00F43703">
            <w:pPr>
              <w:spacing w:line="0" w:lineRule="atLeast"/>
              <w:rPr>
                <w:rFonts w:cs="Times New Roman"/>
              </w:rPr>
            </w:pPr>
            <w:r>
              <w:rPr>
                <w:rFonts w:cs="Times New Roman"/>
              </w:rPr>
              <w:t>0.45</w:t>
            </w:r>
          </w:p>
        </w:tc>
      </w:tr>
      <w:tr w:rsidR="00F43703" w:rsidRPr="00DF4DC3" w14:paraId="5076BFDE" w14:textId="6D02308F" w:rsidTr="00F43703">
        <w:tblPrEx>
          <w:tblW w:w="0" w:type="auto"/>
          <w:tblCellMar>
            <w:top w:w="15" w:type="dxa"/>
            <w:left w:w="15" w:type="dxa"/>
            <w:bottom w:w="15" w:type="dxa"/>
            <w:right w:w="15" w:type="dxa"/>
          </w:tblCellMar>
          <w:tblPrExChange w:id="694" w:author="Truong Bui" w:date="2022-10-12T03:18:00Z">
            <w:tblPrEx>
              <w:tblW w:w="0" w:type="auto"/>
              <w:tblCellMar>
                <w:top w:w="15" w:type="dxa"/>
                <w:left w:w="15" w:type="dxa"/>
                <w:bottom w:w="15" w:type="dxa"/>
                <w:right w:w="15" w:type="dxa"/>
              </w:tblCellMar>
            </w:tblPrEx>
          </w:tblPrExChange>
        </w:tblPrEx>
        <w:trPr>
          <w:trPrChange w:id="695" w:author="Truong Bui" w:date="2022-10-12T03:18:00Z">
            <w:trPr>
              <w:gridBefore w:val="1"/>
            </w:trPr>
          </w:trPrChange>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696" w:author="Truong Bui" w:date="2022-10-12T03:18: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40BB2ACD" w14:textId="77777777" w:rsidR="00F43703" w:rsidRPr="00DF4DC3" w:rsidRDefault="00F43703" w:rsidP="00F43703">
            <w:pPr>
              <w:spacing w:line="0" w:lineRule="atLeast"/>
              <w:rPr>
                <w:rFonts w:cs="Times New Roman"/>
              </w:rPr>
            </w:pPr>
            <w:r w:rsidRPr="652361BB">
              <w:rPr>
                <w:rFonts w:cs="Times New Roman"/>
              </w:rPr>
              <w:t>13</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697" w:author="Truong Bui" w:date="2022-10-12T03:18: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6765DC7A" w14:textId="5E51B563" w:rsidR="00F43703" w:rsidRPr="00DF4DC3" w:rsidRDefault="00F43703" w:rsidP="00F43703">
            <w:pPr>
              <w:spacing w:line="0" w:lineRule="atLeast"/>
              <w:rPr>
                <w:rFonts w:cs="Times New Roman"/>
              </w:rPr>
            </w:pPr>
            <w:r w:rsidRPr="4A2C2083">
              <w:rPr>
                <w:rFonts w:cs="Times New Roman"/>
              </w:rPr>
              <w:t>Michigan</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698" w:author="Truong Bui" w:date="2022-10-12T03:18: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0E770744" w14:textId="4663AF15" w:rsidR="00F43703" w:rsidRPr="00DF4DC3" w:rsidRDefault="00F43703" w:rsidP="00F43703">
            <w:pPr>
              <w:spacing w:line="0" w:lineRule="atLeast"/>
              <w:rPr>
                <w:rFonts w:cs="Times New Roman"/>
              </w:rPr>
            </w:pPr>
            <w:r w:rsidRPr="4A2C2083">
              <w:rPr>
                <w:rFonts w:cs="Times New Roman"/>
              </w:rPr>
              <w:t>$         4,648</w:t>
            </w:r>
          </w:p>
        </w:tc>
        <w:tc>
          <w:tcPr>
            <w:tcW w:w="16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Change w:id="699" w:author="Truong Bui" w:date="2022-10-12T03:18:00Z">
              <w:tcPr>
                <w:tcW w:w="153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3438352D" w14:textId="2963356E" w:rsidR="00F43703" w:rsidRPr="00F43703" w:rsidRDefault="00F43703" w:rsidP="00F43703">
            <w:pPr>
              <w:spacing w:line="0" w:lineRule="atLeast"/>
              <w:rPr>
                <w:rFonts w:ascii="Cambria" w:hAnsi="Cambria" w:cs="Times New Roman"/>
              </w:rPr>
            </w:pPr>
            <w:ins w:id="700" w:author="Truong Bui" w:date="2022-10-12T03:18:00Z">
              <w:r w:rsidRPr="00F43703">
                <w:rPr>
                  <w:rFonts w:ascii="Cambria" w:hAnsi="Cambria" w:cs="Calibri"/>
                  <w:color w:val="000000"/>
                </w:rPr>
                <w:t xml:space="preserve"> $               9,516 </w:t>
              </w:r>
            </w:ins>
          </w:p>
        </w:tc>
        <w:tc>
          <w:tcPr>
            <w:tcW w:w="153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Change w:id="701" w:author="Truong Bui" w:date="2022-10-12T03:18:00Z">
              <w:tcPr>
                <w:tcW w:w="153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080DD889" w14:textId="59BF0820" w:rsidR="00F43703" w:rsidRPr="4A2C2083" w:rsidRDefault="00F43703" w:rsidP="00F43703">
            <w:pPr>
              <w:spacing w:line="0" w:lineRule="atLeast"/>
              <w:rPr>
                <w:rFonts w:cs="Times New Roman"/>
              </w:rPr>
            </w:pPr>
            <w:r>
              <w:rPr>
                <w:rFonts w:cs="Times New Roman"/>
              </w:rPr>
              <w:t>0.49</w:t>
            </w:r>
          </w:p>
        </w:tc>
      </w:tr>
      <w:tr w:rsidR="00F43703" w:rsidRPr="00DF4DC3" w14:paraId="0A587CD4" w14:textId="1638B98B" w:rsidTr="00F43703">
        <w:tblPrEx>
          <w:tblW w:w="0" w:type="auto"/>
          <w:tblCellMar>
            <w:top w:w="15" w:type="dxa"/>
            <w:left w:w="15" w:type="dxa"/>
            <w:bottom w:w="15" w:type="dxa"/>
            <w:right w:w="15" w:type="dxa"/>
          </w:tblCellMar>
          <w:tblPrExChange w:id="702" w:author="Truong Bui" w:date="2022-10-12T03:18:00Z">
            <w:tblPrEx>
              <w:tblW w:w="0" w:type="auto"/>
              <w:tblCellMar>
                <w:top w:w="15" w:type="dxa"/>
                <w:left w:w="15" w:type="dxa"/>
                <w:bottom w:w="15" w:type="dxa"/>
                <w:right w:w="15" w:type="dxa"/>
              </w:tblCellMar>
            </w:tblPrEx>
          </w:tblPrExChange>
        </w:tblPrEx>
        <w:trPr>
          <w:trPrChange w:id="703" w:author="Truong Bui" w:date="2022-10-12T03:18:00Z">
            <w:trPr>
              <w:gridBefore w:val="1"/>
            </w:trPr>
          </w:trPrChange>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704" w:author="Truong Bui" w:date="2022-10-12T03:18: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76AB94E4" w14:textId="77777777" w:rsidR="00F43703" w:rsidRPr="00DF4DC3" w:rsidRDefault="00F43703" w:rsidP="00F43703">
            <w:pPr>
              <w:spacing w:line="0" w:lineRule="atLeast"/>
              <w:rPr>
                <w:rFonts w:cs="Times New Roman"/>
              </w:rPr>
            </w:pPr>
            <w:r w:rsidRPr="652361BB">
              <w:rPr>
                <w:rFonts w:cs="Times New Roman"/>
              </w:rPr>
              <w:t>14</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705" w:author="Truong Bui" w:date="2022-10-12T03:18: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2F7BE897" w14:textId="3FBA7ECE" w:rsidR="00F43703" w:rsidRPr="00DF4DC3" w:rsidRDefault="00F43703" w:rsidP="00F43703">
            <w:pPr>
              <w:spacing w:line="0" w:lineRule="atLeast"/>
              <w:rPr>
                <w:rFonts w:cs="Times New Roman"/>
              </w:rPr>
            </w:pPr>
            <w:r w:rsidRPr="4A2C2083">
              <w:rPr>
                <w:rFonts w:cs="Times New Roman"/>
              </w:rPr>
              <w:t>Missouri</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706" w:author="Truong Bui" w:date="2022-10-12T03:18: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4C929F35" w14:textId="400DDF81" w:rsidR="00F43703" w:rsidRPr="00DF4DC3" w:rsidRDefault="00F43703" w:rsidP="00F43703">
            <w:pPr>
              <w:spacing w:line="0" w:lineRule="atLeast"/>
              <w:rPr>
                <w:rFonts w:cs="Times New Roman"/>
              </w:rPr>
            </w:pPr>
            <w:r w:rsidRPr="4A2C2083">
              <w:rPr>
                <w:rFonts w:cs="Times New Roman"/>
              </w:rPr>
              <w:t>$         2,349</w:t>
            </w:r>
          </w:p>
        </w:tc>
        <w:tc>
          <w:tcPr>
            <w:tcW w:w="16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Change w:id="707" w:author="Truong Bui" w:date="2022-10-12T03:18:00Z">
              <w:tcPr>
                <w:tcW w:w="153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62F0E486" w14:textId="5E058198" w:rsidR="00F43703" w:rsidRPr="00F43703" w:rsidRDefault="00F43703" w:rsidP="00F43703">
            <w:pPr>
              <w:spacing w:line="0" w:lineRule="atLeast"/>
              <w:rPr>
                <w:rFonts w:ascii="Cambria" w:hAnsi="Cambria" w:cs="Times New Roman"/>
              </w:rPr>
            </w:pPr>
            <w:ins w:id="708" w:author="Truong Bui" w:date="2022-10-12T03:18:00Z">
              <w:r w:rsidRPr="00F43703">
                <w:rPr>
                  <w:rFonts w:ascii="Cambria" w:hAnsi="Cambria" w:cs="Calibri"/>
                  <w:color w:val="000000"/>
                </w:rPr>
                <w:t xml:space="preserve"> $               4,805 </w:t>
              </w:r>
            </w:ins>
          </w:p>
        </w:tc>
        <w:tc>
          <w:tcPr>
            <w:tcW w:w="153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Change w:id="709" w:author="Truong Bui" w:date="2022-10-12T03:18:00Z">
              <w:tcPr>
                <w:tcW w:w="153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1932BEB3" w14:textId="01AF5347" w:rsidR="00F43703" w:rsidRPr="4A2C2083" w:rsidRDefault="00F43703" w:rsidP="00F43703">
            <w:pPr>
              <w:spacing w:line="0" w:lineRule="atLeast"/>
              <w:rPr>
                <w:rFonts w:cs="Times New Roman"/>
              </w:rPr>
            </w:pPr>
            <w:r>
              <w:rPr>
                <w:rFonts w:cs="Times New Roman"/>
              </w:rPr>
              <w:t>0.49</w:t>
            </w:r>
          </w:p>
        </w:tc>
      </w:tr>
      <w:tr w:rsidR="00F43703" w:rsidRPr="00DF4DC3" w14:paraId="3E3E134A" w14:textId="4ACA8B27" w:rsidTr="00F43703">
        <w:tblPrEx>
          <w:tblW w:w="0" w:type="auto"/>
          <w:tblCellMar>
            <w:top w:w="15" w:type="dxa"/>
            <w:left w:w="15" w:type="dxa"/>
            <w:bottom w:w="15" w:type="dxa"/>
            <w:right w:w="15" w:type="dxa"/>
          </w:tblCellMar>
          <w:tblPrExChange w:id="710" w:author="Truong Bui" w:date="2022-10-12T03:18:00Z">
            <w:tblPrEx>
              <w:tblW w:w="0" w:type="auto"/>
              <w:tblCellMar>
                <w:top w:w="15" w:type="dxa"/>
                <w:left w:w="15" w:type="dxa"/>
                <w:bottom w:w="15" w:type="dxa"/>
                <w:right w:w="15" w:type="dxa"/>
              </w:tblCellMar>
            </w:tblPrEx>
          </w:tblPrExChange>
        </w:tblPrEx>
        <w:trPr>
          <w:trPrChange w:id="711" w:author="Truong Bui" w:date="2022-10-12T03:18:00Z">
            <w:trPr>
              <w:gridBefore w:val="1"/>
            </w:trPr>
          </w:trPrChange>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712" w:author="Truong Bui" w:date="2022-10-12T03:18: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7FB995A5" w14:textId="77777777" w:rsidR="00F43703" w:rsidRPr="00DF4DC3" w:rsidRDefault="00F43703" w:rsidP="00F43703">
            <w:pPr>
              <w:spacing w:line="0" w:lineRule="atLeast"/>
              <w:rPr>
                <w:rFonts w:cs="Times New Roman"/>
              </w:rPr>
            </w:pPr>
            <w:r w:rsidRPr="652361BB">
              <w:rPr>
                <w:rFonts w:cs="Times New Roman"/>
              </w:rPr>
              <w:t>15</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713" w:author="Truong Bui" w:date="2022-10-12T03:18: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0DAEE9D5" w14:textId="2EC6133B" w:rsidR="00F43703" w:rsidRPr="00DF4DC3" w:rsidRDefault="00F43703" w:rsidP="00F43703">
            <w:pPr>
              <w:spacing w:line="0" w:lineRule="atLeast"/>
              <w:rPr>
                <w:rFonts w:cs="Times New Roman"/>
              </w:rPr>
            </w:pPr>
            <w:r w:rsidRPr="4A2C2083">
              <w:rPr>
                <w:rFonts w:cs="Times New Roman"/>
              </w:rPr>
              <w:t>Indiana</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714" w:author="Truong Bui" w:date="2022-10-12T03:18: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05FF3CF6" w14:textId="28BA0845" w:rsidR="00F43703" w:rsidRPr="00DF4DC3" w:rsidRDefault="00F43703" w:rsidP="00F43703">
            <w:pPr>
              <w:spacing w:line="0" w:lineRule="atLeast"/>
              <w:rPr>
                <w:rFonts w:cs="Times New Roman"/>
              </w:rPr>
            </w:pPr>
            <w:r w:rsidRPr="4A2C2083">
              <w:rPr>
                <w:rFonts w:cs="Times New Roman"/>
              </w:rPr>
              <w:t>$         3,760</w:t>
            </w:r>
          </w:p>
        </w:tc>
        <w:tc>
          <w:tcPr>
            <w:tcW w:w="16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Change w:id="715" w:author="Truong Bui" w:date="2022-10-12T03:18:00Z">
              <w:tcPr>
                <w:tcW w:w="153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7EA2A5CF" w14:textId="14498CBF" w:rsidR="00F43703" w:rsidRPr="00F43703" w:rsidRDefault="00F43703" w:rsidP="00F43703">
            <w:pPr>
              <w:spacing w:line="0" w:lineRule="atLeast"/>
              <w:rPr>
                <w:rFonts w:ascii="Cambria" w:hAnsi="Cambria" w:cs="Times New Roman"/>
              </w:rPr>
            </w:pPr>
            <w:ins w:id="716" w:author="Truong Bui" w:date="2022-10-12T03:18:00Z">
              <w:r w:rsidRPr="00F43703">
                <w:rPr>
                  <w:rFonts w:ascii="Cambria" w:hAnsi="Cambria" w:cs="Calibri"/>
                  <w:color w:val="000000"/>
                </w:rPr>
                <w:t xml:space="preserve"> $               6,773 </w:t>
              </w:r>
            </w:ins>
          </w:p>
        </w:tc>
        <w:tc>
          <w:tcPr>
            <w:tcW w:w="153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Change w:id="717" w:author="Truong Bui" w:date="2022-10-12T03:18:00Z">
              <w:tcPr>
                <w:tcW w:w="153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574944DD" w14:textId="732ED0D9" w:rsidR="00F43703" w:rsidRPr="4A2C2083" w:rsidRDefault="00F43703" w:rsidP="00F43703">
            <w:pPr>
              <w:spacing w:line="0" w:lineRule="atLeast"/>
              <w:rPr>
                <w:rFonts w:cs="Times New Roman"/>
              </w:rPr>
            </w:pPr>
            <w:r>
              <w:rPr>
                <w:rFonts w:cs="Times New Roman"/>
              </w:rPr>
              <w:t>0.56</w:t>
            </w:r>
          </w:p>
        </w:tc>
      </w:tr>
      <w:tr w:rsidR="00F43703" w:rsidRPr="00DF4DC3" w14:paraId="687191D3" w14:textId="30E3A921" w:rsidTr="00F43703">
        <w:tblPrEx>
          <w:tblW w:w="0" w:type="auto"/>
          <w:tblCellMar>
            <w:top w:w="15" w:type="dxa"/>
            <w:left w:w="15" w:type="dxa"/>
            <w:bottom w:w="15" w:type="dxa"/>
            <w:right w:w="15" w:type="dxa"/>
          </w:tblCellMar>
          <w:tblPrExChange w:id="718" w:author="Truong Bui" w:date="2022-10-12T03:18:00Z">
            <w:tblPrEx>
              <w:tblW w:w="0" w:type="auto"/>
              <w:tblCellMar>
                <w:top w:w="15" w:type="dxa"/>
                <w:left w:w="15" w:type="dxa"/>
                <w:bottom w:w="15" w:type="dxa"/>
                <w:right w:w="15" w:type="dxa"/>
              </w:tblCellMar>
            </w:tblPrEx>
          </w:tblPrExChange>
        </w:tblPrEx>
        <w:trPr>
          <w:trPrChange w:id="719" w:author="Truong Bui" w:date="2022-10-12T03:18:00Z">
            <w:trPr>
              <w:gridBefore w:val="1"/>
            </w:trPr>
          </w:trPrChange>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720" w:author="Truong Bui" w:date="2022-10-12T03:18: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6E76E009" w14:textId="77777777" w:rsidR="00F43703" w:rsidRPr="00DF4DC3" w:rsidRDefault="00F43703" w:rsidP="00F43703">
            <w:pPr>
              <w:spacing w:line="0" w:lineRule="atLeast"/>
              <w:rPr>
                <w:rFonts w:cs="Times New Roman"/>
              </w:rPr>
            </w:pPr>
            <w:r w:rsidRPr="652361BB">
              <w:rPr>
                <w:rFonts w:cs="Times New Roman"/>
              </w:rPr>
              <w:t>16</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721" w:author="Truong Bui" w:date="2022-10-12T03:18: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617DB786" w14:textId="48382B65" w:rsidR="00F43703" w:rsidRPr="00DF4DC3" w:rsidRDefault="00F43703" w:rsidP="00F43703">
            <w:pPr>
              <w:spacing w:line="0" w:lineRule="atLeast"/>
              <w:rPr>
                <w:rFonts w:cs="Times New Roman"/>
              </w:rPr>
            </w:pPr>
            <w:r w:rsidRPr="4A2C2083">
              <w:rPr>
                <w:rFonts w:cs="Times New Roman"/>
              </w:rPr>
              <w:t>Connecticut</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722" w:author="Truong Bui" w:date="2022-10-12T03:18: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19C9A796" w14:textId="417B117B" w:rsidR="00F43703" w:rsidRPr="00DF4DC3" w:rsidRDefault="00F43703" w:rsidP="00F43703">
            <w:pPr>
              <w:spacing w:line="0" w:lineRule="atLeast"/>
              <w:rPr>
                <w:rFonts w:cs="Times New Roman"/>
              </w:rPr>
            </w:pPr>
            <w:r w:rsidRPr="4A2C2083">
              <w:rPr>
                <w:rFonts w:cs="Times New Roman"/>
              </w:rPr>
              <w:t>$         8,093</w:t>
            </w:r>
          </w:p>
        </w:tc>
        <w:tc>
          <w:tcPr>
            <w:tcW w:w="16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Change w:id="723" w:author="Truong Bui" w:date="2022-10-12T03:18:00Z">
              <w:tcPr>
                <w:tcW w:w="153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20AFCFE8" w14:textId="64A93DC5" w:rsidR="00F43703" w:rsidRPr="00F43703" w:rsidRDefault="00F43703" w:rsidP="00F43703">
            <w:pPr>
              <w:spacing w:line="0" w:lineRule="atLeast"/>
              <w:rPr>
                <w:rFonts w:ascii="Cambria" w:hAnsi="Cambria" w:cs="Times New Roman"/>
              </w:rPr>
            </w:pPr>
            <w:ins w:id="724" w:author="Truong Bui" w:date="2022-10-12T03:18:00Z">
              <w:r w:rsidRPr="00F43703">
                <w:rPr>
                  <w:rFonts w:ascii="Cambria" w:hAnsi="Cambria" w:cs="Calibri"/>
                  <w:color w:val="000000"/>
                </w:rPr>
                <w:t xml:space="preserve"> $            14,256 </w:t>
              </w:r>
            </w:ins>
          </w:p>
        </w:tc>
        <w:tc>
          <w:tcPr>
            <w:tcW w:w="153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Change w:id="725" w:author="Truong Bui" w:date="2022-10-12T03:18:00Z">
              <w:tcPr>
                <w:tcW w:w="153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28DC1E79" w14:textId="7026AF1D" w:rsidR="00F43703" w:rsidRPr="4A2C2083" w:rsidRDefault="00F43703" w:rsidP="00F43703">
            <w:pPr>
              <w:spacing w:line="0" w:lineRule="atLeast"/>
              <w:rPr>
                <w:rFonts w:cs="Times New Roman"/>
              </w:rPr>
            </w:pPr>
            <w:r>
              <w:rPr>
                <w:rFonts w:cs="Times New Roman"/>
              </w:rPr>
              <w:t>0.57</w:t>
            </w:r>
          </w:p>
        </w:tc>
      </w:tr>
      <w:tr w:rsidR="00F43703" w:rsidRPr="00DF4DC3" w14:paraId="5E3BEF6F" w14:textId="1F89C660" w:rsidTr="00F43703">
        <w:tblPrEx>
          <w:tblW w:w="0" w:type="auto"/>
          <w:tblCellMar>
            <w:top w:w="15" w:type="dxa"/>
            <w:left w:w="15" w:type="dxa"/>
            <w:bottom w:w="15" w:type="dxa"/>
            <w:right w:w="15" w:type="dxa"/>
          </w:tblCellMar>
          <w:tblPrExChange w:id="726" w:author="Truong Bui" w:date="2022-10-12T03:18:00Z">
            <w:tblPrEx>
              <w:tblW w:w="0" w:type="auto"/>
              <w:tblCellMar>
                <w:top w:w="15" w:type="dxa"/>
                <w:left w:w="15" w:type="dxa"/>
                <w:bottom w:w="15" w:type="dxa"/>
                <w:right w:w="15" w:type="dxa"/>
              </w:tblCellMar>
            </w:tblPrEx>
          </w:tblPrExChange>
        </w:tblPrEx>
        <w:trPr>
          <w:trPrChange w:id="727" w:author="Truong Bui" w:date="2022-10-12T03:18:00Z">
            <w:trPr>
              <w:gridBefore w:val="1"/>
            </w:trPr>
          </w:trPrChange>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728" w:author="Truong Bui" w:date="2022-10-12T03:18: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67F433F3" w14:textId="77777777" w:rsidR="00F43703" w:rsidRPr="00DF4DC3" w:rsidRDefault="00F43703" w:rsidP="00F43703">
            <w:pPr>
              <w:spacing w:line="0" w:lineRule="atLeast"/>
              <w:rPr>
                <w:rFonts w:cs="Times New Roman"/>
              </w:rPr>
            </w:pPr>
            <w:r w:rsidRPr="652361BB">
              <w:rPr>
                <w:rFonts w:cs="Times New Roman"/>
              </w:rPr>
              <w:t>17</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729" w:author="Truong Bui" w:date="2022-10-12T03:18: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1E79EB7D" w14:textId="0AFB5562" w:rsidR="00F43703" w:rsidRPr="00DF4DC3" w:rsidRDefault="00F43703" w:rsidP="00F43703">
            <w:pPr>
              <w:spacing w:line="0" w:lineRule="atLeast"/>
              <w:rPr>
                <w:rFonts w:cs="Times New Roman"/>
              </w:rPr>
            </w:pPr>
            <w:r w:rsidRPr="4A2C2083">
              <w:rPr>
                <w:rFonts w:cs="Times New Roman"/>
              </w:rPr>
              <w:t>Iowa</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730" w:author="Truong Bui" w:date="2022-10-12T03:18: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77BEFAC7" w14:textId="79B717F3" w:rsidR="00F43703" w:rsidRPr="00DF4DC3" w:rsidRDefault="00F43703" w:rsidP="00F43703">
            <w:pPr>
              <w:spacing w:line="0" w:lineRule="atLeast"/>
              <w:rPr>
                <w:rFonts w:cs="Times New Roman"/>
              </w:rPr>
            </w:pPr>
            <w:r w:rsidRPr="4A2C2083">
              <w:rPr>
                <w:rFonts w:cs="Times New Roman"/>
              </w:rPr>
              <w:t>$         3,009</w:t>
            </w:r>
          </w:p>
        </w:tc>
        <w:tc>
          <w:tcPr>
            <w:tcW w:w="16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Change w:id="731" w:author="Truong Bui" w:date="2022-10-12T03:18:00Z">
              <w:tcPr>
                <w:tcW w:w="153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70C5E56D" w14:textId="4BB3AC39" w:rsidR="00F43703" w:rsidRPr="00F43703" w:rsidRDefault="00F43703" w:rsidP="00F43703">
            <w:pPr>
              <w:spacing w:line="0" w:lineRule="atLeast"/>
              <w:rPr>
                <w:rFonts w:ascii="Cambria" w:hAnsi="Cambria" w:cs="Times New Roman"/>
              </w:rPr>
            </w:pPr>
            <w:ins w:id="732" w:author="Truong Bui" w:date="2022-10-12T03:18:00Z">
              <w:r w:rsidRPr="00F43703">
                <w:rPr>
                  <w:rFonts w:ascii="Cambria" w:hAnsi="Cambria" w:cs="Calibri"/>
                  <w:color w:val="000000"/>
                </w:rPr>
                <w:t xml:space="preserve"> $               5,208 </w:t>
              </w:r>
            </w:ins>
          </w:p>
        </w:tc>
        <w:tc>
          <w:tcPr>
            <w:tcW w:w="153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Change w:id="733" w:author="Truong Bui" w:date="2022-10-12T03:18:00Z">
              <w:tcPr>
                <w:tcW w:w="153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038C101E" w14:textId="7B49B2B0" w:rsidR="00F43703" w:rsidRPr="4A2C2083" w:rsidRDefault="00F43703" w:rsidP="00F43703">
            <w:pPr>
              <w:spacing w:line="0" w:lineRule="atLeast"/>
              <w:rPr>
                <w:rFonts w:cs="Times New Roman"/>
              </w:rPr>
            </w:pPr>
            <w:r>
              <w:rPr>
                <w:rFonts w:cs="Times New Roman"/>
              </w:rPr>
              <w:t>0.58</w:t>
            </w:r>
          </w:p>
        </w:tc>
      </w:tr>
      <w:tr w:rsidR="00F43703" w:rsidRPr="00DF4DC3" w14:paraId="713507F2" w14:textId="2F530E10" w:rsidTr="00F43703">
        <w:tblPrEx>
          <w:tblW w:w="0" w:type="auto"/>
          <w:tblCellMar>
            <w:top w:w="15" w:type="dxa"/>
            <w:left w:w="15" w:type="dxa"/>
            <w:bottom w:w="15" w:type="dxa"/>
            <w:right w:w="15" w:type="dxa"/>
          </w:tblCellMar>
          <w:tblPrExChange w:id="734" w:author="Truong Bui" w:date="2022-10-12T03:18:00Z">
            <w:tblPrEx>
              <w:tblW w:w="0" w:type="auto"/>
              <w:tblCellMar>
                <w:top w:w="15" w:type="dxa"/>
                <w:left w:w="15" w:type="dxa"/>
                <w:bottom w:w="15" w:type="dxa"/>
                <w:right w:w="15" w:type="dxa"/>
              </w:tblCellMar>
            </w:tblPrEx>
          </w:tblPrExChange>
        </w:tblPrEx>
        <w:trPr>
          <w:trPrChange w:id="735" w:author="Truong Bui" w:date="2022-10-12T03:18:00Z">
            <w:trPr>
              <w:gridBefore w:val="1"/>
            </w:trPr>
          </w:trPrChange>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736" w:author="Truong Bui" w:date="2022-10-12T03:18: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3C5D60D9" w14:textId="77777777" w:rsidR="00F43703" w:rsidRPr="00DF4DC3" w:rsidRDefault="00F43703" w:rsidP="00F43703">
            <w:pPr>
              <w:spacing w:line="0" w:lineRule="atLeast"/>
              <w:rPr>
                <w:rFonts w:cs="Times New Roman"/>
              </w:rPr>
            </w:pPr>
            <w:r w:rsidRPr="652361BB">
              <w:rPr>
                <w:rFonts w:cs="Times New Roman"/>
              </w:rPr>
              <w:t>18</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737" w:author="Truong Bui" w:date="2022-10-12T03:18: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65593168" w14:textId="1ECCDEB3" w:rsidR="00F43703" w:rsidRPr="00DF4DC3" w:rsidRDefault="00F43703" w:rsidP="00F43703">
            <w:pPr>
              <w:spacing w:line="0" w:lineRule="atLeast"/>
              <w:rPr>
                <w:rFonts w:cs="Times New Roman"/>
              </w:rPr>
            </w:pPr>
            <w:r w:rsidRPr="4A2C2083">
              <w:rPr>
                <w:rFonts w:cs="Times New Roman"/>
              </w:rPr>
              <w:t>Utah</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738" w:author="Truong Bui" w:date="2022-10-12T03:18: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79E26111" w14:textId="425AD0CE" w:rsidR="00F43703" w:rsidRPr="00DF4DC3" w:rsidRDefault="00F43703" w:rsidP="00F43703">
            <w:pPr>
              <w:spacing w:line="0" w:lineRule="atLeast"/>
              <w:rPr>
                <w:rFonts w:cs="Times New Roman"/>
              </w:rPr>
            </w:pPr>
            <w:r w:rsidRPr="4A2C2083">
              <w:rPr>
                <w:rFonts w:cs="Times New Roman"/>
              </w:rPr>
              <w:t>$         4,211</w:t>
            </w:r>
          </w:p>
        </w:tc>
        <w:tc>
          <w:tcPr>
            <w:tcW w:w="16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Change w:id="739" w:author="Truong Bui" w:date="2022-10-12T03:18:00Z">
              <w:tcPr>
                <w:tcW w:w="153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4ECC64D7" w14:textId="46E2D1A3" w:rsidR="00F43703" w:rsidRPr="00F43703" w:rsidRDefault="00F43703" w:rsidP="00F43703">
            <w:pPr>
              <w:spacing w:line="0" w:lineRule="atLeast"/>
              <w:rPr>
                <w:rFonts w:ascii="Cambria" w:hAnsi="Cambria" w:cs="Times New Roman"/>
              </w:rPr>
            </w:pPr>
            <w:ins w:id="740" w:author="Truong Bui" w:date="2022-10-12T03:18:00Z">
              <w:r w:rsidRPr="00F43703">
                <w:rPr>
                  <w:rFonts w:ascii="Cambria" w:hAnsi="Cambria" w:cs="Calibri"/>
                  <w:color w:val="000000"/>
                </w:rPr>
                <w:t xml:space="preserve"> $               7,175 </w:t>
              </w:r>
            </w:ins>
          </w:p>
        </w:tc>
        <w:tc>
          <w:tcPr>
            <w:tcW w:w="153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Change w:id="741" w:author="Truong Bui" w:date="2022-10-12T03:18:00Z">
              <w:tcPr>
                <w:tcW w:w="153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204F5A60" w14:textId="565ED0FF" w:rsidR="00F43703" w:rsidRPr="4A2C2083" w:rsidRDefault="00F43703" w:rsidP="00F43703">
            <w:pPr>
              <w:spacing w:line="0" w:lineRule="atLeast"/>
              <w:rPr>
                <w:rFonts w:cs="Times New Roman"/>
              </w:rPr>
            </w:pPr>
            <w:r>
              <w:rPr>
                <w:rFonts w:cs="Times New Roman"/>
              </w:rPr>
              <w:t>0.59</w:t>
            </w:r>
          </w:p>
        </w:tc>
      </w:tr>
      <w:tr w:rsidR="00F43703" w:rsidRPr="00DF4DC3" w14:paraId="0195DDAC" w14:textId="1F4AD132" w:rsidTr="00F43703">
        <w:tblPrEx>
          <w:tblW w:w="0" w:type="auto"/>
          <w:tblCellMar>
            <w:top w:w="15" w:type="dxa"/>
            <w:left w:w="15" w:type="dxa"/>
            <w:bottom w:w="15" w:type="dxa"/>
            <w:right w:w="15" w:type="dxa"/>
          </w:tblCellMar>
          <w:tblPrExChange w:id="742" w:author="Truong Bui" w:date="2022-10-12T03:18:00Z">
            <w:tblPrEx>
              <w:tblW w:w="0" w:type="auto"/>
              <w:tblCellMar>
                <w:top w:w="15" w:type="dxa"/>
                <w:left w:w="15" w:type="dxa"/>
                <w:bottom w:w="15" w:type="dxa"/>
                <w:right w:w="15" w:type="dxa"/>
              </w:tblCellMar>
            </w:tblPrEx>
          </w:tblPrExChange>
        </w:tblPrEx>
        <w:trPr>
          <w:trPrChange w:id="743" w:author="Truong Bui" w:date="2022-10-12T03:18:00Z">
            <w:trPr>
              <w:gridBefore w:val="1"/>
            </w:trPr>
          </w:trPrChange>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744" w:author="Truong Bui" w:date="2022-10-12T03:18: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1A7ECB86" w14:textId="77777777" w:rsidR="00F43703" w:rsidRPr="00DF4DC3" w:rsidRDefault="00F43703" w:rsidP="00F43703">
            <w:pPr>
              <w:spacing w:line="0" w:lineRule="atLeast"/>
              <w:rPr>
                <w:rFonts w:cs="Times New Roman"/>
              </w:rPr>
            </w:pPr>
            <w:r w:rsidRPr="652361BB">
              <w:rPr>
                <w:rFonts w:cs="Times New Roman"/>
              </w:rPr>
              <w:t>19</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745" w:author="Truong Bui" w:date="2022-10-12T03:18: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0D5289DB" w14:textId="6711A12F" w:rsidR="00F43703" w:rsidRPr="00DF4DC3" w:rsidRDefault="00F43703" w:rsidP="00F43703">
            <w:pPr>
              <w:spacing w:line="0" w:lineRule="atLeast"/>
              <w:rPr>
                <w:rFonts w:cs="Times New Roman"/>
              </w:rPr>
            </w:pPr>
            <w:r w:rsidRPr="4A2C2083">
              <w:rPr>
                <w:rFonts w:cs="Times New Roman"/>
              </w:rPr>
              <w:t>Virginia</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746" w:author="Truong Bui" w:date="2022-10-12T03:18: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4F1466AE" w14:textId="7B7150BC" w:rsidR="00F43703" w:rsidRPr="00DF4DC3" w:rsidRDefault="00F43703" w:rsidP="00F43703">
            <w:pPr>
              <w:spacing w:line="0" w:lineRule="atLeast"/>
              <w:rPr>
                <w:rFonts w:cs="Times New Roman"/>
              </w:rPr>
            </w:pPr>
            <w:r w:rsidRPr="4A2C2083">
              <w:rPr>
                <w:rFonts w:cs="Times New Roman"/>
              </w:rPr>
              <w:t>$         3,709</w:t>
            </w:r>
          </w:p>
        </w:tc>
        <w:tc>
          <w:tcPr>
            <w:tcW w:w="16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Change w:id="747" w:author="Truong Bui" w:date="2022-10-12T03:18:00Z">
              <w:tcPr>
                <w:tcW w:w="153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0A175597" w14:textId="06912645" w:rsidR="00F43703" w:rsidRPr="00F43703" w:rsidRDefault="00F43703" w:rsidP="00F43703">
            <w:pPr>
              <w:spacing w:line="0" w:lineRule="atLeast"/>
              <w:rPr>
                <w:rFonts w:ascii="Cambria" w:hAnsi="Cambria" w:cs="Times New Roman"/>
              </w:rPr>
            </w:pPr>
            <w:ins w:id="748" w:author="Truong Bui" w:date="2022-10-12T03:18:00Z">
              <w:r w:rsidRPr="00F43703">
                <w:rPr>
                  <w:rFonts w:ascii="Cambria" w:hAnsi="Cambria" w:cs="Calibri"/>
                  <w:color w:val="000000"/>
                </w:rPr>
                <w:t xml:space="preserve"> $               6,278 </w:t>
              </w:r>
            </w:ins>
          </w:p>
        </w:tc>
        <w:tc>
          <w:tcPr>
            <w:tcW w:w="153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Change w:id="749" w:author="Truong Bui" w:date="2022-10-12T03:18:00Z">
              <w:tcPr>
                <w:tcW w:w="153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1448271C" w14:textId="01E0CA5B" w:rsidR="00F43703" w:rsidRPr="4A2C2083" w:rsidRDefault="00F43703" w:rsidP="00F43703">
            <w:pPr>
              <w:spacing w:line="0" w:lineRule="atLeast"/>
              <w:rPr>
                <w:rFonts w:cs="Times New Roman"/>
              </w:rPr>
            </w:pPr>
            <w:r>
              <w:rPr>
                <w:rFonts w:cs="Times New Roman"/>
              </w:rPr>
              <w:t>0.59</w:t>
            </w:r>
          </w:p>
        </w:tc>
      </w:tr>
      <w:tr w:rsidR="00F43703" w:rsidRPr="00DF4DC3" w14:paraId="6E984CA9" w14:textId="2F111CA3" w:rsidTr="00F43703">
        <w:tblPrEx>
          <w:tblW w:w="0" w:type="auto"/>
          <w:tblCellMar>
            <w:top w:w="15" w:type="dxa"/>
            <w:left w:w="15" w:type="dxa"/>
            <w:bottom w:w="15" w:type="dxa"/>
            <w:right w:w="15" w:type="dxa"/>
          </w:tblCellMar>
          <w:tblPrExChange w:id="750" w:author="Truong Bui" w:date="2022-10-12T03:18:00Z">
            <w:tblPrEx>
              <w:tblW w:w="0" w:type="auto"/>
              <w:tblCellMar>
                <w:top w:w="15" w:type="dxa"/>
                <w:left w:w="15" w:type="dxa"/>
                <w:bottom w:w="15" w:type="dxa"/>
                <w:right w:w="15" w:type="dxa"/>
              </w:tblCellMar>
            </w:tblPrEx>
          </w:tblPrExChange>
        </w:tblPrEx>
        <w:trPr>
          <w:trPrChange w:id="751" w:author="Truong Bui" w:date="2022-10-12T03:18:00Z">
            <w:trPr>
              <w:gridBefore w:val="1"/>
            </w:trPr>
          </w:trPrChange>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752" w:author="Truong Bui" w:date="2022-10-12T03:18: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6D65C0B6" w14:textId="77777777" w:rsidR="00F43703" w:rsidRPr="00DF4DC3" w:rsidRDefault="00F43703" w:rsidP="00F43703">
            <w:pPr>
              <w:spacing w:line="0" w:lineRule="atLeast"/>
              <w:rPr>
                <w:rFonts w:cs="Times New Roman"/>
              </w:rPr>
            </w:pPr>
            <w:r w:rsidRPr="652361BB">
              <w:rPr>
                <w:rFonts w:cs="Times New Roman"/>
              </w:rPr>
              <w:t>20</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753" w:author="Truong Bui" w:date="2022-10-12T03:18: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739EECEB" w14:textId="1D6B7512" w:rsidR="00F43703" w:rsidRPr="00DF4DC3" w:rsidRDefault="00F43703" w:rsidP="00F43703">
            <w:pPr>
              <w:spacing w:line="0" w:lineRule="atLeast"/>
              <w:rPr>
                <w:rFonts w:cs="Times New Roman"/>
              </w:rPr>
            </w:pPr>
            <w:r w:rsidRPr="4A2C2083">
              <w:rPr>
                <w:rFonts w:cs="Times New Roman"/>
              </w:rPr>
              <w:t>Montana</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754" w:author="Truong Bui" w:date="2022-10-12T03:18: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5B1EC97F" w14:textId="0E9AD20A" w:rsidR="00F43703" w:rsidRPr="00DF4DC3" w:rsidRDefault="00F43703" w:rsidP="00F43703">
            <w:pPr>
              <w:spacing w:line="0" w:lineRule="atLeast"/>
              <w:rPr>
                <w:rFonts w:cs="Times New Roman"/>
              </w:rPr>
            </w:pPr>
            <w:r w:rsidRPr="4A2C2083">
              <w:rPr>
                <w:rFonts w:cs="Times New Roman"/>
              </w:rPr>
              <w:t>$         1,751</w:t>
            </w:r>
          </w:p>
        </w:tc>
        <w:tc>
          <w:tcPr>
            <w:tcW w:w="16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Change w:id="755" w:author="Truong Bui" w:date="2022-10-12T03:18:00Z">
              <w:tcPr>
                <w:tcW w:w="153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490EF1CE" w14:textId="0975E68F" w:rsidR="00F43703" w:rsidRPr="00F43703" w:rsidRDefault="00F43703" w:rsidP="00F43703">
            <w:pPr>
              <w:spacing w:line="0" w:lineRule="atLeast"/>
              <w:rPr>
                <w:rFonts w:ascii="Cambria" w:hAnsi="Cambria" w:cs="Times New Roman"/>
              </w:rPr>
            </w:pPr>
            <w:ins w:id="756" w:author="Truong Bui" w:date="2022-10-12T03:18:00Z">
              <w:r w:rsidRPr="00F43703">
                <w:rPr>
                  <w:rFonts w:ascii="Cambria" w:hAnsi="Cambria" w:cs="Calibri"/>
                  <w:color w:val="000000"/>
                </w:rPr>
                <w:t xml:space="preserve"> $               2,895 </w:t>
              </w:r>
            </w:ins>
          </w:p>
        </w:tc>
        <w:tc>
          <w:tcPr>
            <w:tcW w:w="153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Change w:id="757" w:author="Truong Bui" w:date="2022-10-12T03:18:00Z">
              <w:tcPr>
                <w:tcW w:w="153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3E846D49" w14:textId="2585AA06" w:rsidR="00F43703" w:rsidRPr="4A2C2083" w:rsidRDefault="00F43703" w:rsidP="00F43703">
            <w:pPr>
              <w:spacing w:line="0" w:lineRule="atLeast"/>
              <w:rPr>
                <w:rFonts w:cs="Times New Roman"/>
              </w:rPr>
            </w:pPr>
            <w:r>
              <w:rPr>
                <w:rFonts w:cs="Times New Roman"/>
              </w:rPr>
              <w:t>0.60</w:t>
            </w:r>
          </w:p>
        </w:tc>
      </w:tr>
      <w:tr w:rsidR="00F43703" w:rsidRPr="00DF4DC3" w14:paraId="66077331" w14:textId="79615BB6" w:rsidTr="00F43703">
        <w:tblPrEx>
          <w:tblW w:w="0" w:type="auto"/>
          <w:tblCellMar>
            <w:top w:w="15" w:type="dxa"/>
            <w:left w:w="15" w:type="dxa"/>
            <w:bottom w:w="15" w:type="dxa"/>
            <w:right w:w="15" w:type="dxa"/>
          </w:tblCellMar>
          <w:tblPrExChange w:id="758" w:author="Truong Bui" w:date="2022-10-12T03:18:00Z">
            <w:tblPrEx>
              <w:tblW w:w="0" w:type="auto"/>
              <w:tblCellMar>
                <w:top w:w="15" w:type="dxa"/>
                <w:left w:w="15" w:type="dxa"/>
                <w:bottom w:w="15" w:type="dxa"/>
                <w:right w:w="15" w:type="dxa"/>
              </w:tblCellMar>
            </w:tblPrEx>
          </w:tblPrExChange>
        </w:tblPrEx>
        <w:trPr>
          <w:trPrChange w:id="759" w:author="Truong Bui" w:date="2022-10-12T03:18:00Z">
            <w:trPr>
              <w:gridBefore w:val="1"/>
            </w:trPr>
          </w:trPrChange>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760" w:author="Truong Bui" w:date="2022-10-12T03:18: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63C1E8DA" w14:textId="77777777" w:rsidR="00F43703" w:rsidRPr="00DF4DC3" w:rsidRDefault="00F43703" w:rsidP="00F43703">
            <w:pPr>
              <w:spacing w:line="0" w:lineRule="atLeast"/>
              <w:rPr>
                <w:rFonts w:cs="Times New Roman"/>
              </w:rPr>
            </w:pPr>
            <w:r w:rsidRPr="652361BB">
              <w:rPr>
                <w:rFonts w:cs="Times New Roman"/>
              </w:rPr>
              <w:t>21</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761" w:author="Truong Bui" w:date="2022-10-12T03:18: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210EDDF8" w14:textId="1B4DC46F" w:rsidR="00F43703" w:rsidRPr="00DF4DC3" w:rsidRDefault="00F43703" w:rsidP="00F43703">
            <w:pPr>
              <w:spacing w:line="0" w:lineRule="atLeast"/>
              <w:rPr>
                <w:rFonts w:cs="Times New Roman"/>
              </w:rPr>
            </w:pPr>
            <w:r w:rsidRPr="4A2C2083">
              <w:rPr>
                <w:rFonts w:cs="Times New Roman"/>
              </w:rPr>
              <w:t>Hawaii</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762" w:author="Truong Bui" w:date="2022-10-12T03:18: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5F701299" w14:textId="5B5D2051" w:rsidR="00F43703" w:rsidRPr="00DF4DC3" w:rsidRDefault="00F43703" w:rsidP="00F43703">
            <w:pPr>
              <w:spacing w:line="0" w:lineRule="atLeast"/>
              <w:rPr>
                <w:rFonts w:cs="Times New Roman"/>
              </w:rPr>
            </w:pPr>
            <w:r w:rsidRPr="4A2C2083">
              <w:rPr>
                <w:rFonts w:cs="Times New Roman"/>
              </w:rPr>
              <w:t>$         7,574</w:t>
            </w:r>
          </w:p>
        </w:tc>
        <w:tc>
          <w:tcPr>
            <w:tcW w:w="16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Change w:id="763" w:author="Truong Bui" w:date="2022-10-12T03:18:00Z">
              <w:tcPr>
                <w:tcW w:w="153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2C9EBCE6" w14:textId="0B1AA5FD" w:rsidR="00F43703" w:rsidRPr="00F43703" w:rsidRDefault="00F43703" w:rsidP="00F43703">
            <w:pPr>
              <w:spacing w:line="0" w:lineRule="atLeast"/>
              <w:rPr>
                <w:rFonts w:ascii="Cambria" w:hAnsi="Cambria" w:cs="Times New Roman"/>
              </w:rPr>
            </w:pPr>
            <w:ins w:id="764" w:author="Truong Bui" w:date="2022-10-12T03:18:00Z">
              <w:r w:rsidRPr="00F43703">
                <w:rPr>
                  <w:rFonts w:ascii="Cambria" w:hAnsi="Cambria" w:cs="Calibri"/>
                  <w:color w:val="000000"/>
                </w:rPr>
                <w:t xml:space="preserve"> $            12,313 </w:t>
              </w:r>
            </w:ins>
          </w:p>
        </w:tc>
        <w:tc>
          <w:tcPr>
            <w:tcW w:w="153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Change w:id="765" w:author="Truong Bui" w:date="2022-10-12T03:18:00Z">
              <w:tcPr>
                <w:tcW w:w="153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27085F49" w14:textId="43653ECA" w:rsidR="00F43703" w:rsidRPr="4A2C2083" w:rsidRDefault="00F43703" w:rsidP="00F43703">
            <w:pPr>
              <w:spacing w:line="0" w:lineRule="atLeast"/>
              <w:rPr>
                <w:rFonts w:cs="Times New Roman"/>
              </w:rPr>
            </w:pPr>
            <w:r>
              <w:rPr>
                <w:rFonts w:cs="Times New Roman"/>
              </w:rPr>
              <w:t>0.62</w:t>
            </w:r>
          </w:p>
        </w:tc>
      </w:tr>
      <w:tr w:rsidR="00F43703" w:rsidRPr="00DF4DC3" w14:paraId="3782A190" w14:textId="073C4B44" w:rsidTr="00F43703">
        <w:tblPrEx>
          <w:tblW w:w="0" w:type="auto"/>
          <w:tblCellMar>
            <w:top w:w="15" w:type="dxa"/>
            <w:left w:w="15" w:type="dxa"/>
            <w:bottom w:w="15" w:type="dxa"/>
            <w:right w:w="15" w:type="dxa"/>
          </w:tblCellMar>
          <w:tblPrExChange w:id="766" w:author="Truong Bui" w:date="2022-10-12T03:18:00Z">
            <w:tblPrEx>
              <w:tblW w:w="0" w:type="auto"/>
              <w:tblCellMar>
                <w:top w:w="15" w:type="dxa"/>
                <w:left w:w="15" w:type="dxa"/>
                <w:bottom w:w="15" w:type="dxa"/>
                <w:right w:w="15" w:type="dxa"/>
              </w:tblCellMar>
            </w:tblPrEx>
          </w:tblPrExChange>
        </w:tblPrEx>
        <w:trPr>
          <w:trPrChange w:id="767" w:author="Truong Bui" w:date="2022-10-12T03:18:00Z">
            <w:trPr>
              <w:gridBefore w:val="1"/>
            </w:trPr>
          </w:trPrChange>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768" w:author="Truong Bui" w:date="2022-10-12T03:18: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46DB0108" w14:textId="77777777" w:rsidR="00F43703" w:rsidRPr="00DF4DC3" w:rsidRDefault="00F43703" w:rsidP="00F43703">
            <w:pPr>
              <w:spacing w:line="0" w:lineRule="atLeast"/>
              <w:rPr>
                <w:rFonts w:cs="Times New Roman"/>
              </w:rPr>
            </w:pPr>
            <w:r w:rsidRPr="652361BB">
              <w:rPr>
                <w:rFonts w:cs="Times New Roman"/>
              </w:rPr>
              <w:t>22</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769" w:author="Truong Bui" w:date="2022-10-12T03:18: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5AC36EC4" w14:textId="67DAF028" w:rsidR="00F43703" w:rsidRPr="00DF4DC3" w:rsidRDefault="00F43703" w:rsidP="00F43703">
            <w:pPr>
              <w:spacing w:line="0" w:lineRule="atLeast"/>
              <w:rPr>
                <w:rFonts w:cs="Times New Roman"/>
              </w:rPr>
            </w:pPr>
            <w:r w:rsidRPr="4A2C2083">
              <w:rPr>
                <w:rFonts w:cs="Times New Roman"/>
              </w:rPr>
              <w:t>Idaho</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770" w:author="Truong Bui" w:date="2022-10-12T03:18: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400181EB" w14:textId="087360C8" w:rsidR="00F43703" w:rsidRPr="00DF4DC3" w:rsidRDefault="00F43703" w:rsidP="00F43703">
            <w:pPr>
              <w:spacing w:line="0" w:lineRule="atLeast"/>
              <w:rPr>
                <w:rFonts w:cs="Times New Roman"/>
              </w:rPr>
            </w:pPr>
            <w:r w:rsidRPr="4A2C2083">
              <w:rPr>
                <w:rFonts w:cs="Times New Roman"/>
              </w:rPr>
              <w:t>$         2,644</w:t>
            </w:r>
          </w:p>
        </w:tc>
        <w:tc>
          <w:tcPr>
            <w:tcW w:w="16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Change w:id="771" w:author="Truong Bui" w:date="2022-10-12T03:18:00Z">
              <w:tcPr>
                <w:tcW w:w="153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7BFCDD2D" w14:textId="185E8A91" w:rsidR="00F43703" w:rsidRPr="00F43703" w:rsidRDefault="00F43703" w:rsidP="00F43703">
            <w:pPr>
              <w:spacing w:line="0" w:lineRule="atLeast"/>
              <w:rPr>
                <w:rFonts w:ascii="Cambria" w:hAnsi="Cambria" w:cs="Times New Roman"/>
              </w:rPr>
            </w:pPr>
            <w:ins w:id="772" w:author="Truong Bui" w:date="2022-10-12T03:18:00Z">
              <w:r w:rsidRPr="00F43703">
                <w:rPr>
                  <w:rFonts w:ascii="Cambria" w:hAnsi="Cambria" w:cs="Calibri"/>
                  <w:color w:val="000000"/>
                </w:rPr>
                <w:t xml:space="preserve"> $               4,195 </w:t>
              </w:r>
            </w:ins>
          </w:p>
        </w:tc>
        <w:tc>
          <w:tcPr>
            <w:tcW w:w="153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Change w:id="773" w:author="Truong Bui" w:date="2022-10-12T03:18:00Z">
              <w:tcPr>
                <w:tcW w:w="153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2F2017B7" w14:textId="7788FE77" w:rsidR="00F43703" w:rsidRPr="4A2C2083" w:rsidRDefault="00F43703" w:rsidP="00F43703">
            <w:pPr>
              <w:spacing w:line="0" w:lineRule="atLeast"/>
              <w:rPr>
                <w:rFonts w:cs="Times New Roman"/>
              </w:rPr>
            </w:pPr>
            <w:r>
              <w:rPr>
                <w:rFonts w:cs="Times New Roman"/>
              </w:rPr>
              <w:t>0.63</w:t>
            </w:r>
          </w:p>
        </w:tc>
      </w:tr>
      <w:tr w:rsidR="00F43703" w:rsidRPr="00DF4DC3" w14:paraId="53BB43F6" w14:textId="7D3AA12B" w:rsidTr="00F43703">
        <w:tblPrEx>
          <w:tblW w:w="0" w:type="auto"/>
          <w:tblCellMar>
            <w:top w:w="15" w:type="dxa"/>
            <w:left w:w="15" w:type="dxa"/>
            <w:bottom w:w="15" w:type="dxa"/>
            <w:right w:w="15" w:type="dxa"/>
          </w:tblCellMar>
          <w:tblPrExChange w:id="774" w:author="Truong Bui" w:date="2022-10-12T03:18:00Z">
            <w:tblPrEx>
              <w:tblW w:w="0" w:type="auto"/>
              <w:tblCellMar>
                <w:top w:w="15" w:type="dxa"/>
                <w:left w:w="15" w:type="dxa"/>
                <w:bottom w:w="15" w:type="dxa"/>
                <w:right w:w="15" w:type="dxa"/>
              </w:tblCellMar>
            </w:tblPrEx>
          </w:tblPrExChange>
        </w:tblPrEx>
        <w:trPr>
          <w:trPrChange w:id="775" w:author="Truong Bui" w:date="2022-10-12T03:18:00Z">
            <w:trPr>
              <w:gridBefore w:val="1"/>
            </w:trPr>
          </w:trPrChange>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776" w:author="Truong Bui" w:date="2022-10-12T03:18: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297CD640" w14:textId="77777777" w:rsidR="00F43703" w:rsidRPr="00DF4DC3" w:rsidRDefault="00F43703" w:rsidP="00F43703">
            <w:pPr>
              <w:spacing w:line="0" w:lineRule="atLeast"/>
              <w:rPr>
                <w:rFonts w:cs="Times New Roman"/>
              </w:rPr>
            </w:pPr>
            <w:r w:rsidRPr="652361BB">
              <w:rPr>
                <w:rFonts w:cs="Times New Roman"/>
              </w:rPr>
              <w:t>23</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777" w:author="Truong Bui" w:date="2022-10-12T03:18: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35340CEC" w14:textId="4839DC0E" w:rsidR="00F43703" w:rsidRPr="00DF4DC3" w:rsidRDefault="00F43703" w:rsidP="00F43703">
            <w:pPr>
              <w:spacing w:line="0" w:lineRule="atLeast"/>
              <w:rPr>
                <w:rFonts w:cs="Times New Roman"/>
              </w:rPr>
            </w:pPr>
            <w:r w:rsidRPr="4A2C2083">
              <w:rPr>
                <w:rFonts w:cs="Times New Roman"/>
              </w:rPr>
              <w:t>Maryland</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778" w:author="Truong Bui" w:date="2022-10-12T03:18: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29024297" w14:textId="1B36378A" w:rsidR="00F43703" w:rsidRPr="00DF4DC3" w:rsidRDefault="00F43703" w:rsidP="00F43703">
            <w:pPr>
              <w:spacing w:line="0" w:lineRule="atLeast"/>
              <w:rPr>
                <w:rFonts w:cs="Times New Roman"/>
              </w:rPr>
            </w:pPr>
            <w:r w:rsidRPr="4A2C2083">
              <w:rPr>
                <w:rFonts w:cs="Times New Roman"/>
              </w:rPr>
              <w:t>$         7,959</w:t>
            </w:r>
          </w:p>
        </w:tc>
        <w:tc>
          <w:tcPr>
            <w:tcW w:w="16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Change w:id="779" w:author="Truong Bui" w:date="2022-10-12T03:18:00Z">
              <w:tcPr>
                <w:tcW w:w="153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47D624C4" w14:textId="7DF6A43B" w:rsidR="00F43703" w:rsidRPr="00F43703" w:rsidRDefault="00F43703" w:rsidP="00F43703">
            <w:pPr>
              <w:spacing w:line="0" w:lineRule="atLeast"/>
              <w:rPr>
                <w:rFonts w:ascii="Cambria" w:hAnsi="Cambria" w:cs="Times New Roman"/>
              </w:rPr>
            </w:pPr>
            <w:ins w:id="780" w:author="Truong Bui" w:date="2022-10-12T03:18:00Z">
              <w:r w:rsidRPr="00F43703">
                <w:rPr>
                  <w:rFonts w:ascii="Cambria" w:hAnsi="Cambria" w:cs="Calibri"/>
                  <w:color w:val="000000"/>
                </w:rPr>
                <w:t xml:space="preserve"> $            12,054 </w:t>
              </w:r>
            </w:ins>
          </w:p>
        </w:tc>
        <w:tc>
          <w:tcPr>
            <w:tcW w:w="153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Change w:id="781" w:author="Truong Bui" w:date="2022-10-12T03:18:00Z">
              <w:tcPr>
                <w:tcW w:w="153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4D45D8B8" w14:textId="08E0C2C9" w:rsidR="00F43703" w:rsidRPr="4A2C2083" w:rsidRDefault="00F43703" w:rsidP="00F43703">
            <w:pPr>
              <w:spacing w:line="0" w:lineRule="atLeast"/>
              <w:rPr>
                <w:rFonts w:cs="Times New Roman"/>
              </w:rPr>
            </w:pPr>
            <w:r>
              <w:rPr>
                <w:rFonts w:cs="Times New Roman"/>
              </w:rPr>
              <w:t>0.66</w:t>
            </w:r>
          </w:p>
        </w:tc>
      </w:tr>
      <w:tr w:rsidR="00F43703" w:rsidRPr="00DF4DC3" w14:paraId="19B3F4F0" w14:textId="0B97EC7B" w:rsidTr="00F43703">
        <w:tblPrEx>
          <w:tblW w:w="0" w:type="auto"/>
          <w:tblCellMar>
            <w:top w:w="15" w:type="dxa"/>
            <w:left w:w="15" w:type="dxa"/>
            <w:bottom w:w="15" w:type="dxa"/>
            <w:right w:w="15" w:type="dxa"/>
          </w:tblCellMar>
          <w:tblPrExChange w:id="782" w:author="Truong Bui" w:date="2022-10-12T03:18:00Z">
            <w:tblPrEx>
              <w:tblW w:w="0" w:type="auto"/>
              <w:tblCellMar>
                <w:top w:w="15" w:type="dxa"/>
                <w:left w:w="15" w:type="dxa"/>
                <w:bottom w:w="15" w:type="dxa"/>
                <w:right w:w="15" w:type="dxa"/>
              </w:tblCellMar>
            </w:tblPrEx>
          </w:tblPrExChange>
        </w:tblPrEx>
        <w:trPr>
          <w:trPrChange w:id="783" w:author="Truong Bui" w:date="2022-10-12T03:18:00Z">
            <w:trPr>
              <w:gridBefore w:val="1"/>
            </w:trPr>
          </w:trPrChange>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784" w:author="Truong Bui" w:date="2022-10-12T03:18: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522B0B0F" w14:textId="77777777" w:rsidR="00F43703" w:rsidRPr="00DF4DC3" w:rsidRDefault="00F43703" w:rsidP="00F43703">
            <w:pPr>
              <w:spacing w:line="0" w:lineRule="atLeast"/>
              <w:rPr>
                <w:rFonts w:cs="Times New Roman"/>
              </w:rPr>
            </w:pPr>
            <w:r w:rsidRPr="652361BB">
              <w:rPr>
                <w:rFonts w:cs="Times New Roman"/>
              </w:rPr>
              <w:t>24</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785" w:author="Truong Bui" w:date="2022-10-12T03:18: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58541E5B" w14:textId="622F8E11" w:rsidR="00F43703" w:rsidRPr="00DF4DC3" w:rsidRDefault="00F43703" w:rsidP="00F43703">
            <w:pPr>
              <w:spacing w:line="0" w:lineRule="atLeast"/>
              <w:rPr>
                <w:rFonts w:cs="Times New Roman"/>
              </w:rPr>
            </w:pPr>
            <w:r w:rsidRPr="4A2C2083">
              <w:rPr>
                <w:rFonts w:cs="Times New Roman"/>
              </w:rPr>
              <w:t>Wyoming</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786" w:author="Truong Bui" w:date="2022-10-12T03:18: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4AEEE578" w14:textId="6A61B78C" w:rsidR="00F43703" w:rsidRPr="00DF4DC3" w:rsidRDefault="00F43703" w:rsidP="00F43703">
            <w:pPr>
              <w:spacing w:line="0" w:lineRule="atLeast"/>
              <w:rPr>
                <w:rFonts w:cs="Times New Roman"/>
              </w:rPr>
            </w:pPr>
            <w:r w:rsidRPr="4A2C2083">
              <w:rPr>
                <w:rFonts w:cs="Times New Roman"/>
              </w:rPr>
              <w:t>$       2,669</w:t>
            </w:r>
          </w:p>
        </w:tc>
        <w:tc>
          <w:tcPr>
            <w:tcW w:w="16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Change w:id="787" w:author="Truong Bui" w:date="2022-10-12T03:18:00Z">
              <w:tcPr>
                <w:tcW w:w="153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1BD8F66B" w14:textId="7A07572D" w:rsidR="00F43703" w:rsidRPr="00F43703" w:rsidRDefault="00F43703" w:rsidP="00F43703">
            <w:pPr>
              <w:spacing w:line="0" w:lineRule="atLeast"/>
              <w:rPr>
                <w:rFonts w:ascii="Cambria" w:hAnsi="Cambria" w:cs="Times New Roman"/>
              </w:rPr>
            </w:pPr>
            <w:ins w:id="788" w:author="Truong Bui" w:date="2022-10-12T03:18:00Z">
              <w:r w:rsidRPr="00F43703">
                <w:rPr>
                  <w:rFonts w:ascii="Cambria" w:hAnsi="Cambria" w:cs="Calibri"/>
                  <w:color w:val="000000"/>
                </w:rPr>
                <w:t xml:space="preserve"> $               3,716 </w:t>
              </w:r>
            </w:ins>
          </w:p>
        </w:tc>
        <w:tc>
          <w:tcPr>
            <w:tcW w:w="153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Change w:id="789" w:author="Truong Bui" w:date="2022-10-12T03:18:00Z">
              <w:tcPr>
                <w:tcW w:w="153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5E57D1CB" w14:textId="57229D20" w:rsidR="00F43703" w:rsidRPr="4A2C2083" w:rsidRDefault="00F43703" w:rsidP="00F43703">
            <w:pPr>
              <w:spacing w:line="0" w:lineRule="atLeast"/>
              <w:rPr>
                <w:rFonts w:cs="Times New Roman"/>
              </w:rPr>
            </w:pPr>
            <w:r>
              <w:rPr>
                <w:rFonts w:cs="Times New Roman"/>
              </w:rPr>
              <w:t>0.76</w:t>
            </w:r>
          </w:p>
        </w:tc>
      </w:tr>
      <w:tr w:rsidR="00F43703" w:rsidRPr="00DF4DC3" w14:paraId="476021D0" w14:textId="6A1851E7" w:rsidTr="00F43703">
        <w:tblPrEx>
          <w:tblW w:w="0" w:type="auto"/>
          <w:tblCellMar>
            <w:top w:w="15" w:type="dxa"/>
            <w:left w:w="15" w:type="dxa"/>
            <w:bottom w:w="15" w:type="dxa"/>
            <w:right w:w="15" w:type="dxa"/>
          </w:tblCellMar>
          <w:tblPrExChange w:id="790" w:author="Truong Bui" w:date="2022-10-12T03:18:00Z">
            <w:tblPrEx>
              <w:tblW w:w="0" w:type="auto"/>
              <w:tblCellMar>
                <w:top w:w="15" w:type="dxa"/>
                <w:left w:w="15" w:type="dxa"/>
                <w:bottom w:w="15" w:type="dxa"/>
                <w:right w:w="15" w:type="dxa"/>
              </w:tblCellMar>
            </w:tblPrEx>
          </w:tblPrExChange>
        </w:tblPrEx>
        <w:trPr>
          <w:trPrChange w:id="791" w:author="Truong Bui" w:date="2022-10-12T03:18:00Z">
            <w:trPr>
              <w:gridBefore w:val="1"/>
            </w:trPr>
          </w:trPrChange>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792" w:author="Truong Bui" w:date="2022-10-12T03:18: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27C853FC" w14:textId="77777777" w:rsidR="00F43703" w:rsidRPr="00DF4DC3" w:rsidRDefault="00F43703" w:rsidP="00F43703">
            <w:pPr>
              <w:spacing w:line="0" w:lineRule="atLeast"/>
              <w:rPr>
                <w:rFonts w:cs="Times New Roman"/>
              </w:rPr>
            </w:pPr>
            <w:r w:rsidRPr="652361BB">
              <w:rPr>
                <w:rFonts w:cs="Times New Roman"/>
              </w:rPr>
              <w:t>25</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793" w:author="Truong Bui" w:date="2022-10-12T03:18: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4B4AB83F" w14:textId="49B5FCA3" w:rsidR="00F43703" w:rsidRPr="00DF4DC3" w:rsidRDefault="00F43703" w:rsidP="00F43703">
            <w:pPr>
              <w:spacing w:line="0" w:lineRule="atLeast"/>
              <w:rPr>
                <w:rFonts w:cs="Times New Roman"/>
              </w:rPr>
            </w:pPr>
            <w:r w:rsidRPr="4A2C2083">
              <w:rPr>
                <w:rFonts w:cs="Times New Roman"/>
              </w:rPr>
              <w:t>Kansas</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794" w:author="Truong Bui" w:date="2022-10-12T03:18: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235EA8B0" w14:textId="729F470A" w:rsidR="00F43703" w:rsidRPr="00DF4DC3" w:rsidRDefault="00F43703" w:rsidP="00F43703">
            <w:pPr>
              <w:spacing w:line="0" w:lineRule="atLeast"/>
              <w:rPr>
                <w:rFonts w:cs="Times New Roman"/>
              </w:rPr>
            </w:pPr>
            <w:r w:rsidRPr="4A2C2083">
              <w:rPr>
                <w:rFonts w:cs="Times New Roman"/>
              </w:rPr>
              <w:t>$         3,361</w:t>
            </w:r>
          </w:p>
        </w:tc>
        <w:tc>
          <w:tcPr>
            <w:tcW w:w="16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Change w:id="795" w:author="Truong Bui" w:date="2022-10-12T03:18:00Z">
              <w:tcPr>
                <w:tcW w:w="153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4E77CDD9" w14:textId="06A86159" w:rsidR="00F43703" w:rsidRPr="00F43703" w:rsidRDefault="00F43703" w:rsidP="00F43703">
            <w:pPr>
              <w:spacing w:line="0" w:lineRule="atLeast"/>
              <w:rPr>
                <w:rFonts w:ascii="Cambria" w:hAnsi="Cambria" w:cs="Times New Roman"/>
              </w:rPr>
            </w:pPr>
            <w:ins w:id="796" w:author="Truong Bui" w:date="2022-10-12T03:18:00Z">
              <w:r w:rsidRPr="00F43703">
                <w:rPr>
                  <w:rFonts w:ascii="Cambria" w:hAnsi="Cambria" w:cs="Calibri"/>
                  <w:color w:val="000000"/>
                </w:rPr>
                <w:t xml:space="preserve"> $               4,394 </w:t>
              </w:r>
            </w:ins>
          </w:p>
        </w:tc>
        <w:tc>
          <w:tcPr>
            <w:tcW w:w="153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Change w:id="797" w:author="Truong Bui" w:date="2022-10-12T03:18:00Z">
              <w:tcPr>
                <w:tcW w:w="153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420B001B" w14:textId="71FFB6A2" w:rsidR="00F43703" w:rsidRPr="4A2C2083" w:rsidRDefault="00F43703" w:rsidP="00F43703">
            <w:pPr>
              <w:spacing w:line="0" w:lineRule="atLeast"/>
              <w:rPr>
                <w:rFonts w:cs="Times New Roman"/>
              </w:rPr>
            </w:pPr>
            <w:r>
              <w:rPr>
                <w:rFonts w:cs="Times New Roman"/>
              </w:rPr>
              <w:t>0.76</w:t>
            </w:r>
          </w:p>
        </w:tc>
      </w:tr>
      <w:tr w:rsidR="00F43703" w:rsidRPr="00DF4DC3" w14:paraId="138F069E" w14:textId="3B0FE8F2" w:rsidTr="00F43703">
        <w:tblPrEx>
          <w:tblW w:w="0" w:type="auto"/>
          <w:tblCellMar>
            <w:top w:w="15" w:type="dxa"/>
            <w:left w:w="15" w:type="dxa"/>
            <w:bottom w:w="15" w:type="dxa"/>
            <w:right w:w="15" w:type="dxa"/>
          </w:tblCellMar>
          <w:tblPrExChange w:id="798" w:author="Truong Bui" w:date="2022-10-12T03:18:00Z">
            <w:tblPrEx>
              <w:tblW w:w="0" w:type="auto"/>
              <w:tblCellMar>
                <w:top w:w="15" w:type="dxa"/>
                <w:left w:w="15" w:type="dxa"/>
                <w:bottom w:w="15" w:type="dxa"/>
                <w:right w:w="15" w:type="dxa"/>
              </w:tblCellMar>
            </w:tblPrEx>
          </w:tblPrExChange>
        </w:tblPrEx>
        <w:trPr>
          <w:trPrChange w:id="799" w:author="Truong Bui" w:date="2022-10-12T03:18:00Z">
            <w:trPr>
              <w:gridBefore w:val="1"/>
            </w:trPr>
          </w:trPrChange>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800" w:author="Truong Bui" w:date="2022-10-12T03:18: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4DFE0CE4" w14:textId="77777777" w:rsidR="00F43703" w:rsidRPr="00DF4DC3" w:rsidRDefault="00F43703" w:rsidP="00F43703">
            <w:pPr>
              <w:spacing w:line="0" w:lineRule="atLeast"/>
              <w:rPr>
                <w:rFonts w:cs="Times New Roman"/>
              </w:rPr>
            </w:pPr>
            <w:r w:rsidRPr="652361BB">
              <w:rPr>
                <w:rFonts w:cs="Times New Roman"/>
              </w:rPr>
              <w:t>26</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801" w:author="Truong Bui" w:date="2022-10-12T03:18: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26417473" w14:textId="3DBE01C6" w:rsidR="00F43703" w:rsidRPr="00DF4DC3" w:rsidRDefault="00F43703" w:rsidP="00F43703">
            <w:pPr>
              <w:spacing w:line="0" w:lineRule="atLeast"/>
              <w:rPr>
                <w:rFonts w:cs="Times New Roman"/>
              </w:rPr>
            </w:pPr>
            <w:r w:rsidRPr="1A52F602">
              <w:rPr>
                <w:rFonts w:cs="Times New Roman"/>
              </w:rPr>
              <w:t>Tennessee</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802" w:author="Truong Bui" w:date="2022-10-12T03:18: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409D6C78" w14:textId="289446BB" w:rsidR="00F43703" w:rsidRPr="00DF4DC3" w:rsidRDefault="00F43703" w:rsidP="00F43703">
            <w:pPr>
              <w:spacing w:line="0" w:lineRule="atLeast"/>
              <w:rPr>
                <w:rFonts w:cs="Times New Roman"/>
              </w:rPr>
            </w:pPr>
            <w:r w:rsidRPr="1A52F602">
              <w:rPr>
                <w:rFonts w:cs="Times New Roman"/>
              </w:rPr>
              <w:t>$         6,234</w:t>
            </w:r>
          </w:p>
        </w:tc>
        <w:tc>
          <w:tcPr>
            <w:tcW w:w="16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Change w:id="803" w:author="Truong Bui" w:date="2022-10-12T03:18:00Z">
              <w:tcPr>
                <w:tcW w:w="153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375DBA66" w14:textId="04AB3A86" w:rsidR="00F43703" w:rsidRPr="00F43703" w:rsidRDefault="00F43703" w:rsidP="00F43703">
            <w:pPr>
              <w:spacing w:line="0" w:lineRule="atLeast"/>
              <w:rPr>
                <w:rFonts w:ascii="Cambria" w:hAnsi="Cambria" w:cs="Times New Roman"/>
              </w:rPr>
            </w:pPr>
            <w:ins w:id="804" w:author="Truong Bui" w:date="2022-10-12T03:18:00Z">
              <w:r w:rsidRPr="00F43703">
                <w:rPr>
                  <w:rFonts w:ascii="Cambria" w:hAnsi="Cambria" w:cs="Calibri"/>
                  <w:color w:val="000000"/>
                </w:rPr>
                <w:t xml:space="preserve"> $               7,986 </w:t>
              </w:r>
            </w:ins>
          </w:p>
        </w:tc>
        <w:tc>
          <w:tcPr>
            <w:tcW w:w="153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Change w:id="805" w:author="Truong Bui" w:date="2022-10-12T03:18:00Z">
              <w:tcPr>
                <w:tcW w:w="153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6C685D49" w14:textId="7850FCE4" w:rsidR="00F43703" w:rsidRPr="1A52F602" w:rsidRDefault="00F43703" w:rsidP="00F43703">
            <w:pPr>
              <w:spacing w:line="0" w:lineRule="atLeast"/>
              <w:rPr>
                <w:rFonts w:cs="Times New Roman"/>
              </w:rPr>
            </w:pPr>
            <w:r>
              <w:rPr>
                <w:rFonts w:cs="Times New Roman"/>
              </w:rPr>
              <w:t>0.78</w:t>
            </w:r>
          </w:p>
        </w:tc>
      </w:tr>
      <w:tr w:rsidR="00F43703" w:rsidRPr="00DF4DC3" w14:paraId="181884D2" w14:textId="7ACF9D65" w:rsidTr="00F43703">
        <w:tblPrEx>
          <w:tblW w:w="0" w:type="auto"/>
          <w:tblCellMar>
            <w:top w:w="15" w:type="dxa"/>
            <w:left w:w="15" w:type="dxa"/>
            <w:bottom w:w="15" w:type="dxa"/>
            <w:right w:w="15" w:type="dxa"/>
          </w:tblCellMar>
          <w:tblPrExChange w:id="806" w:author="Truong Bui" w:date="2022-10-12T03:18:00Z">
            <w:tblPrEx>
              <w:tblW w:w="0" w:type="auto"/>
              <w:tblCellMar>
                <w:top w:w="15" w:type="dxa"/>
                <w:left w:w="15" w:type="dxa"/>
                <w:bottom w:w="15" w:type="dxa"/>
                <w:right w:w="15" w:type="dxa"/>
              </w:tblCellMar>
            </w:tblPrEx>
          </w:tblPrExChange>
        </w:tblPrEx>
        <w:trPr>
          <w:trPrChange w:id="807" w:author="Truong Bui" w:date="2022-10-12T03:18:00Z">
            <w:trPr>
              <w:gridBefore w:val="1"/>
            </w:trPr>
          </w:trPrChange>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808" w:author="Truong Bui" w:date="2022-10-12T03:18: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70FD91DE" w14:textId="77777777" w:rsidR="00F43703" w:rsidRPr="00DF4DC3" w:rsidRDefault="00F43703" w:rsidP="00F43703">
            <w:pPr>
              <w:spacing w:line="0" w:lineRule="atLeast"/>
              <w:rPr>
                <w:rFonts w:cs="Times New Roman"/>
              </w:rPr>
            </w:pPr>
            <w:r w:rsidRPr="652361BB">
              <w:rPr>
                <w:rFonts w:cs="Times New Roman"/>
              </w:rPr>
              <w:t>27</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809" w:author="Truong Bui" w:date="2022-10-12T03:18: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4AD1F3E0" w14:textId="05C96B80" w:rsidR="00F43703" w:rsidRPr="00DF4DC3" w:rsidRDefault="00F43703" w:rsidP="00F43703">
            <w:pPr>
              <w:spacing w:line="0" w:lineRule="atLeast"/>
              <w:rPr>
                <w:rFonts w:cs="Times New Roman"/>
              </w:rPr>
            </w:pPr>
            <w:r w:rsidRPr="4A2C2083">
              <w:rPr>
                <w:rFonts w:cs="Times New Roman"/>
              </w:rPr>
              <w:t>Alaska</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810" w:author="Truong Bui" w:date="2022-10-12T03:18: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15808E44" w14:textId="0C54E1F1" w:rsidR="00F43703" w:rsidRPr="00DF4DC3" w:rsidRDefault="00F43703" w:rsidP="00F43703">
            <w:pPr>
              <w:spacing w:line="0" w:lineRule="atLeast"/>
              <w:rPr>
                <w:rFonts w:cs="Times New Roman"/>
              </w:rPr>
            </w:pPr>
            <w:r w:rsidRPr="4A2C2083">
              <w:rPr>
                <w:rFonts w:cs="Times New Roman"/>
              </w:rPr>
              <w:t>$         3,881</w:t>
            </w:r>
          </w:p>
        </w:tc>
        <w:tc>
          <w:tcPr>
            <w:tcW w:w="16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Change w:id="811" w:author="Truong Bui" w:date="2022-10-12T03:18:00Z">
              <w:tcPr>
                <w:tcW w:w="153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1262469C" w14:textId="37F0DA15" w:rsidR="00F43703" w:rsidRPr="00F43703" w:rsidRDefault="00F43703" w:rsidP="00F43703">
            <w:pPr>
              <w:spacing w:line="0" w:lineRule="atLeast"/>
              <w:rPr>
                <w:rFonts w:ascii="Cambria" w:hAnsi="Cambria" w:cs="Times New Roman"/>
              </w:rPr>
            </w:pPr>
            <w:ins w:id="812" w:author="Truong Bui" w:date="2022-10-12T03:18:00Z">
              <w:r w:rsidRPr="00F43703">
                <w:rPr>
                  <w:rFonts w:ascii="Cambria" w:hAnsi="Cambria" w:cs="Calibri"/>
                  <w:color w:val="000000"/>
                </w:rPr>
                <w:t xml:space="preserve"> $               4,942 </w:t>
              </w:r>
            </w:ins>
          </w:p>
        </w:tc>
        <w:tc>
          <w:tcPr>
            <w:tcW w:w="153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Change w:id="813" w:author="Truong Bui" w:date="2022-10-12T03:18:00Z">
              <w:tcPr>
                <w:tcW w:w="153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09D630D8" w14:textId="624D0257" w:rsidR="00F43703" w:rsidRPr="4A2C2083" w:rsidRDefault="00F43703" w:rsidP="00F43703">
            <w:pPr>
              <w:spacing w:line="0" w:lineRule="atLeast"/>
              <w:rPr>
                <w:rFonts w:cs="Times New Roman"/>
              </w:rPr>
            </w:pPr>
            <w:r>
              <w:rPr>
                <w:rFonts w:cs="Times New Roman"/>
              </w:rPr>
              <w:t>0.79</w:t>
            </w:r>
          </w:p>
        </w:tc>
      </w:tr>
      <w:tr w:rsidR="00F43703" w:rsidRPr="00DF4DC3" w14:paraId="42EA05E9" w14:textId="791C7966" w:rsidTr="00F43703">
        <w:tblPrEx>
          <w:tblW w:w="0" w:type="auto"/>
          <w:tblCellMar>
            <w:top w:w="15" w:type="dxa"/>
            <w:left w:w="15" w:type="dxa"/>
            <w:bottom w:w="15" w:type="dxa"/>
            <w:right w:w="15" w:type="dxa"/>
          </w:tblCellMar>
          <w:tblPrExChange w:id="814" w:author="Truong Bui" w:date="2022-10-12T03:18:00Z">
            <w:tblPrEx>
              <w:tblW w:w="0" w:type="auto"/>
              <w:tblCellMar>
                <w:top w:w="15" w:type="dxa"/>
                <w:left w:w="15" w:type="dxa"/>
                <w:bottom w:w="15" w:type="dxa"/>
                <w:right w:w="15" w:type="dxa"/>
              </w:tblCellMar>
            </w:tblPrEx>
          </w:tblPrExChange>
        </w:tblPrEx>
        <w:trPr>
          <w:trPrChange w:id="815" w:author="Truong Bui" w:date="2022-10-12T03:18:00Z">
            <w:trPr>
              <w:gridBefore w:val="1"/>
            </w:trPr>
          </w:trPrChange>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816" w:author="Truong Bui" w:date="2022-10-12T03:18: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7FAC30FF" w14:textId="77777777" w:rsidR="00F43703" w:rsidRPr="00DF4DC3" w:rsidRDefault="00F43703" w:rsidP="00F43703">
            <w:pPr>
              <w:spacing w:line="0" w:lineRule="atLeast"/>
              <w:rPr>
                <w:rFonts w:cs="Times New Roman"/>
              </w:rPr>
            </w:pPr>
            <w:r w:rsidRPr="652361BB">
              <w:rPr>
                <w:rFonts w:cs="Times New Roman"/>
              </w:rPr>
              <w:t>28</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817" w:author="Truong Bui" w:date="2022-10-12T03:18: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0BE09622" w14:textId="360B1F13" w:rsidR="00F43703" w:rsidRPr="00DF4DC3" w:rsidRDefault="00F43703" w:rsidP="00F43703">
            <w:pPr>
              <w:spacing w:line="0" w:lineRule="atLeast"/>
              <w:rPr>
                <w:rFonts w:cs="Times New Roman"/>
              </w:rPr>
            </w:pPr>
            <w:r w:rsidRPr="4A2C2083">
              <w:rPr>
                <w:rFonts w:cs="Times New Roman"/>
              </w:rPr>
              <w:t>Florida</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818" w:author="Truong Bui" w:date="2022-10-12T03:18: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4BA39895" w14:textId="0D989DA8" w:rsidR="00F43703" w:rsidRPr="00DF4DC3" w:rsidRDefault="00F43703" w:rsidP="00F43703">
            <w:pPr>
              <w:spacing w:line="0" w:lineRule="atLeast"/>
              <w:rPr>
                <w:rFonts w:cs="Times New Roman"/>
              </w:rPr>
            </w:pPr>
            <w:r w:rsidRPr="4A2C2083">
              <w:rPr>
                <w:rFonts w:cs="Times New Roman"/>
              </w:rPr>
              <w:t>$         10,006</w:t>
            </w:r>
          </w:p>
        </w:tc>
        <w:tc>
          <w:tcPr>
            <w:tcW w:w="16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Change w:id="819" w:author="Truong Bui" w:date="2022-10-12T03:18:00Z">
              <w:tcPr>
                <w:tcW w:w="153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07AF4C7B" w14:textId="2DEB2255" w:rsidR="00F43703" w:rsidRPr="00F43703" w:rsidRDefault="00F43703" w:rsidP="00F43703">
            <w:pPr>
              <w:spacing w:line="0" w:lineRule="atLeast"/>
              <w:rPr>
                <w:rFonts w:ascii="Cambria" w:hAnsi="Cambria" w:cs="Times New Roman"/>
              </w:rPr>
            </w:pPr>
            <w:ins w:id="820" w:author="Truong Bui" w:date="2022-10-12T03:18:00Z">
              <w:r w:rsidRPr="00F43703">
                <w:rPr>
                  <w:rFonts w:ascii="Cambria" w:hAnsi="Cambria" w:cs="Calibri"/>
                  <w:color w:val="000000"/>
                </w:rPr>
                <w:t xml:space="preserve"> $            12,686 </w:t>
              </w:r>
            </w:ins>
          </w:p>
        </w:tc>
        <w:tc>
          <w:tcPr>
            <w:tcW w:w="153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Change w:id="821" w:author="Truong Bui" w:date="2022-10-12T03:18:00Z">
              <w:tcPr>
                <w:tcW w:w="153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546A4154" w14:textId="44FD1BAD" w:rsidR="00F43703" w:rsidRPr="4A2C2083" w:rsidRDefault="00F43703" w:rsidP="00F43703">
            <w:pPr>
              <w:spacing w:line="0" w:lineRule="atLeast"/>
              <w:rPr>
                <w:rFonts w:cs="Times New Roman"/>
              </w:rPr>
            </w:pPr>
            <w:r>
              <w:rPr>
                <w:rFonts w:cs="Times New Roman"/>
              </w:rPr>
              <w:t>0.79</w:t>
            </w:r>
          </w:p>
        </w:tc>
      </w:tr>
      <w:tr w:rsidR="00F43703" w:rsidRPr="00DF4DC3" w14:paraId="5588B8AD" w14:textId="0B591659" w:rsidTr="00F43703">
        <w:tblPrEx>
          <w:tblW w:w="0" w:type="auto"/>
          <w:tblCellMar>
            <w:top w:w="15" w:type="dxa"/>
            <w:left w:w="15" w:type="dxa"/>
            <w:bottom w:w="15" w:type="dxa"/>
            <w:right w:w="15" w:type="dxa"/>
          </w:tblCellMar>
          <w:tblPrExChange w:id="822" w:author="Truong Bui" w:date="2022-10-12T03:18:00Z">
            <w:tblPrEx>
              <w:tblW w:w="0" w:type="auto"/>
              <w:tblCellMar>
                <w:top w:w="15" w:type="dxa"/>
                <w:left w:w="15" w:type="dxa"/>
                <w:bottom w:w="15" w:type="dxa"/>
                <w:right w:w="15" w:type="dxa"/>
              </w:tblCellMar>
            </w:tblPrEx>
          </w:tblPrExChange>
        </w:tblPrEx>
        <w:trPr>
          <w:trPrChange w:id="823" w:author="Truong Bui" w:date="2022-10-12T03:18:00Z">
            <w:trPr>
              <w:gridBefore w:val="1"/>
            </w:trPr>
          </w:trPrChange>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824" w:author="Truong Bui" w:date="2022-10-12T03:18: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26F1A0CD" w14:textId="77777777" w:rsidR="00F43703" w:rsidRPr="00DF4DC3" w:rsidRDefault="00F43703" w:rsidP="00F43703">
            <w:pPr>
              <w:spacing w:line="0" w:lineRule="atLeast"/>
              <w:rPr>
                <w:rFonts w:cs="Times New Roman"/>
              </w:rPr>
            </w:pPr>
            <w:r w:rsidRPr="652361BB">
              <w:rPr>
                <w:rFonts w:cs="Times New Roman"/>
              </w:rPr>
              <w:t>29</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825" w:author="Truong Bui" w:date="2022-10-12T03:18: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1EB29431" w14:textId="68F57892" w:rsidR="00F43703" w:rsidRPr="00DF4DC3" w:rsidRDefault="00F43703" w:rsidP="00F43703">
            <w:pPr>
              <w:spacing w:line="0" w:lineRule="atLeast"/>
              <w:rPr>
                <w:rFonts w:cs="Times New Roman"/>
              </w:rPr>
            </w:pPr>
            <w:r w:rsidRPr="4A2C2083">
              <w:rPr>
                <w:rFonts w:cs="Times New Roman"/>
              </w:rPr>
              <w:t>Rhode Island</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826" w:author="Truong Bui" w:date="2022-10-12T03:18: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151345A7" w14:textId="757579AA" w:rsidR="00F43703" w:rsidRPr="00DF4DC3" w:rsidRDefault="00F43703" w:rsidP="00F43703">
            <w:pPr>
              <w:spacing w:line="0" w:lineRule="atLeast"/>
              <w:rPr>
                <w:rFonts w:cs="Times New Roman"/>
              </w:rPr>
            </w:pPr>
            <w:r w:rsidRPr="4A2C2083">
              <w:rPr>
                <w:rFonts w:cs="Times New Roman"/>
              </w:rPr>
              <w:t>$         12,424</w:t>
            </w:r>
          </w:p>
        </w:tc>
        <w:tc>
          <w:tcPr>
            <w:tcW w:w="16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Change w:id="827" w:author="Truong Bui" w:date="2022-10-12T03:18:00Z">
              <w:tcPr>
                <w:tcW w:w="153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3EC21ED2" w14:textId="3090F464" w:rsidR="00F43703" w:rsidRPr="00F43703" w:rsidRDefault="00F43703" w:rsidP="00F43703">
            <w:pPr>
              <w:spacing w:line="0" w:lineRule="atLeast"/>
              <w:rPr>
                <w:rFonts w:ascii="Cambria" w:hAnsi="Cambria" w:cs="Times New Roman"/>
              </w:rPr>
            </w:pPr>
            <w:ins w:id="828" w:author="Truong Bui" w:date="2022-10-12T03:18:00Z">
              <w:r w:rsidRPr="00F43703">
                <w:rPr>
                  <w:rFonts w:ascii="Cambria" w:hAnsi="Cambria" w:cs="Calibri"/>
                  <w:color w:val="000000"/>
                </w:rPr>
                <w:t xml:space="preserve"> $            13,652 </w:t>
              </w:r>
            </w:ins>
          </w:p>
        </w:tc>
        <w:tc>
          <w:tcPr>
            <w:tcW w:w="153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Change w:id="829" w:author="Truong Bui" w:date="2022-10-12T03:18:00Z">
              <w:tcPr>
                <w:tcW w:w="153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73BB1E35" w14:textId="6F7B391A" w:rsidR="00F43703" w:rsidRPr="4A2C2083" w:rsidRDefault="00F43703" w:rsidP="00F43703">
            <w:pPr>
              <w:spacing w:line="0" w:lineRule="atLeast"/>
              <w:rPr>
                <w:rFonts w:cs="Times New Roman"/>
              </w:rPr>
            </w:pPr>
            <w:r>
              <w:rPr>
                <w:rFonts w:cs="Times New Roman"/>
              </w:rPr>
              <w:t>0.91</w:t>
            </w:r>
          </w:p>
        </w:tc>
      </w:tr>
      <w:tr w:rsidR="00F43703" w:rsidRPr="00DF4DC3" w14:paraId="774E35F7" w14:textId="6C82DB33" w:rsidTr="00F43703">
        <w:tblPrEx>
          <w:tblW w:w="0" w:type="auto"/>
          <w:tblCellMar>
            <w:top w:w="15" w:type="dxa"/>
            <w:left w:w="15" w:type="dxa"/>
            <w:bottom w:w="15" w:type="dxa"/>
            <w:right w:w="15" w:type="dxa"/>
          </w:tblCellMar>
          <w:tblPrExChange w:id="830" w:author="Truong Bui" w:date="2022-10-12T03:18:00Z">
            <w:tblPrEx>
              <w:tblW w:w="0" w:type="auto"/>
              <w:tblCellMar>
                <w:top w:w="15" w:type="dxa"/>
                <w:left w:w="15" w:type="dxa"/>
                <w:bottom w:w="15" w:type="dxa"/>
                <w:right w:w="15" w:type="dxa"/>
              </w:tblCellMar>
            </w:tblPrEx>
          </w:tblPrExChange>
        </w:tblPrEx>
        <w:trPr>
          <w:trPrChange w:id="831" w:author="Truong Bui" w:date="2022-10-12T03:18:00Z">
            <w:trPr>
              <w:gridBefore w:val="1"/>
            </w:trPr>
          </w:trPrChange>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832" w:author="Truong Bui" w:date="2022-10-12T03:18: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7921B3F7" w14:textId="77777777" w:rsidR="00F43703" w:rsidRPr="00DF4DC3" w:rsidRDefault="00F43703" w:rsidP="00F43703">
            <w:pPr>
              <w:spacing w:line="0" w:lineRule="atLeast"/>
              <w:rPr>
                <w:rFonts w:cs="Times New Roman"/>
              </w:rPr>
            </w:pPr>
            <w:r w:rsidRPr="652361BB">
              <w:rPr>
                <w:rFonts w:cs="Times New Roman"/>
              </w:rPr>
              <w:t>30</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833" w:author="Truong Bui" w:date="2022-10-12T03:18: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1D01F2E2" w14:textId="0DDC103A" w:rsidR="00F43703" w:rsidRPr="00DF4DC3" w:rsidRDefault="00F43703" w:rsidP="00F43703">
            <w:pPr>
              <w:spacing w:line="0" w:lineRule="atLeast"/>
              <w:rPr>
                <w:rFonts w:cs="Times New Roman"/>
              </w:rPr>
            </w:pPr>
            <w:r w:rsidRPr="4A2C2083">
              <w:rPr>
                <w:rFonts w:cs="Times New Roman"/>
              </w:rPr>
              <w:t>Wisconsin</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834" w:author="Truong Bui" w:date="2022-10-12T03:18: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709B6D1C" w14:textId="0CD5EF11" w:rsidR="00F43703" w:rsidRPr="00DF4DC3" w:rsidRDefault="00F43703" w:rsidP="00F43703">
            <w:pPr>
              <w:spacing w:line="0" w:lineRule="atLeast"/>
              <w:rPr>
                <w:rFonts w:cs="Times New Roman"/>
              </w:rPr>
            </w:pPr>
            <w:r w:rsidRPr="4A2C2083">
              <w:rPr>
                <w:rFonts w:cs="Times New Roman"/>
              </w:rPr>
              <w:t>$         6,046</w:t>
            </w:r>
          </w:p>
        </w:tc>
        <w:tc>
          <w:tcPr>
            <w:tcW w:w="16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Change w:id="835" w:author="Truong Bui" w:date="2022-10-12T03:18:00Z">
              <w:tcPr>
                <w:tcW w:w="153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0885090A" w14:textId="43FC6E2E" w:rsidR="00F43703" w:rsidRPr="00F43703" w:rsidRDefault="00F43703" w:rsidP="00F43703">
            <w:pPr>
              <w:spacing w:line="0" w:lineRule="atLeast"/>
              <w:rPr>
                <w:rFonts w:ascii="Cambria" w:hAnsi="Cambria" w:cs="Times New Roman"/>
              </w:rPr>
            </w:pPr>
            <w:ins w:id="836" w:author="Truong Bui" w:date="2022-10-12T03:18:00Z">
              <w:r w:rsidRPr="00F43703">
                <w:rPr>
                  <w:rFonts w:ascii="Cambria" w:hAnsi="Cambria" w:cs="Calibri"/>
                  <w:color w:val="000000"/>
                </w:rPr>
                <w:t xml:space="preserve"> $               6,473 </w:t>
              </w:r>
            </w:ins>
          </w:p>
        </w:tc>
        <w:tc>
          <w:tcPr>
            <w:tcW w:w="153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Change w:id="837" w:author="Truong Bui" w:date="2022-10-12T03:18:00Z">
              <w:tcPr>
                <w:tcW w:w="153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73202EC8" w14:textId="7E677C9C" w:rsidR="00F43703" w:rsidRPr="4A2C2083" w:rsidRDefault="00F43703" w:rsidP="00F43703">
            <w:pPr>
              <w:spacing w:line="0" w:lineRule="atLeast"/>
              <w:rPr>
                <w:rFonts w:cs="Times New Roman"/>
              </w:rPr>
            </w:pPr>
            <w:r>
              <w:rPr>
                <w:rFonts w:cs="Times New Roman"/>
              </w:rPr>
              <w:t>0.93</w:t>
            </w:r>
          </w:p>
        </w:tc>
      </w:tr>
      <w:tr w:rsidR="00F43703" w:rsidRPr="00DF4DC3" w14:paraId="3C1AAB09" w14:textId="34AFA738" w:rsidTr="00F43703">
        <w:tblPrEx>
          <w:tblW w:w="0" w:type="auto"/>
          <w:tblCellMar>
            <w:top w:w="15" w:type="dxa"/>
            <w:left w:w="15" w:type="dxa"/>
            <w:bottom w:w="15" w:type="dxa"/>
            <w:right w:w="15" w:type="dxa"/>
          </w:tblCellMar>
          <w:tblPrExChange w:id="838" w:author="Truong Bui" w:date="2022-10-12T03:18:00Z">
            <w:tblPrEx>
              <w:tblW w:w="0" w:type="auto"/>
              <w:tblCellMar>
                <w:top w:w="15" w:type="dxa"/>
                <w:left w:w="15" w:type="dxa"/>
                <w:bottom w:w="15" w:type="dxa"/>
                <w:right w:w="15" w:type="dxa"/>
              </w:tblCellMar>
            </w:tblPrEx>
          </w:tblPrExChange>
        </w:tblPrEx>
        <w:trPr>
          <w:trPrChange w:id="839" w:author="Truong Bui" w:date="2022-10-12T03:18:00Z">
            <w:trPr>
              <w:gridBefore w:val="1"/>
            </w:trPr>
          </w:trPrChange>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840" w:author="Truong Bui" w:date="2022-10-12T03:18: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0E793DF8" w14:textId="77777777" w:rsidR="00F43703" w:rsidRPr="00DF4DC3" w:rsidRDefault="00F43703" w:rsidP="00F43703">
            <w:pPr>
              <w:spacing w:line="0" w:lineRule="atLeast"/>
              <w:rPr>
                <w:rFonts w:cs="Times New Roman"/>
              </w:rPr>
            </w:pPr>
            <w:r w:rsidRPr="652361BB">
              <w:rPr>
                <w:rFonts w:cs="Times New Roman"/>
              </w:rPr>
              <w:t>31</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841" w:author="Truong Bui" w:date="2022-10-12T03:18: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5C4B02AC" w14:textId="46B40336" w:rsidR="00F43703" w:rsidRPr="00DF4DC3" w:rsidRDefault="00F43703" w:rsidP="00F43703">
            <w:pPr>
              <w:spacing w:line="0" w:lineRule="atLeast"/>
              <w:rPr>
                <w:rFonts w:cs="Times New Roman"/>
              </w:rPr>
            </w:pPr>
            <w:r w:rsidRPr="4A2C2083">
              <w:rPr>
                <w:rFonts w:cs="Times New Roman"/>
              </w:rPr>
              <w:t>California</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842" w:author="Truong Bui" w:date="2022-10-12T03:18: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579C21E8" w14:textId="2CDFF0BE" w:rsidR="00F43703" w:rsidRPr="00DF4DC3" w:rsidRDefault="00F43703" w:rsidP="00F43703">
            <w:pPr>
              <w:spacing w:line="0" w:lineRule="atLeast"/>
              <w:rPr>
                <w:rFonts w:cs="Times New Roman"/>
              </w:rPr>
            </w:pPr>
            <w:r w:rsidRPr="4A2C2083">
              <w:rPr>
                <w:rFonts w:cs="Times New Roman"/>
              </w:rPr>
              <w:t>$         11,159</w:t>
            </w:r>
          </w:p>
        </w:tc>
        <w:tc>
          <w:tcPr>
            <w:tcW w:w="16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Change w:id="843" w:author="Truong Bui" w:date="2022-10-12T03:18:00Z">
              <w:tcPr>
                <w:tcW w:w="153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2CE13972" w14:textId="461BA9FC" w:rsidR="00F43703" w:rsidRPr="00F43703" w:rsidRDefault="00F43703" w:rsidP="00F43703">
            <w:pPr>
              <w:spacing w:line="0" w:lineRule="atLeast"/>
              <w:rPr>
                <w:rFonts w:ascii="Cambria" w:hAnsi="Cambria" w:cs="Times New Roman"/>
              </w:rPr>
            </w:pPr>
            <w:ins w:id="844" w:author="Truong Bui" w:date="2022-10-12T03:18:00Z">
              <w:r w:rsidRPr="00F43703">
                <w:rPr>
                  <w:rFonts w:ascii="Cambria" w:hAnsi="Cambria" w:cs="Calibri"/>
                  <w:color w:val="000000"/>
                </w:rPr>
                <w:t xml:space="preserve"> $            10,813 </w:t>
              </w:r>
            </w:ins>
          </w:p>
        </w:tc>
        <w:tc>
          <w:tcPr>
            <w:tcW w:w="153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Change w:id="845" w:author="Truong Bui" w:date="2022-10-12T03:18:00Z">
              <w:tcPr>
                <w:tcW w:w="153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51AECCDC" w14:textId="48F0F9E4" w:rsidR="00F43703" w:rsidRPr="4A2C2083" w:rsidRDefault="00F43703" w:rsidP="00F43703">
            <w:pPr>
              <w:spacing w:line="0" w:lineRule="atLeast"/>
              <w:rPr>
                <w:rFonts w:cs="Times New Roman"/>
              </w:rPr>
            </w:pPr>
            <w:r>
              <w:rPr>
                <w:rFonts w:cs="Times New Roman"/>
              </w:rPr>
              <w:t>1.03</w:t>
            </w:r>
          </w:p>
        </w:tc>
      </w:tr>
      <w:tr w:rsidR="00F43703" w:rsidRPr="00DF4DC3" w14:paraId="62C98112" w14:textId="39F5F2A2" w:rsidTr="00F43703">
        <w:tblPrEx>
          <w:tblW w:w="0" w:type="auto"/>
          <w:tblCellMar>
            <w:top w:w="15" w:type="dxa"/>
            <w:left w:w="15" w:type="dxa"/>
            <w:bottom w:w="15" w:type="dxa"/>
            <w:right w:w="15" w:type="dxa"/>
          </w:tblCellMar>
          <w:tblPrExChange w:id="846" w:author="Truong Bui" w:date="2022-10-12T03:18:00Z">
            <w:tblPrEx>
              <w:tblW w:w="0" w:type="auto"/>
              <w:tblCellMar>
                <w:top w:w="15" w:type="dxa"/>
                <w:left w:w="15" w:type="dxa"/>
                <w:bottom w:w="15" w:type="dxa"/>
                <w:right w:w="15" w:type="dxa"/>
              </w:tblCellMar>
            </w:tblPrEx>
          </w:tblPrExChange>
        </w:tblPrEx>
        <w:trPr>
          <w:trPrChange w:id="847" w:author="Truong Bui" w:date="2022-10-12T03:18:00Z">
            <w:trPr>
              <w:gridBefore w:val="1"/>
            </w:trPr>
          </w:trPrChange>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848" w:author="Truong Bui" w:date="2022-10-12T03:18: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66204478" w14:textId="77777777" w:rsidR="00F43703" w:rsidRPr="00DF4DC3" w:rsidRDefault="00F43703" w:rsidP="00F43703">
            <w:pPr>
              <w:spacing w:line="0" w:lineRule="atLeast"/>
              <w:rPr>
                <w:rFonts w:cs="Times New Roman"/>
              </w:rPr>
            </w:pPr>
            <w:r w:rsidRPr="652361BB">
              <w:rPr>
                <w:rFonts w:cs="Times New Roman"/>
              </w:rPr>
              <w:t>32</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849" w:author="Truong Bui" w:date="2022-10-12T03:18: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7EEFA561" w14:textId="32AAC5AC" w:rsidR="00F43703" w:rsidRPr="00DF4DC3" w:rsidRDefault="00F43703" w:rsidP="00F43703">
            <w:pPr>
              <w:spacing w:line="0" w:lineRule="atLeast"/>
              <w:rPr>
                <w:rFonts w:cs="Times New Roman"/>
              </w:rPr>
            </w:pPr>
            <w:r w:rsidRPr="4A2C2083">
              <w:rPr>
                <w:rFonts w:cs="Times New Roman"/>
              </w:rPr>
              <w:t>Massachusetts</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850" w:author="Truong Bui" w:date="2022-10-12T03:18: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3CEA5E45" w14:textId="775D7DC6" w:rsidR="00F43703" w:rsidRPr="00DF4DC3" w:rsidRDefault="00F43703" w:rsidP="00F43703">
            <w:pPr>
              <w:spacing w:line="0" w:lineRule="atLeast"/>
              <w:rPr>
                <w:rFonts w:cs="Times New Roman"/>
              </w:rPr>
            </w:pPr>
            <w:r w:rsidRPr="4A2C2083">
              <w:rPr>
                <w:rFonts w:cs="Times New Roman"/>
              </w:rPr>
              <w:t>$         17,528</w:t>
            </w:r>
          </w:p>
        </w:tc>
        <w:tc>
          <w:tcPr>
            <w:tcW w:w="16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Change w:id="851" w:author="Truong Bui" w:date="2022-10-12T03:18:00Z">
              <w:tcPr>
                <w:tcW w:w="153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6DFCCA15" w14:textId="2E550921" w:rsidR="00F43703" w:rsidRPr="00F43703" w:rsidRDefault="00F43703" w:rsidP="00F43703">
            <w:pPr>
              <w:spacing w:line="0" w:lineRule="atLeast"/>
              <w:rPr>
                <w:rFonts w:ascii="Cambria" w:hAnsi="Cambria" w:cs="Times New Roman"/>
              </w:rPr>
            </w:pPr>
            <w:ins w:id="852" w:author="Truong Bui" w:date="2022-10-12T03:18:00Z">
              <w:r w:rsidRPr="00F43703">
                <w:rPr>
                  <w:rFonts w:ascii="Cambria" w:hAnsi="Cambria" w:cs="Calibri"/>
                  <w:color w:val="000000"/>
                </w:rPr>
                <w:t xml:space="preserve"> $            16,692 </w:t>
              </w:r>
            </w:ins>
          </w:p>
        </w:tc>
        <w:tc>
          <w:tcPr>
            <w:tcW w:w="153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Change w:id="853" w:author="Truong Bui" w:date="2022-10-12T03:18:00Z">
              <w:tcPr>
                <w:tcW w:w="153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2B69FB1B" w14:textId="1D6663ED" w:rsidR="00F43703" w:rsidRPr="4A2C2083" w:rsidRDefault="00F43703" w:rsidP="00F43703">
            <w:pPr>
              <w:spacing w:line="0" w:lineRule="atLeast"/>
              <w:rPr>
                <w:rFonts w:cs="Times New Roman"/>
              </w:rPr>
            </w:pPr>
            <w:r>
              <w:rPr>
                <w:rFonts w:cs="Times New Roman"/>
              </w:rPr>
              <w:t>1.05</w:t>
            </w:r>
          </w:p>
        </w:tc>
      </w:tr>
      <w:tr w:rsidR="00F43703" w:rsidRPr="00DF4DC3" w14:paraId="76C73AF6" w14:textId="1BD314E0" w:rsidTr="00F43703">
        <w:tblPrEx>
          <w:tblW w:w="0" w:type="auto"/>
          <w:tblCellMar>
            <w:top w:w="15" w:type="dxa"/>
            <w:left w:w="15" w:type="dxa"/>
            <w:bottom w:w="15" w:type="dxa"/>
            <w:right w:w="15" w:type="dxa"/>
          </w:tblCellMar>
          <w:tblPrExChange w:id="854" w:author="Truong Bui" w:date="2022-10-12T03:18:00Z">
            <w:tblPrEx>
              <w:tblW w:w="0" w:type="auto"/>
              <w:tblCellMar>
                <w:top w:w="15" w:type="dxa"/>
                <w:left w:w="15" w:type="dxa"/>
                <w:bottom w:w="15" w:type="dxa"/>
                <w:right w:w="15" w:type="dxa"/>
              </w:tblCellMar>
            </w:tblPrEx>
          </w:tblPrExChange>
        </w:tblPrEx>
        <w:trPr>
          <w:trPrChange w:id="855" w:author="Truong Bui" w:date="2022-10-12T03:18:00Z">
            <w:trPr>
              <w:gridBefore w:val="1"/>
            </w:trPr>
          </w:trPrChange>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856" w:author="Truong Bui" w:date="2022-10-12T03:18: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67697511" w14:textId="77777777" w:rsidR="00F43703" w:rsidRPr="00DF4DC3" w:rsidRDefault="00F43703" w:rsidP="00F43703">
            <w:pPr>
              <w:spacing w:line="0" w:lineRule="atLeast"/>
              <w:rPr>
                <w:rFonts w:cs="Times New Roman"/>
              </w:rPr>
            </w:pPr>
            <w:r w:rsidRPr="652361BB">
              <w:rPr>
                <w:rFonts w:cs="Times New Roman"/>
              </w:rPr>
              <w:t>33</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857" w:author="Truong Bui" w:date="2022-10-12T03:18: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53BCEBBC" w14:textId="5317F396" w:rsidR="00F43703" w:rsidRPr="00DF4DC3" w:rsidRDefault="00F43703" w:rsidP="00F43703">
            <w:pPr>
              <w:spacing w:line="0" w:lineRule="atLeast"/>
              <w:rPr>
                <w:rFonts w:cs="Times New Roman"/>
              </w:rPr>
            </w:pPr>
            <w:r w:rsidRPr="4A2C2083">
              <w:rPr>
                <w:rFonts w:cs="Times New Roman"/>
              </w:rPr>
              <w:t>Minnesota</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858" w:author="Truong Bui" w:date="2022-10-12T03:18: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756C9B73" w14:textId="461FD934" w:rsidR="00F43703" w:rsidRPr="00DF4DC3" w:rsidRDefault="00F43703" w:rsidP="00F43703">
            <w:pPr>
              <w:spacing w:line="0" w:lineRule="atLeast"/>
              <w:rPr>
                <w:rFonts w:cs="Times New Roman"/>
              </w:rPr>
            </w:pPr>
            <w:r w:rsidRPr="4A2C2083">
              <w:rPr>
                <w:rFonts w:cs="Times New Roman"/>
              </w:rPr>
              <w:t>$         6,209</w:t>
            </w:r>
          </w:p>
        </w:tc>
        <w:tc>
          <w:tcPr>
            <w:tcW w:w="16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Change w:id="859" w:author="Truong Bui" w:date="2022-10-12T03:18:00Z">
              <w:tcPr>
                <w:tcW w:w="153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03A13C1E" w14:textId="0F4C1600" w:rsidR="00F43703" w:rsidRPr="00F43703" w:rsidRDefault="00F43703" w:rsidP="00F43703">
            <w:pPr>
              <w:spacing w:line="0" w:lineRule="atLeast"/>
              <w:rPr>
                <w:rFonts w:ascii="Cambria" w:hAnsi="Cambria" w:cs="Times New Roman"/>
              </w:rPr>
            </w:pPr>
            <w:ins w:id="860" w:author="Truong Bui" w:date="2022-10-12T03:18:00Z">
              <w:r w:rsidRPr="00F43703">
                <w:rPr>
                  <w:rFonts w:ascii="Cambria" w:hAnsi="Cambria" w:cs="Calibri"/>
                  <w:color w:val="000000"/>
                </w:rPr>
                <w:t xml:space="preserve"> $               5,696 </w:t>
              </w:r>
            </w:ins>
          </w:p>
        </w:tc>
        <w:tc>
          <w:tcPr>
            <w:tcW w:w="153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Change w:id="861" w:author="Truong Bui" w:date="2022-10-12T03:18:00Z">
              <w:tcPr>
                <w:tcW w:w="153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0BD49598" w14:textId="284288F9" w:rsidR="00F43703" w:rsidRPr="4A2C2083" w:rsidRDefault="00F43703" w:rsidP="00F43703">
            <w:pPr>
              <w:spacing w:line="0" w:lineRule="atLeast"/>
              <w:rPr>
                <w:rFonts w:cs="Times New Roman"/>
              </w:rPr>
            </w:pPr>
            <w:r>
              <w:rPr>
                <w:rFonts w:cs="Times New Roman"/>
              </w:rPr>
              <w:t>1.09</w:t>
            </w:r>
          </w:p>
        </w:tc>
      </w:tr>
      <w:tr w:rsidR="00F43703" w:rsidRPr="00DF4DC3" w14:paraId="529055E9" w14:textId="757B8EE1" w:rsidTr="00F43703">
        <w:tblPrEx>
          <w:tblW w:w="0" w:type="auto"/>
          <w:tblCellMar>
            <w:top w:w="15" w:type="dxa"/>
            <w:left w:w="15" w:type="dxa"/>
            <w:bottom w:w="15" w:type="dxa"/>
            <w:right w:w="15" w:type="dxa"/>
          </w:tblCellMar>
          <w:tblPrExChange w:id="862" w:author="Truong Bui" w:date="2022-10-12T03:18:00Z">
            <w:tblPrEx>
              <w:tblW w:w="0" w:type="auto"/>
              <w:tblCellMar>
                <w:top w:w="15" w:type="dxa"/>
                <w:left w:w="15" w:type="dxa"/>
                <w:bottom w:w="15" w:type="dxa"/>
                <w:right w:w="15" w:type="dxa"/>
              </w:tblCellMar>
            </w:tblPrEx>
          </w:tblPrExChange>
        </w:tblPrEx>
        <w:trPr>
          <w:trPrChange w:id="863" w:author="Truong Bui" w:date="2022-10-12T03:18:00Z">
            <w:trPr>
              <w:gridBefore w:val="1"/>
            </w:trPr>
          </w:trPrChange>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864" w:author="Truong Bui" w:date="2022-10-12T03:18: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542DE11C" w14:textId="77777777" w:rsidR="00F43703" w:rsidRPr="00DF4DC3" w:rsidRDefault="00F43703" w:rsidP="00F43703">
            <w:pPr>
              <w:spacing w:line="0" w:lineRule="atLeast"/>
              <w:rPr>
                <w:rFonts w:cs="Times New Roman"/>
              </w:rPr>
            </w:pPr>
            <w:r w:rsidRPr="652361BB">
              <w:rPr>
                <w:rFonts w:cs="Times New Roman"/>
              </w:rPr>
              <w:t>34</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865" w:author="Truong Bui" w:date="2022-10-12T03:18: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7F21BED1" w14:textId="0D06337C" w:rsidR="00F43703" w:rsidRPr="00DF4DC3" w:rsidRDefault="00F43703" w:rsidP="00F43703">
            <w:pPr>
              <w:spacing w:line="0" w:lineRule="atLeast"/>
              <w:rPr>
                <w:rFonts w:cs="Times New Roman"/>
              </w:rPr>
            </w:pPr>
            <w:r w:rsidRPr="1A52F602">
              <w:rPr>
                <w:rFonts w:cs="Times New Roman"/>
              </w:rPr>
              <w:t>Georgia</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866" w:author="Truong Bui" w:date="2022-10-12T03:18: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47D4A4D3" w14:textId="13528583" w:rsidR="00F43703" w:rsidRPr="00DF4DC3" w:rsidRDefault="00F43703" w:rsidP="00F43703">
            <w:pPr>
              <w:spacing w:line="0" w:lineRule="atLeast"/>
              <w:rPr>
                <w:rFonts w:cs="Times New Roman"/>
              </w:rPr>
            </w:pPr>
            <w:r w:rsidRPr="1A52F602">
              <w:rPr>
                <w:rFonts w:cs="Times New Roman"/>
              </w:rPr>
              <w:t>$         9,780</w:t>
            </w:r>
          </w:p>
        </w:tc>
        <w:tc>
          <w:tcPr>
            <w:tcW w:w="16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Change w:id="867" w:author="Truong Bui" w:date="2022-10-12T03:18:00Z">
              <w:tcPr>
                <w:tcW w:w="153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26B2C324" w14:textId="74F4BDC3" w:rsidR="00F43703" w:rsidRPr="00F43703" w:rsidRDefault="00F43703" w:rsidP="00F43703">
            <w:pPr>
              <w:spacing w:line="0" w:lineRule="atLeast"/>
              <w:rPr>
                <w:rFonts w:ascii="Cambria" w:hAnsi="Cambria" w:cs="Times New Roman"/>
              </w:rPr>
            </w:pPr>
            <w:ins w:id="868" w:author="Truong Bui" w:date="2022-10-12T03:18:00Z">
              <w:r w:rsidRPr="00F43703">
                <w:rPr>
                  <w:rFonts w:ascii="Cambria" w:hAnsi="Cambria" w:cs="Calibri"/>
                  <w:color w:val="000000"/>
                </w:rPr>
                <w:t xml:space="preserve"> $               8,559 </w:t>
              </w:r>
            </w:ins>
          </w:p>
        </w:tc>
        <w:tc>
          <w:tcPr>
            <w:tcW w:w="153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Change w:id="869" w:author="Truong Bui" w:date="2022-10-12T03:18:00Z">
              <w:tcPr>
                <w:tcW w:w="153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20254374" w14:textId="0A2C9762" w:rsidR="00F43703" w:rsidRPr="1A52F602" w:rsidRDefault="00F43703" w:rsidP="00F43703">
            <w:pPr>
              <w:spacing w:line="0" w:lineRule="atLeast"/>
              <w:rPr>
                <w:rFonts w:cs="Times New Roman"/>
              </w:rPr>
            </w:pPr>
            <w:r>
              <w:rPr>
                <w:rFonts w:cs="Times New Roman"/>
              </w:rPr>
              <w:t>1.14</w:t>
            </w:r>
          </w:p>
        </w:tc>
      </w:tr>
      <w:tr w:rsidR="00F43703" w:rsidRPr="00DF4DC3" w14:paraId="4E8A0DED" w14:textId="50997A67" w:rsidTr="00F43703">
        <w:tblPrEx>
          <w:tblW w:w="0" w:type="auto"/>
          <w:tblCellMar>
            <w:top w:w="15" w:type="dxa"/>
            <w:left w:w="15" w:type="dxa"/>
            <w:bottom w:w="15" w:type="dxa"/>
            <w:right w:w="15" w:type="dxa"/>
          </w:tblCellMar>
          <w:tblPrExChange w:id="870" w:author="Truong Bui" w:date="2022-10-12T03:18:00Z">
            <w:tblPrEx>
              <w:tblW w:w="0" w:type="auto"/>
              <w:tblCellMar>
                <w:top w:w="15" w:type="dxa"/>
                <w:left w:w="15" w:type="dxa"/>
                <w:bottom w:w="15" w:type="dxa"/>
                <w:right w:w="15" w:type="dxa"/>
              </w:tblCellMar>
            </w:tblPrEx>
          </w:tblPrExChange>
        </w:tblPrEx>
        <w:trPr>
          <w:trPrChange w:id="871" w:author="Truong Bui" w:date="2022-10-12T03:18:00Z">
            <w:trPr>
              <w:gridBefore w:val="1"/>
            </w:trPr>
          </w:trPrChange>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872" w:author="Truong Bui" w:date="2022-10-12T03:18: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063CB346" w14:textId="77777777" w:rsidR="00F43703" w:rsidRPr="00DF4DC3" w:rsidRDefault="00F43703" w:rsidP="00F43703">
            <w:pPr>
              <w:spacing w:line="0" w:lineRule="atLeast"/>
              <w:rPr>
                <w:rFonts w:cs="Times New Roman"/>
              </w:rPr>
            </w:pPr>
            <w:r w:rsidRPr="652361BB">
              <w:rPr>
                <w:rFonts w:cs="Times New Roman"/>
              </w:rPr>
              <w:t>35</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873" w:author="Truong Bui" w:date="2022-10-12T03:18: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61B63FEC" w14:textId="2F45FE7C" w:rsidR="00F43703" w:rsidRPr="00DF4DC3" w:rsidRDefault="00F43703" w:rsidP="00F43703">
            <w:pPr>
              <w:spacing w:line="0" w:lineRule="atLeast"/>
              <w:rPr>
                <w:rFonts w:cs="Times New Roman"/>
              </w:rPr>
            </w:pPr>
            <w:r w:rsidRPr="4A2C2083">
              <w:rPr>
                <w:rFonts w:cs="Times New Roman"/>
              </w:rPr>
              <w:t>New Jersey</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874" w:author="Truong Bui" w:date="2022-10-12T03:18: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6F8718D3" w14:textId="099E7BC7" w:rsidR="00F43703" w:rsidRPr="00DF4DC3" w:rsidRDefault="00F43703" w:rsidP="00F43703">
            <w:pPr>
              <w:spacing w:line="0" w:lineRule="atLeast"/>
              <w:rPr>
                <w:rFonts w:cs="Times New Roman"/>
              </w:rPr>
            </w:pPr>
            <w:r w:rsidRPr="4A2C2083">
              <w:rPr>
                <w:rFonts w:cs="Times New Roman"/>
              </w:rPr>
              <w:t>$         20,337</w:t>
            </w:r>
          </w:p>
        </w:tc>
        <w:tc>
          <w:tcPr>
            <w:tcW w:w="16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Change w:id="875" w:author="Truong Bui" w:date="2022-10-12T03:18:00Z">
              <w:tcPr>
                <w:tcW w:w="153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7CB8E82C" w14:textId="6C20D1C8" w:rsidR="00F43703" w:rsidRPr="00F43703" w:rsidRDefault="00F43703" w:rsidP="00F43703">
            <w:pPr>
              <w:spacing w:line="0" w:lineRule="atLeast"/>
              <w:rPr>
                <w:rFonts w:ascii="Cambria" w:hAnsi="Cambria" w:cs="Times New Roman"/>
              </w:rPr>
            </w:pPr>
            <w:ins w:id="876" w:author="Truong Bui" w:date="2022-10-12T03:18:00Z">
              <w:r w:rsidRPr="00F43703">
                <w:rPr>
                  <w:rFonts w:ascii="Cambria" w:hAnsi="Cambria" w:cs="Calibri"/>
                  <w:color w:val="000000"/>
                </w:rPr>
                <w:t xml:space="preserve"> $            17,397 </w:t>
              </w:r>
            </w:ins>
          </w:p>
        </w:tc>
        <w:tc>
          <w:tcPr>
            <w:tcW w:w="153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Change w:id="877" w:author="Truong Bui" w:date="2022-10-12T03:18:00Z">
              <w:tcPr>
                <w:tcW w:w="153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2AF9A347" w14:textId="39D18DAD" w:rsidR="00F43703" w:rsidRPr="4A2C2083" w:rsidRDefault="00F43703" w:rsidP="00F43703">
            <w:pPr>
              <w:spacing w:line="0" w:lineRule="atLeast"/>
              <w:rPr>
                <w:rFonts w:cs="Times New Roman"/>
              </w:rPr>
            </w:pPr>
            <w:r>
              <w:rPr>
                <w:rFonts w:cs="Times New Roman"/>
              </w:rPr>
              <w:t>1.17</w:t>
            </w:r>
          </w:p>
        </w:tc>
      </w:tr>
      <w:tr w:rsidR="00F43703" w:rsidRPr="00DF4DC3" w14:paraId="7869739C" w14:textId="45F996CF" w:rsidTr="00F43703">
        <w:tblPrEx>
          <w:tblW w:w="0" w:type="auto"/>
          <w:tblCellMar>
            <w:top w:w="15" w:type="dxa"/>
            <w:left w:w="15" w:type="dxa"/>
            <w:bottom w:w="15" w:type="dxa"/>
            <w:right w:w="15" w:type="dxa"/>
          </w:tblCellMar>
          <w:tblPrExChange w:id="878" w:author="Truong Bui" w:date="2022-10-12T03:18:00Z">
            <w:tblPrEx>
              <w:tblW w:w="0" w:type="auto"/>
              <w:tblCellMar>
                <w:top w:w="15" w:type="dxa"/>
                <w:left w:w="15" w:type="dxa"/>
                <w:bottom w:w="15" w:type="dxa"/>
                <w:right w:w="15" w:type="dxa"/>
              </w:tblCellMar>
            </w:tblPrEx>
          </w:tblPrExChange>
        </w:tblPrEx>
        <w:trPr>
          <w:trPrChange w:id="879" w:author="Truong Bui" w:date="2022-10-12T03:18:00Z">
            <w:trPr>
              <w:gridBefore w:val="1"/>
            </w:trPr>
          </w:trPrChange>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880" w:author="Truong Bui" w:date="2022-10-12T03:18: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21450E2C" w14:textId="77777777" w:rsidR="00F43703" w:rsidRPr="00DF4DC3" w:rsidRDefault="00F43703" w:rsidP="00F43703">
            <w:pPr>
              <w:spacing w:line="0" w:lineRule="atLeast"/>
              <w:rPr>
                <w:rFonts w:cs="Times New Roman"/>
              </w:rPr>
            </w:pPr>
            <w:r w:rsidRPr="652361BB">
              <w:rPr>
                <w:rFonts w:cs="Times New Roman"/>
              </w:rPr>
              <w:t>36</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881" w:author="Truong Bui" w:date="2022-10-12T03:18: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713D75FD" w14:textId="19FA75AE" w:rsidR="00F43703" w:rsidRPr="00DF4DC3" w:rsidRDefault="00F43703" w:rsidP="00F43703">
            <w:pPr>
              <w:spacing w:line="0" w:lineRule="atLeast"/>
              <w:rPr>
                <w:rFonts w:cs="Times New Roman"/>
              </w:rPr>
            </w:pPr>
            <w:r w:rsidRPr="4A2C2083">
              <w:rPr>
                <w:rFonts w:cs="Times New Roman"/>
              </w:rPr>
              <w:t>New York</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882" w:author="Truong Bui" w:date="2022-10-12T03:18: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64742A76" w14:textId="01709D30" w:rsidR="00F43703" w:rsidRPr="00DF4DC3" w:rsidRDefault="00F43703" w:rsidP="00F43703">
            <w:pPr>
              <w:spacing w:line="0" w:lineRule="atLeast"/>
              <w:rPr>
                <w:rFonts w:cs="Times New Roman"/>
              </w:rPr>
            </w:pPr>
            <w:r w:rsidRPr="4A2C2083">
              <w:rPr>
                <w:rFonts w:cs="Times New Roman"/>
              </w:rPr>
              <w:t>$         12,183</w:t>
            </w:r>
          </w:p>
        </w:tc>
        <w:tc>
          <w:tcPr>
            <w:tcW w:w="16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Change w:id="883" w:author="Truong Bui" w:date="2022-10-12T03:18:00Z">
              <w:tcPr>
                <w:tcW w:w="153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625241F2" w14:textId="421CCDE2" w:rsidR="00F43703" w:rsidRPr="00F43703" w:rsidRDefault="00F43703" w:rsidP="00F43703">
            <w:pPr>
              <w:spacing w:line="0" w:lineRule="atLeast"/>
              <w:rPr>
                <w:rFonts w:ascii="Cambria" w:hAnsi="Cambria" w:cs="Times New Roman"/>
              </w:rPr>
            </w:pPr>
            <w:ins w:id="884" w:author="Truong Bui" w:date="2022-10-12T03:18:00Z">
              <w:r w:rsidRPr="00F43703">
                <w:rPr>
                  <w:rFonts w:ascii="Cambria" w:hAnsi="Cambria" w:cs="Calibri"/>
                  <w:color w:val="000000"/>
                </w:rPr>
                <w:t xml:space="preserve"> $            10,225 </w:t>
              </w:r>
            </w:ins>
          </w:p>
        </w:tc>
        <w:tc>
          <w:tcPr>
            <w:tcW w:w="153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Change w:id="885" w:author="Truong Bui" w:date="2022-10-12T03:18:00Z">
              <w:tcPr>
                <w:tcW w:w="153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131B7000" w14:textId="7CC87465" w:rsidR="00F43703" w:rsidRPr="4A2C2083" w:rsidRDefault="00F43703" w:rsidP="00F43703">
            <w:pPr>
              <w:spacing w:line="0" w:lineRule="atLeast"/>
              <w:rPr>
                <w:rFonts w:cs="Times New Roman"/>
              </w:rPr>
            </w:pPr>
            <w:r>
              <w:rPr>
                <w:rFonts w:cs="Times New Roman"/>
              </w:rPr>
              <w:t>1.19</w:t>
            </w:r>
          </w:p>
        </w:tc>
      </w:tr>
      <w:tr w:rsidR="00F43703" w:rsidRPr="00DF4DC3" w14:paraId="7118B49E" w14:textId="1EA45996" w:rsidTr="00F43703">
        <w:tblPrEx>
          <w:tblW w:w="0" w:type="auto"/>
          <w:tblCellMar>
            <w:top w:w="15" w:type="dxa"/>
            <w:left w:w="15" w:type="dxa"/>
            <w:bottom w:w="15" w:type="dxa"/>
            <w:right w:w="15" w:type="dxa"/>
          </w:tblCellMar>
          <w:tblPrExChange w:id="886" w:author="Truong Bui" w:date="2022-10-12T03:18:00Z">
            <w:tblPrEx>
              <w:tblW w:w="0" w:type="auto"/>
              <w:tblCellMar>
                <w:top w:w="15" w:type="dxa"/>
                <w:left w:w="15" w:type="dxa"/>
                <w:bottom w:w="15" w:type="dxa"/>
                <w:right w:w="15" w:type="dxa"/>
              </w:tblCellMar>
            </w:tblPrEx>
          </w:tblPrExChange>
        </w:tblPrEx>
        <w:trPr>
          <w:trPrChange w:id="887" w:author="Truong Bui" w:date="2022-10-12T03:18:00Z">
            <w:trPr>
              <w:gridBefore w:val="1"/>
            </w:trPr>
          </w:trPrChange>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888" w:author="Truong Bui" w:date="2022-10-12T03:18: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00851718" w14:textId="77777777" w:rsidR="00F43703" w:rsidRPr="00DF4DC3" w:rsidRDefault="00F43703" w:rsidP="00F43703">
            <w:pPr>
              <w:spacing w:line="0" w:lineRule="atLeast"/>
              <w:rPr>
                <w:rFonts w:cs="Times New Roman"/>
              </w:rPr>
            </w:pPr>
            <w:r w:rsidRPr="652361BB">
              <w:rPr>
                <w:rFonts w:cs="Times New Roman"/>
              </w:rPr>
              <w:t>37</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889" w:author="Truong Bui" w:date="2022-10-12T03:18: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0CD3AB18" w14:textId="76F2C8F9" w:rsidR="00F43703" w:rsidRPr="00DF4DC3" w:rsidRDefault="00F43703" w:rsidP="00F43703">
            <w:pPr>
              <w:spacing w:line="0" w:lineRule="atLeast"/>
              <w:rPr>
                <w:rFonts w:cs="Times New Roman"/>
              </w:rPr>
            </w:pPr>
            <w:r w:rsidRPr="4A2C2083">
              <w:rPr>
                <w:rFonts w:cs="Times New Roman"/>
              </w:rPr>
              <w:t>Ohio</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890" w:author="Truong Bui" w:date="2022-10-12T03:18: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445E1645" w14:textId="3462FE03" w:rsidR="00F43703" w:rsidRPr="00DF4DC3" w:rsidRDefault="00F43703" w:rsidP="00F43703">
            <w:pPr>
              <w:spacing w:line="0" w:lineRule="atLeast"/>
              <w:rPr>
                <w:rFonts w:cs="Times New Roman"/>
              </w:rPr>
            </w:pPr>
            <w:r w:rsidRPr="4A2C2083">
              <w:rPr>
                <w:rFonts w:cs="Times New Roman"/>
              </w:rPr>
              <w:t>$         12,329</w:t>
            </w:r>
          </w:p>
        </w:tc>
        <w:tc>
          <w:tcPr>
            <w:tcW w:w="16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Change w:id="891" w:author="Truong Bui" w:date="2022-10-12T03:18:00Z">
              <w:tcPr>
                <w:tcW w:w="153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3200EE5D" w14:textId="6613240D" w:rsidR="00F43703" w:rsidRPr="00F43703" w:rsidRDefault="00F43703" w:rsidP="00F43703">
            <w:pPr>
              <w:spacing w:line="0" w:lineRule="atLeast"/>
              <w:rPr>
                <w:rFonts w:ascii="Cambria" w:hAnsi="Cambria" w:cs="Times New Roman"/>
              </w:rPr>
            </w:pPr>
            <w:ins w:id="892" w:author="Truong Bui" w:date="2022-10-12T03:18:00Z">
              <w:r w:rsidRPr="00F43703">
                <w:rPr>
                  <w:rFonts w:ascii="Cambria" w:hAnsi="Cambria" w:cs="Calibri"/>
                  <w:color w:val="000000"/>
                </w:rPr>
                <w:t xml:space="preserve"> $               8,648 </w:t>
              </w:r>
            </w:ins>
          </w:p>
        </w:tc>
        <w:tc>
          <w:tcPr>
            <w:tcW w:w="153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Change w:id="893" w:author="Truong Bui" w:date="2022-10-12T03:18:00Z">
              <w:tcPr>
                <w:tcW w:w="153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220DA211" w14:textId="20974348" w:rsidR="00F43703" w:rsidRPr="4A2C2083" w:rsidRDefault="00F43703" w:rsidP="00F43703">
            <w:pPr>
              <w:spacing w:line="0" w:lineRule="atLeast"/>
              <w:rPr>
                <w:rFonts w:cs="Times New Roman"/>
              </w:rPr>
            </w:pPr>
            <w:r>
              <w:rPr>
                <w:rFonts w:cs="Times New Roman"/>
              </w:rPr>
              <w:t>1.42</w:t>
            </w:r>
          </w:p>
        </w:tc>
      </w:tr>
      <w:tr w:rsidR="00F43703" w:rsidRPr="00DF4DC3" w14:paraId="714FCF94" w14:textId="000F2019" w:rsidTr="00F43703">
        <w:tblPrEx>
          <w:tblW w:w="0" w:type="auto"/>
          <w:tblCellMar>
            <w:top w:w="15" w:type="dxa"/>
            <w:left w:w="15" w:type="dxa"/>
            <w:bottom w:w="15" w:type="dxa"/>
            <w:right w:w="15" w:type="dxa"/>
          </w:tblCellMar>
          <w:tblPrExChange w:id="894" w:author="Truong Bui" w:date="2022-10-12T03:18:00Z">
            <w:tblPrEx>
              <w:tblW w:w="0" w:type="auto"/>
              <w:tblCellMar>
                <w:top w:w="15" w:type="dxa"/>
                <w:left w:w="15" w:type="dxa"/>
                <w:bottom w:w="15" w:type="dxa"/>
                <w:right w:w="15" w:type="dxa"/>
              </w:tblCellMar>
            </w:tblPrEx>
          </w:tblPrExChange>
        </w:tblPrEx>
        <w:trPr>
          <w:trPrChange w:id="895" w:author="Truong Bui" w:date="2022-10-12T03:18:00Z">
            <w:trPr>
              <w:gridBefore w:val="1"/>
            </w:trPr>
          </w:trPrChange>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896" w:author="Truong Bui" w:date="2022-10-12T03:18: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5BD5F25B" w14:textId="77777777" w:rsidR="00F43703" w:rsidRPr="00DF4DC3" w:rsidRDefault="00F43703" w:rsidP="00F43703">
            <w:pPr>
              <w:spacing w:line="0" w:lineRule="atLeast"/>
              <w:rPr>
                <w:rFonts w:cs="Times New Roman"/>
              </w:rPr>
            </w:pPr>
            <w:r w:rsidRPr="652361BB">
              <w:rPr>
                <w:rFonts w:cs="Times New Roman"/>
              </w:rPr>
              <w:t>38</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Change w:id="897" w:author="Truong Bui" w:date="2022-10-12T03:18: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tcPrChange>
          </w:tcPr>
          <w:p w14:paraId="39BF68B2" w14:textId="70D68DC7" w:rsidR="00F43703" w:rsidRPr="00DF4DC3" w:rsidRDefault="00F43703" w:rsidP="00F43703">
            <w:pPr>
              <w:spacing w:line="0" w:lineRule="atLeast"/>
              <w:rPr>
                <w:rFonts w:cs="Times New Roman"/>
              </w:rPr>
            </w:pPr>
            <w:r w:rsidRPr="4A2C2083">
              <w:rPr>
                <w:rFonts w:cs="Times New Roman"/>
              </w:rPr>
              <w:t>Pennsylvania</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Change w:id="898" w:author="Truong Bui" w:date="2022-10-12T03:18: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tcPrChange>
          </w:tcPr>
          <w:p w14:paraId="66077308" w14:textId="2BE94098" w:rsidR="00F43703" w:rsidRPr="00DF4DC3" w:rsidRDefault="00F43703" w:rsidP="00F43703">
            <w:pPr>
              <w:spacing w:line="0" w:lineRule="atLeast"/>
              <w:rPr>
                <w:rFonts w:cs="Times New Roman"/>
              </w:rPr>
            </w:pPr>
            <w:r w:rsidRPr="4A2C2083">
              <w:rPr>
                <w:rFonts w:cs="Times New Roman"/>
              </w:rPr>
              <w:t>$       10,700</w:t>
            </w:r>
          </w:p>
        </w:tc>
        <w:tc>
          <w:tcPr>
            <w:tcW w:w="16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Change w:id="899" w:author="Truong Bui" w:date="2022-10-12T03:18:00Z">
              <w:tcPr>
                <w:tcW w:w="153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710A1B99" w14:textId="075AF578" w:rsidR="00F43703" w:rsidRPr="00F43703" w:rsidRDefault="00F43703" w:rsidP="00F43703">
            <w:pPr>
              <w:spacing w:line="0" w:lineRule="atLeast"/>
              <w:rPr>
                <w:rFonts w:ascii="Cambria" w:hAnsi="Cambria" w:cs="Times New Roman"/>
              </w:rPr>
            </w:pPr>
            <w:ins w:id="900" w:author="Truong Bui" w:date="2022-10-12T03:18:00Z">
              <w:r w:rsidRPr="00F43703">
                <w:rPr>
                  <w:rFonts w:ascii="Cambria" w:hAnsi="Cambria" w:cs="Calibri"/>
                  <w:color w:val="000000"/>
                </w:rPr>
                <w:t xml:space="preserve"> $               7,428 </w:t>
              </w:r>
            </w:ins>
          </w:p>
        </w:tc>
        <w:tc>
          <w:tcPr>
            <w:tcW w:w="153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Change w:id="901" w:author="Truong Bui" w:date="2022-10-12T03:18:00Z">
              <w:tcPr>
                <w:tcW w:w="153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5F4F2237" w14:textId="43E91274" w:rsidR="00F43703" w:rsidRPr="4A2C2083" w:rsidRDefault="00F43703" w:rsidP="00F43703">
            <w:pPr>
              <w:spacing w:line="0" w:lineRule="atLeast"/>
              <w:rPr>
                <w:rFonts w:cs="Times New Roman"/>
              </w:rPr>
            </w:pPr>
            <w:r>
              <w:rPr>
                <w:rFonts w:cs="Times New Roman"/>
              </w:rPr>
              <w:t>1.44</w:t>
            </w:r>
          </w:p>
        </w:tc>
      </w:tr>
      <w:tr w:rsidR="00F43703" w:rsidRPr="00DF4DC3" w14:paraId="69F7B121" w14:textId="79E08E97" w:rsidTr="00F43703">
        <w:tblPrEx>
          <w:tblW w:w="0" w:type="auto"/>
          <w:tblCellMar>
            <w:top w:w="15" w:type="dxa"/>
            <w:left w:w="15" w:type="dxa"/>
            <w:bottom w:w="15" w:type="dxa"/>
            <w:right w:w="15" w:type="dxa"/>
          </w:tblCellMar>
          <w:tblPrExChange w:id="902" w:author="Truong Bui" w:date="2022-10-12T03:18:00Z">
            <w:tblPrEx>
              <w:tblW w:w="0" w:type="auto"/>
              <w:tblCellMar>
                <w:top w:w="15" w:type="dxa"/>
                <w:left w:w="15" w:type="dxa"/>
                <w:bottom w:w="15" w:type="dxa"/>
                <w:right w:w="15" w:type="dxa"/>
              </w:tblCellMar>
            </w:tblPrEx>
          </w:tblPrExChange>
        </w:tblPrEx>
        <w:trPr>
          <w:trPrChange w:id="903" w:author="Truong Bui" w:date="2022-10-12T03:18:00Z">
            <w:trPr>
              <w:gridBefore w:val="1"/>
            </w:trPr>
          </w:trPrChange>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904" w:author="Truong Bui" w:date="2022-10-12T03:18: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1DDB489E" w14:textId="77777777" w:rsidR="00F43703" w:rsidRPr="00DF4DC3" w:rsidRDefault="00F43703" w:rsidP="00F43703">
            <w:pPr>
              <w:spacing w:line="0" w:lineRule="atLeast"/>
              <w:rPr>
                <w:rFonts w:cs="Times New Roman"/>
              </w:rPr>
            </w:pPr>
            <w:r w:rsidRPr="652361BB">
              <w:rPr>
                <w:rFonts w:cs="Times New Roman"/>
              </w:rPr>
              <w:t>39</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Change w:id="905" w:author="Truong Bui" w:date="2022-10-12T03:18: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tcPrChange>
          </w:tcPr>
          <w:p w14:paraId="007DA5F3" w14:textId="41E5EFDF" w:rsidR="00F43703" w:rsidRPr="00DF4DC3" w:rsidRDefault="00F43703" w:rsidP="00F43703">
            <w:pPr>
              <w:spacing w:line="0" w:lineRule="atLeast"/>
              <w:rPr>
                <w:rFonts w:cs="Times New Roman"/>
              </w:rPr>
            </w:pPr>
            <w:r w:rsidRPr="4A2C2083">
              <w:rPr>
                <w:rFonts w:cs="Times New Roman"/>
              </w:rPr>
              <w:t>Oregon</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Change w:id="906" w:author="Truong Bui" w:date="2022-10-12T03:18: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tcPrChange>
          </w:tcPr>
          <w:p w14:paraId="3BD98243" w14:textId="1A7C8DA8" w:rsidR="00F43703" w:rsidRPr="00DF4DC3" w:rsidRDefault="00F43703" w:rsidP="00F43703">
            <w:pPr>
              <w:spacing w:line="0" w:lineRule="atLeast"/>
              <w:rPr>
                <w:rFonts w:cs="Times New Roman"/>
              </w:rPr>
            </w:pPr>
            <w:r w:rsidRPr="4A2C2083">
              <w:rPr>
                <w:rFonts w:cs="Times New Roman"/>
              </w:rPr>
              <w:t>$         8,664</w:t>
            </w:r>
          </w:p>
        </w:tc>
        <w:tc>
          <w:tcPr>
            <w:tcW w:w="16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Change w:id="907" w:author="Truong Bui" w:date="2022-10-12T03:18:00Z">
              <w:tcPr>
                <w:tcW w:w="153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261975CE" w14:textId="4787C1E7" w:rsidR="00F43703" w:rsidRPr="00F43703" w:rsidRDefault="00F43703" w:rsidP="00F43703">
            <w:pPr>
              <w:spacing w:line="0" w:lineRule="atLeast"/>
              <w:rPr>
                <w:rFonts w:ascii="Cambria" w:hAnsi="Cambria" w:cs="Times New Roman"/>
              </w:rPr>
            </w:pPr>
            <w:ins w:id="908" w:author="Truong Bui" w:date="2022-10-12T03:18:00Z">
              <w:r w:rsidRPr="00F43703">
                <w:rPr>
                  <w:rFonts w:ascii="Cambria" w:hAnsi="Cambria" w:cs="Calibri"/>
                  <w:color w:val="000000"/>
                </w:rPr>
                <w:t xml:space="preserve"> $               5,875 </w:t>
              </w:r>
            </w:ins>
          </w:p>
        </w:tc>
        <w:tc>
          <w:tcPr>
            <w:tcW w:w="153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Change w:id="909" w:author="Truong Bui" w:date="2022-10-12T03:18:00Z">
              <w:tcPr>
                <w:tcW w:w="153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36CB32F0" w14:textId="3B5C137A" w:rsidR="00F43703" w:rsidRPr="4A2C2083" w:rsidRDefault="00F43703" w:rsidP="00F43703">
            <w:pPr>
              <w:spacing w:line="0" w:lineRule="atLeast"/>
              <w:rPr>
                <w:rFonts w:cs="Times New Roman"/>
              </w:rPr>
            </w:pPr>
            <w:r>
              <w:rPr>
                <w:rFonts w:cs="Times New Roman"/>
              </w:rPr>
              <w:t>1.47</w:t>
            </w:r>
          </w:p>
        </w:tc>
      </w:tr>
      <w:tr w:rsidR="00F43703" w:rsidRPr="00DF4DC3" w14:paraId="69EBA7D6" w14:textId="2C6DF33C" w:rsidTr="00F43703">
        <w:tblPrEx>
          <w:tblW w:w="0" w:type="auto"/>
          <w:tblCellMar>
            <w:top w:w="15" w:type="dxa"/>
            <w:left w:w="15" w:type="dxa"/>
            <w:bottom w:w="15" w:type="dxa"/>
            <w:right w:w="15" w:type="dxa"/>
          </w:tblCellMar>
          <w:tblPrExChange w:id="910" w:author="Truong Bui" w:date="2022-10-12T03:18:00Z">
            <w:tblPrEx>
              <w:tblW w:w="0" w:type="auto"/>
              <w:tblCellMar>
                <w:top w:w="15" w:type="dxa"/>
                <w:left w:w="15" w:type="dxa"/>
                <w:bottom w:w="15" w:type="dxa"/>
                <w:right w:w="15" w:type="dxa"/>
              </w:tblCellMar>
            </w:tblPrEx>
          </w:tblPrExChange>
        </w:tblPrEx>
        <w:trPr>
          <w:trPrChange w:id="911" w:author="Truong Bui" w:date="2022-10-12T03:18:00Z">
            <w:trPr>
              <w:gridBefore w:val="1"/>
            </w:trPr>
          </w:trPrChange>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912" w:author="Truong Bui" w:date="2022-10-12T03:18: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5E53317A" w14:textId="77777777" w:rsidR="00F43703" w:rsidRPr="00DF4DC3" w:rsidRDefault="00F43703" w:rsidP="00F43703">
            <w:pPr>
              <w:spacing w:line="0" w:lineRule="atLeast"/>
              <w:rPr>
                <w:rFonts w:cs="Times New Roman"/>
              </w:rPr>
            </w:pPr>
            <w:r w:rsidRPr="652361BB">
              <w:rPr>
                <w:rFonts w:cs="Times New Roman"/>
              </w:rPr>
              <w:lastRenderedPageBreak/>
              <w:t>40</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Change w:id="913" w:author="Truong Bui" w:date="2022-10-12T03:18: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tcPrChange>
          </w:tcPr>
          <w:p w14:paraId="389E0424" w14:textId="1AC84D2F" w:rsidR="00F43703" w:rsidRPr="00DF4DC3" w:rsidRDefault="00F43703" w:rsidP="00F43703">
            <w:pPr>
              <w:spacing w:line="0" w:lineRule="atLeast"/>
              <w:rPr>
                <w:rFonts w:cs="Times New Roman"/>
              </w:rPr>
            </w:pPr>
            <w:r w:rsidRPr="4A2C2083">
              <w:rPr>
                <w:rFonts w:cs="Times New Roman"/>
              </w:rPr>
              <w:t>Colorado</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Change w:id="914" w:author="Truong Bui" w:date="2022-10-12T03:18: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tcPrChange>
          </w:tcPr>
          <w:p w14:paraId="7A5DA82C" w14:textId="0D03FB46" w:rsidR="00F43703" w:rsidRPr="00DF4DC3" w:rsidRDefault="00F43703" w:rsidP="00F43703">
            <w:pPr>
              <w:spacing w:line="0" w:lineRule="atLeast"/>
              <w:rPr>
                <w:rFonts w:cs="Times New Roman"/>
              </w:rPr>
            </w:pPr>
            <w:r w:rsidRPr="4A2C2083">
              <w:rPr>
                <w:rFonts w:cs="Times New Roman"/>
              </w:rPr>
              <w:t>$        9,679</w:t>
            </w:r>
          </w:p>
        </w:tc>
        <w:tc>
          <w:tcPr>
            <w:tcW w:w="16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Change w:id="915" w:author="Truong Bui" w:date="2022-10-12T03:18:00Z">
              <w:tcPr>
                <w:tcW w:w="153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7272502C" w14:textId="3E26956F" w:rsidR="00F43703" w:rsidRPr="00F43703" w:rsidRDefault="00F43703" w:rsidP="00F43703">
            <w:pPr>
              <w:spacing w:line="0" w:lineRule="atLeast"/>
              <w:rPr>
                <w:rFonts w:ascii="Cambria" w:hAnsi="Cambria" w:cs="Times New Roman"/>
              </w:rPr>
            </w:pPr>
            <w:ins w:id="916" w:author="Truong Bui" w:date="2022-10-12T03:18:00Z">
              <w:r w:rsidRPr="00F43703">
                <w:rPr>
                  <w:rFonts w:ascii="Cambria" w:hAnsi="Cambria" w:cs="Calibri"/>
                  <w:color w:val="000000"/>
                </w:rPr>
                <w:t xml:space="preserve"> $               6,391 </w:t>
              </w:r>
            </w:ins>
          </w:p>
        </w:tc>
        <w:tc>
          <w:tcPr>
            <w:tcW w:w="153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Change w:id="917" w:author="Truong Bui" w:date="2022-10-12T03:18:00Z">
              <w:tcPr>
                <w:tcW w:w="153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11191AAB" w14:textId="284B8A74" w:rsidR="00F43703" w:rsidRPr="4A2C2083" w:rsidRDefault="00F43703" w:rsidP="00F43703">
            <w:pPr>
              <w:spacing w:line="0" w:lineRule="atLeast"/>
              <w:rPr>
                <w:rFonts w:cs="Times New Roman"/>
              </w:rPr>
            </w:pPr>
            <w:r>
              <w:rPr>
                <w:rFonts w:cs="Times New Roman"/>
              </w:rPr>
              <w:t>1.51</w:t>
            </w:r>
          </w:p>
        </w:tc>
      </w:tr>
      <w:tr w:rsidR="00F43703" w:rsidRPr="00DF4DC3" w14:paraId="23051F1F" w14:textId="0B20CBBF" w:rsidTr="00F43703">
        <w:tblPrEx>
          <w:tblW w:w="0" w:type="auto"/>
          <w:tblCellMar>
            <w:top w:w="15" w:type="dxa"/>
            <w:left w:w="15" w:type="dxa"/>
            <w:bottom w:w="15" w:type="dxa"/>
            <w:right w:w="15" w:type="dxa"/>
          </w:tblCellMar>
          <w:tblPrExChange w:id="918" w:author="Truong Bui" w:date="2022-10-12T03:18:00Z">
            <w:tblPrEx>
              <w:tblW w:w="0" w:type="auto"/>
              <w:tblCellMar>
                <w:top w:w="15" w:type="dxa"/>
                <w:left w:w="15" w:type="dxa"/>
                <w:bottom w:w="15" w:type="dxa"/>
                <w:right w:w="15" w:type="dxa"/>
              </w:tblCellMar>
            </w:tblPrEx>
          </w:tblPrExChange>
        </w:tblPrEx>
        <w:trPr>
          <w:trPrChange w:id="919" w:author="Truong Bui" w:date="2022-10-12T03:18:00Z">
            <w:trPr>
              <w:gridBefore w:val="1"/>
            </w:trPr>
          </w:trPrChange>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920" w:author="Truong Bui" w:date="2022-10-12T03:18: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1092BE72" w14:textId="77777777" w:rsidR="00F43703" w:rsidRPr="00DF4DC3" w:rsidRDefault="00F43703" w:rsidP="00F43703">
            <w:pPr>
              <w:spacing w:line="0" w:lineRule="atLeast"/>
              <w:rPr>
                <w:rFonts w:cs="Times New Roman"/>
              </w:rPr>
            </w:pPr>
            <w:r w:rsidRPr="652361BB">
              <w:rPr>
                <w:rFonts w:cs="Times New Roman"/>
              </w:rPr>
              <w:t>41</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Change w:id="921" w:author="Truong Bui" w:date="2022-10-12T03:18: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tcPrChange>
          </w:tcPr>
          <w:p w14:paraId="68A0DEFF" w14:textId="39B181B6" w:rsidR="00F43703" w:rsidRPr="00DF4DC3" w:rsidRDefault="00F43703" w:rsidP="00F43703">
            <w:pPr>
              <w:spacing w:line="0" w:lineRule="atLeast"/>
              <w:rPr>
                <w:rFonts w:cs="Times New Roman"/>
              </w:rPr>
            </w:pPr>
            <w:r w:rsidRPr="4A2C2083">
              <w:rPr>
                <w:rFonts w:cs="Times New Roman"/>
              </w:rPr>
              <w:t>Oklahoma</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Change w:id="922" w:author="Truong Bui" w:date="2022-10-12T03:18: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tcPrChange>
          </w:tcPr>
          <w:p w14:paraId="7DF6C1A5" w14:textId="6361D2C8" w:rsidR="00F43703" w:rsidRPr="00DF4DC3" w:rsidRDefault="00F43703" w:rsidP="00F43703">
            <w:pPr>
              <w:spacing w:line="0" w:lineRule="atLeast"/>
              <w:rPr>
                <w:rFonts w:cs="Times New Roman"/>
              </w:rPr>
            </w:pPr>
            <w:r w:rsidRPr="4A2C2083">
              <w:rPr>
                <w:rFonts w:cs="Times New Roman"/>
              </w:rPr>
              <w:t>$        8,132</w:t>
            </w:r>
          </w:p>
        </w:tc>
        <w:tc>
          <w:tcPr>
            <w:tcW w:w="16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Change w:id="923" w:author="Truong Bui" w:date="2022-10-12T03:18:00Z">
              <w:tcPr>
                <w:tcW w:w="153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46F294E2" w14:textId="693F86FB" w:rsidR="00F43703" w:rsidRPr="00F43703" w:rsidRDefault="00F43703" w:rsidP="00F43703">
            <w:pPr>
              <w:spacing w:line="0" w:lineRule="atLeast"/>
              <w:rPr>
                <w:rFonts w:ascii="Cambria" w:hAnsi="Cambria" w:cs="Times New Roman"/>
              </w:rPr>
            </w:pPr>
            <w:ins w:id="924" w:author="Truong Bui" w:date="2022-10-12T03:18:00Z">
              <w:r w:rsidRPr="00F43703">
                <w:rPr>
                  <w:rFonts w:ascii="Cambria" w:hAnsi="Cambria" w:cs="Calibri"/>
                  <w:color w:val="000000"/>
                </w:rPr>
                <w:t xml:space="preserve"> $               5,322 </w:t>
              </w:r>
            </w:ins>
          </w:p>
        </w:tc>
        <w:tc>
          <w:tcPr>
            <w:tcW w:w="153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Change w:id="925" w:author="Truong Bui" w:date="2022-10-12T03:18:00Z">
              <w:tcPr>
                <w:tcW w:w="153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043505A7" w14:textId="022CD6D1" w:rsidR="00F43703" w:rsidRPr="4A2C2083" w:rsidRDefault="00F43703" w:rsidP="00F43703">
            <w:pPr>
              <w:spacing w:line="0" w:lineRule="atLeast"/>
              <w:rPr>
                <w:rFonts w:cs="Times New Roman"/>
              </w:rPr>
            </w:pPr>
            <w:r>
              <w:rPr>
                <w:rFonts w:cs="Times New Roman"/>
              </w:rPr>
              <w:t>1.53</w:t>
            </w:r>
          </w:p>
        </w:tc>
      </w:tr>
      <w:tr w:rsidR="00F43703" w:rsidRPr="00DF4DC3" w14:paraId="200A219D" w14:textId="0126920B" w:rsidTr="00F43703">
        <w:tblPrEx>
          <w:tblW w:w="0" w:type="auto"/>
          <w:tblCellMar>
            <w:top w:w="15" w:type="dxa"/>
            <w:left w:w="15" w:type="dxa"/>
            <w:bottom w:w="15" w:type="dxa"/>
            <w:right w:w="15" w:type="dxa"/>
          </w:tblCellMar>
          <w:tblPrExChange w:id="926" w:author="Truong Bui" w:date="2022-10-12T03:18:00Z">
            <w:tblPrEx>
              <w:tblW w:w="0" w:type="auto"/>
              <w:tblCellMar>
                <w:top w:w="15" w:type="dxa"/>
                <w:left w:w="15" w:type="dxa"/>
                <w:bottom w:w="15" w:type="dxa"/>
                <w:right w:w="15" w:type="dxa"/>
              </w:tblCellMar>
            </w:tblPrEx>
          </w:tblPrExChange>
        </w:tblPrEx>
        <w:trPr>
          <w:trPrChange w:id="927" w:author="Truong Bui" w:date="2022-10-12T03:18:00Z">
            <w:trPr>
              <w:gridBefore w:val="1"/>
            </w:trPr>
          </w:trPrChange>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928" w:author="Truong Bui" w:date="2022-10-12T03:18: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16879D8A" w14:textId="77777777" w:rsidR="00F43703" w:rsidRPr="00DF4DC3" w:rsidRDefault="00F43703" w:rsidP="00F43703">
            <w:pPr>
              <w:spacing w:line="0" w:lineRule="atLeast"/>
              <w:rPr>
                <w:rFonts w:cs="Times New Roman"/>
              </w:rPr>
            </w:pPr>
            <w:r w:rsidRPr="652361BB">
              <w:rPr>
                <w:rFonts w:cs="Times New Roman"/>
              </w:rPr>
              <w:t>42</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Change w:id="929" w:author="Truong Bui" w:date="2022-10-12T03:18: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tcPrChange>
          </w:tcPr>
          <w:p w14:paraId="6BB3703A" w14:textId="1B511BAF" w:rsidR="00F43703" w:rsidRPr="00DF4DC3" w:rsidRDefault="00F43703" w:rsidP="00F43703">
            <w:pPr>
              <w:spacing w:line="0" w:lineRule="atLeast"/>
              <w:rPr>
                <w:rFonts w:cs="Times New Roman"/>
              </w:rPr>
            </w:pPr>
            <w:r w:rsidRPr="4A2C2083">
              <w:rPr>
                <w:rFonts w:cs="Times New Roman"/>
              </w:rPr>
              <w:t>Alabama</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Change w:id="930" w:author="Truong Bui" w:date="2022-10-12T03:18: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tcPrChange>
          </w:tcPr>
          <w:p w14:paraId="41EA8FBA" w14:textId="6016BC20" w:rsidR="00F43703" w:rsidRPr="00DF4DC3" w:rsidRDefault="00F43703" w:rsidP="00F43703">
            <w:pPr>
              <w:spacing w:line="0" w:lineRule="atLeast"/>
              <w:rPr>
                <w:rFonts w:cs="Times New Roman"/>
              </w:rPr>
            </w:pPr>
            <w:r w:rsidRPr="4A2C2083">
              <w:rPr>
                <w:rFonts w:cs="Times New Roman"/>
              </w:rPr>
              <w:t>$        11,328</w:t>
            </w:r>
          </w:p>
        </w:tc>
        <w:tc>
          <w:tcPr>
            <w:tcW w:w="16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Change w:id="931" w:author="Truong Bui" w:date="2022-10-12T03:18:00Z">
              <w:tcPr>
                <w:tcW w:w="153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203ED30C" w14:textId="452A4C36" w:rsidR="00F43703" w:rsidRPr="00F43703" w:rsidRDefault="00F43703" w:rsidP="00F43703">
            <w:pPr>
              <w:spacing w:line="0" w:lineRule="atLeast"/>
              <w:rPr>
                <w:rFonts w:ascii="Cambria" w:hAnsi="Cambria" w:cs="Times New Roman"/>
              </w:rPr>
            </w:pPr>
            <w:ins w:id="932" w:author="Truong Bui" w:date="2022-10-12T03:18:00Z">
              <w:r w:rsidRPr="00F43703">
                <w:rPr>
                  <w:rFonts w:ascii="Cambria" w:hAnsi="Cambria" w:cs="Calibri"/>
                  <w:color w:val="000000"/>
                </w:rPr>
                <w:t xml:space="preserve"> $               7,280 </w:t>
              </w:r>
            </w:ins>
          </w:p>
        </w:tc>
        <w:tc>
          <w:tcPr>
            <w:tcW w:w="153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Change w:id="933" w:author="Truong Bui" w:date="2022-10-12T03:18:00Z">
              <w:tcPr>
                <w:tcW w:w="153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3FBD5037" w14:textId="631B360F" w:rsidR="00F43703" w:rsidRPr="4A2C2083" w:rsidRDefault="00F43703" w:rsidP="00F43703">
            <w:pPr>
              <w:spacing w:line="0" w:lineRule="atLeast"/>
              <w:rPr>
                <w:rFonts w:cs="Times New Roman"/>
              </w:rPr>
            </w:pPr>
            <w:r>
              <w:rPr>
                <w:rFonts w:cs="Times New Roman"/>
              </w:rPr>
              <w:t>1.56</w:t>
            </w:r>
          </w:p>
        </w:tc>
      </w:tr>
      <w:tr w:rsidR="00F43703" w:rsidRPr="00DF4DC3" w14:paraId="62439FA8" w14:textId="5CBB2BDE" w:rsidTr="00F43703">
        <w:tblPrEx>
          <w:tblW w:w="0" w:type="auto"/>
          <w:tblCellMar>
            <w:top w:w="15" w:type="dxa"/>
            <w:left w:w="15" w:type="dxa"/>
            <w:bottom w:w="15" w:type="dxa"/>
            <w:right w:w="15" w:type="dxa"/>
          </w:tblCellMar>
          <w:tblPrExChange w:id="934" w:author="Truong Bui" w:date="2022-10-12T03:18:00Z">
            <w:tblPrEx>
              <w:tblW w:w="0" w:type="auto"/>
              <w:tblCellMar>
                <w:top w:w="15" w:type="dxa"/>
                <w:left w:w="15" w:type="dxa"/>
                <w:bottom w:w="15" w:type="dxa"/>
                <w:right w:w="15" w:type="dxa"/>
              </w:tblCellMar>
            </w:tblPrEx>
          </w:tblPrExChange>
        </w:tblPrEx>
        <w:trPr>
          <w:trPrChange w:id="935" w:author="Truong Bui" w:date="2022-10-12T03:18:00Z">
            <w:trPr>
              <w:gridBefore w:val="1"/>
            </w:trPr>
          </w:trPrChange>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936" w:author="Truong Bui" w:date="2022-10-12T03:18: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3FB8546F" w14:textId="77777777" w:rsidR="00F43703" w:rsidRPr="00DF4DC3" w:rsidRDefault="00F43703" w:rsidP="00F43703">
            <w:pPr>
              <w:spacing w:line="0" w:lineRule="atLeast"/>
              <w:rPr>
                <w:rFonts w:cs="Times New Roman"/>
              </w:rPr>
            </w:pPr>
            <w:r w:rsidRPr="652361BB">
              <w:rPr>
                <w:rFonts w:cs="Times New Roman"/>
              </w:rPr>
              <w:t>43</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Change w:id="937" w:author="Truong Bui" w:date="2022-10-12T03:18: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tcPrChange>
          </w:tcPr>
          <w:p w14:paraId="1D8BFC58" w14:textId="74B175DF" w:rsidR="00F43703" w:rsidRPr="00DF4DC3" w:rsidRDefault="00F43703" w:rsidP="00F43703">
            <w:pPr>
              <w:spacing w:line="0" w:lineRule="atLeast"/>
              <w:rPr>
                <w:rFonts w:cs="Times New Roman"/>
              </w:rPr>
            </w:pPr>
            <w:r w:rsidRPr="4A2C2083">
              <w:rPr>
                <w:rFonts w:cs="Times New Roman"/>
              </w:rPr>
              <w:t>Arizona</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Change w:id="938" w:author="Truong Bui" w:date="2022-10-12T03:18: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tcPrChange>
          </w:tcPr>
          <w:p w14:paraId="3C741214" w14:textId="7662F0DF" w:rsidR="00F43703" w:rsidRPr="00DF4DC3" w:rsidRDefault="00F43703" w:rsidP="00F43703">
            <w:pPr>
              <w:spacing w:line="0" w:lineRule="atLeast"/>
              <w:rPr>
                <w:rFonts w:cs="Times New Roman"/>
              </w:rPr>
            </w:pPr>
            <w:r w:rsidRPr="4A2C2083">
              <w:rPr>
                <w:rFonts w:cs="Times New Roman"/>
              </w:rPr>
              <w:t>$        11,191</w:t>
            </w:r>
          </w:p>
        </w:tc>
        <w:tc>
          <w:tcPr>
            <w:tcW w:w="16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Change w:id="939" w:author="Truong Bui" w:date="2022-10-12T03:18:00Z">
              <w:tcPr>
                <w:tcW w:w="153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38067EAA" w14:textId="02BA8538" w:rsidR="00F43703" w:rsidRPr="00F43703" w:rsidRDefault="00F43703" w:rsidP="00F43703">
            <w:pPr>
              <w:spacing w:line="0" w:lineRule="atLeast"/>
              <w:rPr>
                <w:rFonts w:ascii="Cambria" w:hAnsi="Cambria" w:cs="Times New Roman"/>
              </w:rPr>
            </w:pPr>
            <w:ins w:id="940" w:author="Truong Bui" w:date="2022-10-12T03:18:00Z">
              <w:r w:rsidRPr="00F43703">
                <w:rPr>
                  <w:rFonts w:ascii="Cambria" w:hAnsi="Cambria" w:cs="Calibri"/>
                  <w:color w:val="000000"/>
                </w:rPr>
                <w:t xml:space="preserve"> $               6,998 </w:t>
              </w:r>
            </w:ins>
          </w:p>
        </w:tc>
        <w:tc>
          <w:tcPr>
            <w:tcW w:w="153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Change w:id="941" w:author="Truong Bui" w:date="2022-10-12T03:18:00Z">
              <w:tcPr>
                <w:tcW w:w="153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138EB972" w14:textId="60D99C0B" w:rsidR="00F43703" w:rsidRPr="4A2C2083" w:rsidRDefault="00F43703" w:rsidP="00F43703">
            <w:pPr>
              <w:spacing w:line="0" w:lineRule="atLeast"/>
              <w:rPr>
                <w:rFonts w:cs="Times New Roman"/>
              </w:rPr>
            </w:pPr>
            <w:r>
              <w:rPr>
                <w:rFonts w:cs="Times New Roman"/>
              </w:rPr>
              <w:t>1.60</w:t>
            </w:r>
          </w:p>
        </w:tc>
      </w:tr>
      <w:tr w:rsidR="00F43703" w:rsidRPr="00DF4DC3" w14:paraId="07A3CFC0" w14:textId="656CFD10" w:rsidTr="00F43703">
        <w:tblPrEx>
          <w:tblW w:w="0" w:type="auto"/>
          <w:tblCellMar>
            <w:top w:w="15" w:type="dxa"/>
            <w:left w:w="15" w:type="dxa"/>
            <w:bottom w:w="15" w:type="dxa"/>
            <w:right w:w="15" w:type="dxa"/>
          </w:tblCellMar>
          <w:tblPrExChange w:id="942" w:author="Truong Bui" w:date="2022-10-12T03:18:00Z">
            <w:tblPrEx>
              <w:tblW w:w="0" w:type="auto"/>
              <w:tblCellMar>
                <w:top w:w="15" w:type="dxa"/>
                <w:left w:w="15" w:type="dxa"/>
                <w:bottom w:w="15" w:type="dxa"/>
                <w:right w:w="15" w:type="dxa"/>
              </w:tblCellMar>
            </w:tblPrEx>
          </w:tblPrExChange>
        </w:tblPrEx>
        <w:trPr>
          <w:trPrChange w:id="943" w:author="Truong Bui" w:date="2022-10-12T03:18:00Z">
            <w:trPr>
              <w:gridBefore w:val="1"/>
            </w:trPr>
          </w:trPrChange>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944" w:author="Truong Bui" w:date="2022-10-12T03:18: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5750E478" w14:textId="77777777" w:rsidR="00F43703" w:rsidRPr="00DF4DC3" w:rsidRDefault="00F43703" w:rsidP="00F43703">
            <w:pPr>
              <w:spacing w:line="0" w:lineRule="atLeast"/>
              <w:rPr>
                <w:rFonts w:cs="Times New Roman"/>
              </w:rPr>
            </w:pPr>
            <w:r w:rsidRPr="652361BB">
              <w:rPr>
                <w:rFonts w:cs="Times New Roman"/>
              </w:rPr>
              <w:t>44</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Change w:id="945" w:author="Truong Bui" w:date="2022-10-12T03:18: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tcPrChange>
          </w:tcPr>
          <w:p w14:paraId="5559B3C6" w14:textId="40FE8F7C" w:rsidR="00F43703" w:rsidRPr="00DF4DC3" w:rsidRDefault="00F43703" w:rsidP="00F43703">
            <w:pPr>
              <w:spacing w:line="0" w:lineRule="atLeast"/>
              <w:rPr>
                <w:rFonts w:cs="Times New Roman"/>
              </w:rPr>
            </w:pPr>
            <w:r w:rsidRPr="4A2C2083">
              <w:rPr>
                <w:rFonts w:cs="Times New Roman"/>
              </w:rPr>
              <w:t>Washington</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Change w:id="946" w:author="Truong Bui" w:date="2022-10-12T03:18: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tcPrChange>
          </w:tcPr>
          <w:p w14:paraId="2EEC7ED3" w14:textId="04CDC996" w:rsidR="00F43703" w:rsidRPr="00DF4DC3" w:rsidRDefault="00F43703" w:rsidP="00F43703">
            <w:pPr>
              <w:spacing w:line="0" w:lineRule="atLeast"/>
              <w:rPr>
                <w:rFonts w:cs="Times New Roman"/>
              </w:rPr>
            </w:pPr>
            <w:r w:rsidRPr="4A2C2083">
              <w:rPr>
                <w:rFonts w:cs="Times New Roman"/>
              </w:rPr>
              <w:t>$        16,216</w:t>
            </w:r>
          </w:p>
        </w:tc>
        <w:tc>
          <w:tcPr>
            <w:tcW w:w="16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Change w:id="947" w:author="Truong Bui" w:date="2022-10-12T03:18:00Z">
              <w:tcPr>
                <w:tcW w:w="153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6F1F9B2E" w14:textId="48956167" w:rsidR="00F43703" w:rsidRPr="00F43703" w:rsidRDefault="00F43703" w:rsidP="00F43703">
            <w:pPr>
              <w:spacing w:line="0" w:lineRule="atLeast"/>
              <w:rPr>
                <w:rFonts w:ascii="Cambria" w:hAnsi="Cambria" w:cs="Times New Roman"/>
              </w:rPr>
            </w:pPr>
            <w:ins w:id="948" w:author="Truong Bui" w:date="2022-10-12T03:18:00Z">
              <w:r w:rsidRPr="00F43703">
                <w:rPr>
                  <w:rFonts w:ascii="Cambria" w:hAnsi="Cambria" w:cs="Calibri"/>
                  <w:color w:val="000000"/>
                </w:rPr>
                <w:t xml:space="preserve"> $               7,384 </w:t>
              </w:r>
            </w:ins>
          </w:p>
        </w:tc>
        <w:tc>
          <w:tcPr>
            <w:tcW w:w="153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Change w:id="949" w:author="Truong Bui" w:date="2022-10-12T03:18:00Z">
              <w:tcPr>
                <w:tcW w:w="153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213546ED" w14:textId="69F1A0CA" w:rsidR="00F43703" w:rsidRPr="4A2C2083" w:rsidRDefault="00F43703" w:rsidP="00F43703">
            <w:pPr>
              <w:spacing w:line="0" w:lineRule="atLeast"/>
              <w:rPr>
                <w:rFonts w:cs="Times New Roman"/>
              </w:rPr>
            </w:pPr>
            <w:r>
              <w:rPr>
                <w:rFonts w:cs="Times New Roman"/>
              </w:rPr>
              <w:t>2.20</w:t>
            </w:r>
          </w:p>
        </w:tc>
      </w:tr>
      <w:tr w:rsidR="00F43703" w:rsidRPr="00DF4DC3" w14:paraId="2A50B210" w14:textId="13EEAC18" w:rsidTr="00F43703">
        <w:tblPrEx>
          <w:tblW w:w="0" w:type="auto"/>
          <w:tblCellMar>
            <w:top w:w="15" w:type="dxa"/>
            <w:left w:w="15" w:type="dxa"/>
            <w:bottom w:w="15" w:type="dxa"/>
            <w:right w:w="15" w:type="dxa"/>
          </w:tblCellMar>
          <w:tblPrExChange w:id="950" w:author="Truong Bui" w:date="2022-10-12T03:18:00Z">
            <w:tblPrEx>
              <w:tblW w:w="0" w:type="auto"/>
              <w:tblCellMar>
                <w:top w:w="15" w:type="dxa"/>
                <w:left w:w="15" w:type="dxa"/>
                <w:bottom w:w="15" w:type="dxa"/>
                <w:right w:w="15" w:type="dxa"/>
              </w:tblCellMar>
            </w:tblPrEx>
          </w:tblPrExChange>
        </w:tblPrEx>
        <w:trPr>
          <w:trPrChange w:id="951" w:author="Truong Bui" w:date="2022-10-12T03:18:00Z">
            <w:trPr>
              <w:gridBefore w:val="1"/>
            </w:trPr>
          </w:trPrChange>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952" w:author="Truong Bui" w:date="2022-10-12T03:18: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3265A99B" w14:textId="77777777" w:rsidR="00F43703" w:rsidRPr="00DF4DC3" w:rsidRDefault="00F43703" w:rsidP="00F43703">
            <w:pPr>
              <w:spacing w:line="0" w:lineRule="atLeast"/>
              <w:rPr>
                <w:rFonts w:cs="Times New Roman"/>
              </w:rPr>
            </w:pPr>
            <w:r w:rsidRPr="652361BB">
              <w:rPr>
                <w:rFonts w:cs="Times New Roman"/>
              </w:rPr>
              <w:t>45</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Change w:id="953" w:author="Truong Bui" w:date="2022-10-12T03:18: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tcPrChange>
          </w:tcPr>
          <w:p w14:paraId="01286346" w14:textId="19E3A6CA" w:rsidR="00F43703" w:rsidRPr="00DF4DC3" w:rsidRDefault="00F43703" w:rsidP="00F43703">
            <w:pPr>
              <w:spacing w:line="0" w:lineRule="atLeast"/>
              <w:rPr>
                <w:rFonts w:cs="Times New Roman"/>
              </w:rPr>
            </w:pPr>
            <w:r w:rsidRPr="4A2C2083">
              <w:rPr>
                <w:rFonts w:cs="Times New Roman"/>
              </w:rPr>
              <w:t>New Hampshire</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Change w:id="954" w:author="Truong Bui" w:date="2022-10-12T03:18: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tcPrChange>
          </w:tcPr>
          <w:p w14:paraId="59E3D9A1" w14:textId="24D3D658" w:rsidR="00F43703" w:rsidRPr="00DF4DC3" w:rsidRDefault="00F43703" w:rsidP="00F43703">
            <w:pPr>
              <w:spacing w:line="0" w:lineRule="atLeast"/>
              <w:rPr>
                <w:rFonts w:cs="Times New Roman"/>
              </w:rPr>
            </w:pPr>
            <w:r w:rsidRPr="4A2C2083">
              <w:rPr>
                <w:rFonts w:cs="Times New Roman"/>
              </w:rPr>
              <w:t>$        12,942</w:t>
            </w:r>
          </w:p>
        </w:tc>
        <w:tc>
          <w:tcPr>
            <w:tcW w:w="16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Change w:id="955" w:author="Truong Bui" w:date="2022-10-12T03:18:00Z">
              <w:tcPr>
                <w:tcW w:w="153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1B9ED681" w14:textId="25C67EC5" w:rsidR="00F43703" w:rsidRPr="00F43703" w:rsidRDefault="00F43703" w:rsidP="00F43703">
            <w:pPr>
              <w:spacing w:line="0" w:lineRule="atLeast"/>
              <w:rPr>
                <w:rFonts w:ascii="Cambria" w:hAnsi="Cambria" w:cs="Times New Roman"/>
              </w:rPr>
            </w:pPr>
            <w:ins w:id="956" w:author="Truong Bui" w:date="2022-10-12T03:18:00Z">
              <w:r w:rsidRPr="00F43703">
                <w:rPr>
                  <w:rFonts w:ascii="Cambria" w:hAnsi="Cambria" w:cs="Calibri"/>
                  <w:color w:val="000000"/>
                </w:rPr>
                <w:t xml:space="preserve"> $               5,794 </w:t>
              </w:r>
            </w:ins>
          </w:p>
        </w:tc>
        <w:tc>
          <w:tcPr>
            <w:tcW w:w="153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Change w:id="957" w:author="Truong Bui" w:date="2022-10-12T03:18:00Z">
              <w:tcPr>
                <w:tcW w:w="153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464CDED3" w14:textId="026B3CC5" w:rsidR="00F43703" w:rsidRPr="4A2C2083" w:rsidRDefault="00F43703" w:rsidP="00F43703">
            <w:pPr>
              <w:spacing w:line="0" w:lineRule="atLeast"/>
              <w:rPr>
                <w:rFonts w:cs="Times New Roman"/>
              </w:rPr>
            </w:pPr>
            <w:r>
              <w:rPr>
                <w:rFonts w:cs="Times New Roman"/>
              </w:rPr>
              <w:t>2.23</w:t>
            </w:r>
          </w:p>
        </w:tc>
      </w:tr>
      <w:tr w:rsidR="00F43703" w:rsidRPr="00DF4DC3" w14:paraId="77772AB2" w14:textId="0E0D10C8" w:rsidTr="00F43703">
        <w:tblPrEx>
          <w:tblW w:w="0" w:type="auto"/>
          <w:tblCellMar>
            <w:top w:w="15" w:type="dxa"/>
            <w:left w:w="15" w:type="dxa"/>
            <w:bottom w:w="15" w:type="dxa"/>
            <w:right w:w="15" w:type="dxa"/>
          </w:tblCellMar>
          <w:tblPrExChange w:id="958" w:author="Truong Bui" w:date="2022-10-12T03:18:00Z">
            <w:tblPrEx>
              <w:tblW w:w="0" w:type="auto"/>
              <w:tblCellMar>
                <w:top w:w="15" w:type="dxa"/>
                <w:left w:w="15" w:type="dxa"/>
                <w:bottom w:w="15" w:type="dxa"/>
                <w:right w:w="15" w:type="dxa"/>
              </w:tblCellMar>
            </w:tblPrEx>
          </w:tblPrExChange>
        </w:tblPrEx>
        <w:trPr>
          <w:trPrChange w:id="959" w:author="Truong Bui" w:date="2022-10-12T03:18:00Z">
            <w:trPr>
              <w:gridBefore w:val="1"/>
            </w:trPr>
          </w:trPrChange>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960" w:author="Truong Bui" w:date="2022-10-12T03:18: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74CBE30E" w14:textId="77777777" w:rsidR="00F43703" w:rsidRPr="00DF4DC3" w:rsidRDefault="00F43703" w:rsidP="00F43703">
            <w:pPr>
              <w:spacing w:line="0" w:lineRule="atLeast"/>
              <w:rPr>
                <w:rFonts w:cs="Times New Roman"/>
              </w:rPr>
            </w:pPr>
            <w:r w:rsidRPr="652361BB">
              <w:rPr>
                <w:rFonts w:cs="Times New Roman"/>
              </w:rPr>
              <w:t>46</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961" w:author="Truong Bui" w:date="2022-10-12T03:18: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4CD288B8" w14:textId="37C52FEE" w:rsidR="00F43703" w:rsidRPr="00DF4DC3" w:rsidRDefault="00F43703" w:rsidP="00F43703">
            <w:pPr>
              <w:spacing w:line="0" w:lineRule="atLeast"/>
              <w:rPr>
                <w:rFonts w:cs="Times New Roman"/>
              </w:rPr>
            </w:pPr>
            <w:r w:rsidRPr="4A2C2083">
              <w:rPr>
                <w:rFonts w:cs="Times New Roman"/>
              </w:rPr>
              <w:t>South Dakota</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962" w:author="Truong Bui" w:date="2022-10-12T03:18: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4B730C59" w14:textId="6441DF95" w:rsidR="00F43703" w:rsidRPr="00DF4DC3" w:rsidRDefault="00F43703" w:rsidP="00F43703">
            <w:pPr>
              <w:spacing w:line="0" w:lineRule="atLeast"/>
              <w:rPr>
                <w:rFonts w:cs="Times New Roman"/>
              </w:rPr>
            </w:pPr>
            <w:r w:rsidRPr="4A2C2083">
              <w:rPr>
                <w:rFonts w:cs="Times New Roman"/>
              </w:rPr>
              <w:t>$        6,326</w:t>
            </w:r>
          </w:p>
        </w:tc>
        <w:tc>
          <w:tcPr>
            <w:tcW w:w="16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Change w:id="963" w:author="Truong Bui" w:date="2022-10-12T03:18:00Z">
              <w:tcPr>
                <w:tcW w:w="153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569212E7" w14:textId="4AFA0795" w:rsidR="00F43703" w:rsidRPr="00F43703" w:rsidRDefault="00F43703" w:rsidP="00F43703">
            <w:pPr>
              <w:spacing w:line="0" w:lineRule="atLeast"/>
              <w:rPr>
                <w:rFonts w:ascii="Cambria" w:hAnsi="Cambria" w:cs="Times New Roman"/>
              </w:rPr>
            </w:pPr>
            <w:ins w:id="964" w:author="Truong Bui" w:date="2022-10-12T03:18:00Z">
              <w:r w:rsidRPr="00F43703">
                <w:rPr>
                  <w:rFonts w:ascii="Cambria" w:hAnsi="Cambria" w:cs="Calibri"/>
                  <w:color w:val="000000"/>
                </w:rPr>
                <w:t xml:space="preserve"> $               2,738 </w:t>
              </w:r>
            </w:ins>
          </w:p>
        </w:tc>
        <w:tc>
          <w:tcPr>
            <w:tcW w:w="153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Change w:id="965" w:author="Truong Bui" w:date="2022-10-12T03:18:00Z">
              <w:tcPr>
                <w:tcW w:w="153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2649911D" w14:textId="1B65974A" w:rsidR="00F43703" w:rsidRPr="4A2C2083" w:rsidRDefault="00F43703" w:rsidP="00F43703">
            <w:pPr>
              <w:spacing w:line="0" w:lineRule="atLeast"/>
              <w:rPr>
                <w:rFonts w:cs="Times New Roman"/>
              </w:rPr>
            </w:pPr>
            <w:r>
              <w:rPr>
                <w:rFonts w:cs="Times New Roman"/>
              </w:rPr>
              <w:t>2.31</w:t>
            </w:r>
          </w:p>
        </w:tc>
      </w:tr>
      <w:tr w:rsidR="00F43703" w:rsidRPr="00DF4DC3" w14:paraId="32B85559" w14:textId="6F50D1CF" w:rsidTr="00F43703">
        <w:tblPrEx>
          <w:tblW w:w="0" w:type="auto"/>
          <w:tblCellMar>
            <w:top w:w="15" w:type="dxa"/>
            <w:left w:w="15" w:type="dxa"/>
            <w:bottom w:w="15" w:type="dxa"/>
            <w:right w:w="15" w:type="dxa"/>
          </w:tblCellMar>
          <w:tblPrExChange w:id="966" w:author="Truong Bui" w:date="2022-10-12T03:18:00Z">
            <w:tblPrEx>
              <w:tblW w:w="0" w:type="auto"/>
              <w:tblCellMar>
                <w:top w:w="15" w:type="dxa"/>
                <w:left w:w="15" w:type="dxa"/>
                <w:bottom w:w="15" w:type="dxa"/>
                <w:right w:w="15" w:type="dxa"/>
              </w:tblCellMar>
            </w:tblPrEx>
          </w:tblPrExChange>
        </w:tblPrEx>
        <w:trPr>
          <w:trPrChange w:id="967" w:author="Truong Bui" w:date="2022-10-12T03:18:00Z">
            <w:trPr>
              <w:gridBefore w:val="1"/>
            </w:trPr>
          </w:trPrChange>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968" w:author="Truong Bui" w:date="2022-10-12T03:18: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31ADF5B0" w14:textId="77777777" w:rsidR="00F43703" w:rsidRPr="00DF4DC3" w:rsidRDefault="00F43703" w:rsidP="00F43703">
            <w:pPr>
              <w:spacing w:line="0" w:lineRule="atLeast"/>
              <w:rPr>
                <w:rFonts w:cs="Times New Roman"/>
              </w:rPr>
            </w:pPr>
            <w:r w:rsidRPr="652361BB">
              <w:rPr>
                <w:rFonts w:cs="Times New Roman"/>
              </w:rPr>
              <w:t>47</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969" w:author="Truong Bui" w:date="2022-10-12T03:18: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79B720B3" w14:textId="6FCFA623" w:rsidR="00F43703" w:rsidRPr="00DF4DC3" w:rsidRDefault="00F43703" w:rsidP="00F43703">
            <w:pPr>
              <w:spacing w:line="0" w:lineRule="atLeast"/>
              <w:rPr>
                <w:rFonts w:cs="Times New Roman"/>
              </w:rPr>
            </w:pPr>
            <w:r w:rsidRPr="4A2C2083">
              <w:rPr>
                <w:rFonts w:cs="Times New Roman"/>
              </w:rPr>
              <w:t>Nevada</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970" w:author="Truong Bui" w:date="2022-10-12T03:18: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26FA92AB" w14:textId="79DEC59F" w:rsidR="00F43703" w:rsidRPr="00DF4DC3" w:rsidRDefault="00F43703" w:rsidP="00F43703">
            <w:pPr>
              <w:spacing w:line="0" w:lineRule="atLeast"/>
              <w:rPr>
                <w:rFonts w:cs="Times New Roman"/>
              </w:rPr>
            </w:pPr>
            <w:r w:rsidRPr="4A2C2083">
              <w:rPr>
                <w:rFonts w:cs="Times New Roman"/>
              </w:rPr>
              <w:t>$        13,614</w:t>
            </w:r>
          </w:p>
        </w:tc>
        <w:tc>
          <w:tcPr>
            <w:tcW w:w="16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Change w:id="971" w:author="Truong Bui" w:date="2022-10-12T03:18:00Z">
              <w:tcPr>
                <w:tcW w:w="153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475F4661" w14:textId="7501CBEC" w:rsidR="00F43703" w:rsidRPr="00F43703" w:rsidRDefault="00F43703" w:rsidP="00F43703">
            <w:pPr>
              <w:spacing w:line="0" w:lineRule="atLeast"/>
              <w:rPr>
                <w:rFonts w:ascii="Cambria" w:hAnsi="Cambria" w:cs="Times New Roman"/>
              </w:rPr>
            </w:pPr>
            <w:ins w:id="972" w:author="Truong Bui" w:date="2022-10-12T03:18:00Z">
              <w:r w:rsidRPr="00F43703">
                <w:rPr>
                  <w:rFonts w:ascii="Cambria" w:hAnsi="Cambria" w:cs="Calibri"/>
                  <w:color w:val="000000"/>
                </w:rPr>
                <w:t xml:space="preserve"> $               5,797 </w:t>
              </w:r>
            </w:ins>
          </w:p>
        </w:tc>
        <w:tc>
          <w:tcPr>
            <w:tcW w:w="153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Change w:id="973" w:author="Truong Bui" w:date="2022-10-12T03:18:00Z">
              <w:tcPr>
                <w:tcW w:w="153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0A8DEEF5" w14:textId="4F5D8FF7" w:rsidR="00F43703" w:rsidRPr="4A2C2083" w:rsidRDefault="00F43703" w:rsidP="00F43703">
            <w:pPr>
              <w:spacing w:line="0" w:lineRule="atLeast"/>
              <w:rPr>
                <w:rFonts w:cs="Times New Roman"/>
              </w:rPr>
            </w:pPr>
            <w:r>
              <w:rPr>
                <w:rFonts w:cs="Times New Roman"/>
              </w:rPr>
              <w:t>2.34</w:t>
            </w:r>
          </w:p>
        </w:tc>
      </w:tr>
      <w:tr w:rsidR="00F43703" w:rsidRPr="00DF4DC3" w14:paraId="07EE3ADA" w14:textId="0214F11E" w:rsidTr="00F43703">
        <w:tblPrEx>
          <w:tblW w:w="0" w:type="auto"/>
          <w:tblCellMar>
            <w:top w:w="15" w:type="dxa"/>
            <w:left w:w="15" w:type="dxa"/>
            <w:bottom w:w="15" w:type="dxa"/>
            <w:right w:w="15" w:type="dxa"/>
          </w:tblCellMar>
          <w:tblPrExChange w:id="974" w:author="Truong Bui" w:date="2022-10-12T03:18:00Z">
            <w:tblPrEx>
              <w:tblW w:w="0" w:type="auto"/>
              <w:tblCellMar>
                <w:top w:w="15" w:type="dxa"/>
                <w:left w:w="15" w:type="dxa"/>
                <w:bottom w:w="15" w:type="dxa"/>
                <w:right w:w="15" w:type="dxa"/>
              </w:tblCellMar>
            </w:tblPrEx>
          </w:tblPrExChange>
        </w:tblPrEx>
        <w:trPr>
          <w:trPrChange w:id="975" w:author="Truong Bui" w:date="2022-10-12T03:18:00Z">
            <w:trPr>
              <w:gridBefore w:val="1"/>
            </w:trPr>
          </w:trPrChange>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976" w:author="Truong Bui" w:date="2022-10-12T03:18: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64AEF4B2" w14:textId="77777777" w:rsidR="00F43703" w:rsidRPr="00DF4DC3" w:rsidRDefault="00F43703" w:rsidP="00F43703">
            <w:pPr>
              <w:spacing w:line="0" w:lineRule="atLeast"/>
              <w:rPr>
                <w:rFonts w:cs="Times New Roman"/>
              </w:rPr>
            </w:pPr>
            <w:r w:rsidRPr="652361BB">
              <w:rPr>
                <w:rFonts w:cs="Times New Roman"/>
              </w:rPr>
              <w:t>48</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977" w:author="Truong Bui" w:date="2022-10-12T03:18: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26EE47CD" w14:textId="5EA05D12" w:rsidR="00F43703" w:rsidRPr="00DF4DC3" w:rsidRDefault="00F43703" w:rsidP="00F43703">
            <w:pPr>
              <w:spacing w:line="0" w:lineRule="atLeast"/>
              <w:rPr>
                <w:rFonts w:cs="Times New Roman"/>
              </w:rPr>
            </w:pPr>
            <w:r w:rsidRPr="4A2C2083">
              <w:rPr>
                <w:rFonts w:cs="Times New Roman"/>
              </w:rPr>
              <w:t>New Mexico</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978" w:author="Truong Bui" w:date="2022-10-12T03:18: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47EA5767" w14:textId="46B6782C" w:rsidR="00F43703" w:rsidRPr="00DF4DC3" w:rsidRDefault="00F43703" w:rsidP="00F43703">
            <w:pPr>
              <w:spacing w:line="0" w:lineRule="atLeast"/>
              <w:rPr>
                <w:rFonts w:cs="Times New Roman"/>
              </w:rPr>
            </w:pPr>
            <w:r w:rsidRPr="4A2C2083">
              <w:rPr>
                <w:rFonts w:cs="Times New Roman"/>
              </w:rPr>
              <w:t>$        10,672</w:t>
            </w:r>
          </w:p>
        </w:tc>
        <w:tc>
          <w:tcPr>
            <w:tcW w:w="16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Change w:id="979" w:author="Truong Bui" w:date="2022-10-12T03:18:00Z">
              <w:tcPr>
                <w:tcW w:w="153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1DC3AE5D" w14:textId="60F9130B" w:rsidR="00F43703" w:rsidRPr="00F43703" w:rsidRDefault="00F43703" w:rsidP="00F43703">
            <w:pPr>
              <w:spacing w:line="0" w:lineRule="atLeast"/>
              <w:rPr>
                <w:rFonts w:ascii="Cambria" w:hAnsi="Cambria" w:cs="Times New Roman"/>
              </w:rPr>
            </w:pPr>
            <w:ins w:id="980" w:author="Truong Bui" w:date="2022-10-12T03:18:00Z">
              <w:r w:rsidRPr="00F43703">
                <w:rPr>
                  <w:rFonts w:ascii="Cambria" w:hAnsi="Cambria" w:cs="Calibri"/>
                  <w:color w:val="000000"/>
                </w:rPr>
                <w:t xml:space="preserve"> $               4,210 </w:t>
              </w:r>
            </w:ins>
          </w:p>
        </w:tc>
        <w:tc>
          <w:tcPr>
            <w:tcW w:w="153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Change w:id="981" w:author="Truong Bui" w:date="2022-10-12T03:18:00Z">
              <w:tcPr>
                <w:tcW w:w="153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7872C3A4" w14:textId="612F9B56" w:rsidR="00F43703" w:rsidRPr="4A2C2083" w:rsidRDefault="00F43703" w:rsidP="00F43703">
            <w:pPr>
              <w:spacing w:line="0" w:lineRule="atLeast"/>
              <w:rPr>
                <w:rFonts w:cs="Times New Roman"/>
              </w:rPr>
            </w:pPr>
            <w:r>
              <w:rPr>
                <w:rFonts w:cs="Times New Roman"/>
              </w:rPr>
              <w:t>2.53</w:t>
            </w:r>
          </w:p>
        </w:tc>
      </w:tr>
      <w:tr w:rsidR="00F43703" w:rsidRPr="00DF4DC3" w14:paraId="52AE08B6" w14:textId="65C8702D" w:rsidTr="00F43703">
        <w:tblPrEx>
          <w:tblW w:w="0" w:type="auto"/>
          <w:tblCellMar>
            <w:top w:w="15" w:type="dxa"/>
            <w:left w:w="15" w:type="dxa"/>
            <w:bottom w:w="15" w:type="dxa"/>
            <w:right w:w="15" w:type="dxa"/>
          </w:tblCellMar>
          <w:tblPrExChange w:id="982" w:author="Truong Bui" w:date="2022-10-12T03:18:00Z">
            <w:tblPrEx>
              <w:tblW w:w="0" w:type="auto"/>
              <w:tblCellMar>
                <w:top w:w="15" w:type="dxa"/>
                <w:left w:w="15" w:type="dxa"/>
                <w:bottom w:w="15" w:type="dxa"/>
                <w:right w:w="15" w:type="dxa"/>
              </w:tblCellMar>
            </w:tblPrEx>
          </w:tblPrExChange>
        </w:tblPrEx>
        <w:trPr>
          <w:trPrChange w:id="983" w:author="Truong Bui" w:date="2022-10-12T03:18:00Z">
            <w:trPr>
              <w:gridBefore w:val="1"/>
            </w:trPr>
          </w:trPrChange>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984" w:author="Truong Bui" w:date="2022-10-12T03:18: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59547B3C" w14:textId="77777777" w:rsidR="00F43703" w:rsidRPr="00DF4DC3" w:rsidRDefault="00F43703" w:rsidP="00F43703">
            <w:pPr>
              <w:spacing w:line="0" w:lineRule="atLeast"/>
              <w:rPr>
                <w:rFonts w:cs="Times New Roman"/>
              </w:rPr>
            </w:pPr>
            <w:r w:rsidRPr="652361BB">
              <w:rPr>
                <w:rFonts w:cs="Times New Roman"/>
              </w:rPr>
              <w:t>49</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985" w:author="Truong Bui" w:date="2022-10-12T03:18: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190895ED" w14:textId="3D87FD90" w:rsidR="00F43703" w:rsidRPr="00DF4DC3" w:rsidRDefault="00F43703" w:rsidP="00F43703">
            <w:pPr>
              <w:spacing w:line="0" w:lineRule="atLeast"/>
              <w:rPr>
                <w:rFonts w:cs="Times New Roman"/>
              </w:rPr>
            </w:pPr>
            <w:r w:rsidRPr="4A2C2083">
              <w:rPr>
                <w:rFonts w:cs="Times New Roman"/>
              </w:rPr>
              <w:t>Delaware</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986" w:author="Truong Bui" w:date="2022-10-12T03:18: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39B01E39" w14:textId="183A85D8" w:rsidR="00F43703" w:rsidRPr="00DF4DC3" w:rsidRDefault="00F43703" w:rsidP="00F43703">
            <w:pPr>
              <w:spacing w:line="0" w:lineRule="atLeast"/>
              <w:rPr>
                <w:rFonts w:cs="Times New Roman"/>
              </w:rPr>
            </w:pPr>
            <w:r w:rsidRPr="4A2C2083">
              <w:rPr>
                <w:rFonts w:cs="Times New Roman"/>
              </w:rPr>
              <w:t>$        29,795</w:t>
            </w:r>
          </w:p>
        </w:tc>
        <w:tc>
          <w:tcPr>
            <w:tcW w:w="16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Change w:id="987" w:author="Truong Bui" w:date="2022-10-12T03:18:00Z">
              <w:tcPr>
                <w:tcW w:w="153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13B0273E" w14:textId="4E5C8601" w:rsidR="00F43703" w:rsidRPr="00F43703" w:rsidRDefault="00F43703" w:rsidP="00F43703">
            <w:pPr>
              <w:spacing w:line="0" w:lineRule="atLeast"/>
              <w:rPr>
                <w:rFonts w:ascii="Cambria" w:hAnsi="Cambria" w:cs="Times New Roman"/>
              </w:rPr>
            </w:pPr>
            <w:ins w:id="988" w:author="Truong Bui" w:date="2022-10-12T03:18:00Z">
              <w:r w:rsidRPr="00F43703">
                <w:rPr>
                  <w:rFonts w:ascii="Cambria" w:hAnsi="Cambria" w:cs="Calibri"/>
                  <w:color w:val="000000"/>
                </w:rPr>
                <w:t xml:space="preserve"> $            11,506 </w:t>
              </w:r>
            </w:ins>
          </w:p>
        </w:tc>
        <w:tc>
          <w:tcPr>
            <w:tcW w:w="153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Change w:id="989" w:author="Truong Bui" w:date="2022-10-12T03:18:00Z">
              <w:tcPr>
                <w:tcW w:w="153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55845A05" w14:textId="6759BA4B" w:rsidR="00F43703" w:rsidRPr="4A2C2083" w:rsidRDefault="00F43703" w:rsidP="00F43703">
            <w:pPr>
              <w:spacing w:line="0" w:lineRule="atLeast"/>
              <w:rPr>
                <w:rFonts w:cs="Times New Roman"/>
              </w:rPr>
            </w:pPr>
            <w:r>
              <w:rPr>
                <w:rFonts w:cs="Times New Roman"/>
              </w:rPr>
              <w:t>2.59</w:t>
            </w:r>
          </w:p>
        </w:tc>
      </w:tr>
      <w:tr w:rsidR="00F43703" w:rsidRPr="00DF4DC3" w14:paraId="41C502BE" w14:textId="517E4C54" w:rsidTr="00F43703">
        <w:tblPrEx>
          <w:tblW w:w="0" w:type="auto"/>
          <w:tblCellMar>
            <w:top w:w="15" w:type="dxa"/>
            <w:left w:w="15" w:type="dxa"/>
            <w:bottom w:w="15" w:type="dxa"/>
            <w:right w:w="15" w:type="dxa"/>
          </w:tblCellMar>
          <w:tblPrExChange w:id="990" w:author="Truong Bui" w:date="2022-10-12T03:18:00Z">
            <w:tblPrEx>
              <w:tblW w:w="0" w:type="auto"/>
              <w:tblCellMar>
                <w:top w:w="15" w:type="dxa"/>
                <w:left w:w="15" w:type="dxa"/>
                <w:bottom w:w="15" w:type="dxa"/>
                <w:right w:w="15" w:type="dxa"/>
              </w:tblCellMar>
            </w:tblPrEx>
          </w:tblPrExChange>
        </w:tblPrEx>
        <w:trPr>
          <w:trPrChange w:id="991" w:author="Truong Bui" w:date="2022-10-12T03:18:00Z">
            <w:trPr>
              <w:gridBefore w:val="1"/>
            </w:trPr>
          </w:trPrChange>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992" w:author="Truong Bui" w:date="2022-10-12T03:18: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79910DDF" w14:textId="77777777" w:rsidR="00F43703" w:rsidRPr="00DF4DC3" w:rsidRDefault="00F43703" w:rsidP="00F43703">
            <w:pPr>
              <w:spacing w:line="0" w:lineRule="atLeast"/>
              <w:rPr>
                <w:rFonts w:cs="Times New Roman"/>
              </w:rPr>
            </w:pPr>
            <w:r w:rsidRPr="652361BB">
              <w:rPr>
                <w:rFonts w:cs="Times New Roman"/>
              </w:rPr>
              <w:t>50</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993" w:author="Truong Bui" w:date="2022-10-12T03:18: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4CCE2975" w14:textId="2BFCDAEB" w:rsidR="00F43703" w:rsidRPr="00DF4DC3" w:rsidRDefault="00F43703" w:rsidP="00F43703">
            <w:pPr>
              <w:spacing w:line="0" w:lineRule="atLeast"/>
              <w:rPr>
                <w:rFonts w:cs="Times New Roman"/>
              </w:rPr>
            </w:pPr>
            <w:r w:rsidRPr="4A2C2083">
              <w:rPr>
                <w:rFonts w:cs="Times New Roman"/>
              </w:rPr>
              <w:t>Vermont</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994" w:author="Truong Bui" w:date="2022-10-12T03:18: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24F840C3" w14:textId="40E50EC6" w:rsidR="00F43703" w:rsidRPr="00DF4DC3" w:rsidRDefault="00F43703" w:rsidP="00F43703">
            <w:pPr>
              <w:spacing w:line="0" w:lineRule="atLeast"/>
              <w:rPr>
                <w:rFonts w:cs="Times New Roman"/>
              </w:rPr>
            </w:pPr>
            <w:r w:rsidRPr="4A2C2083">
              <w:rPr>
                <w:rFonts w:cs="Times New Roman"/>
              </w:rPr>
              <w:t>$        13,545</w:t>
            </w:r>
          </w:p>
        </w:tc>
        <w:tc>
          <w:tcPr>
            <w:tcW w:w="16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Change w:id="995" w:author="Truong Bui" w:date="2022-10-12T03:18:00Z">
              <w:tcPr>
                <w:tcW w:w="153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5286E346" w14:textId="4E8DBB9D" w:rsidR="00F43703" w:rsidRPr="00F43703" w:rsidRDefault="00F43703" w:rsidP="00F43703">
            <w:pPr>
              <w:spacing w:line="0" w:lineRule="atLeast"/>
              <w:rPr>
                <w:rFonts w:ascii="Cambria" w:hAnsi="Cambria" w:cs="Times New Roman"/>
              </w:rPr>
            </w:pPr>
            <w:ins w:id="996" w:author="Truong Bui" w:date="2022-10-12T03:18:00Z">
              <w:r w:rsidRPr="00F43703">
                <w:rPr>
                  <w:rFonts w:ascii="Cambria" w:hAnsi="Cambria" w:cs="Calibri"/>
                  <w:color w:val="000000"/>
                </w:rPr>
                <w:t xml:space="preserve"> $               4,216 </w:t>
              </w:r>
            </w:ins>
          </w:p>
        </w:tc>
        <w:tc>
          <w:tcPr>
            <w:tcW w:w="153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Change w:id="997" w:author="Truong Bui" w:date="2022-10-12T03:18:00Z">
              <w:tcPr>
                <w:tcW w:w="153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75431C89" w14:textId="7C838F8D" w:rsidR="00F43703" w:rsidRPr="4A2C2083" w:rsidRDefault="00F43703" w:rsidP="00F43703">
            <w:pPr>
              <w:spacing w:line="0" w:lineRule="atLeast"/>
              <w:rPr>
                <w:rFonts w:cs="Times New Roman"/>
              </w:rPr>
            </w:pPr>
            <w:r>
              <w:rPr>
                <w:rFonts w:cs="Times New Roman"/>
              </w:rPr>
              <w:t>3.21</w:t>
            </w:r>
          </w:p>
        </w:tc>
      </w:tr>
    </w:tbl>
    <w:p w14:paraId="3E070F56" w14:textId="77777777" w:rsidR="00662D20" w:rsidRPr="00DF4DC3" w:rsidRDefault="00662D20" w:rsidP="00662D20">
      <w:pPr>
        <w:rPr>
          <w:rFonts w:eastAsia="Times New Roman" w:cs="Times New Roman"/>
          <w:color w:val="FF0000"/>
        </w:rPr>
      </w:pPr>
    </w:p>
    <w:p w14:paraId="2FE427B1" w14:textId="30D037C7" w:rsidR="00662D20" w:rsidRPr="00CD0963" w:rsidRDefault="00662D20" w:rsidP="00662D20">
      <w:pPr>
        <w:rPr>
          <w:rFonts w:cs="Times New Roman"/>
          <w:color w:val="000000" w:themeColor="text1"/>
        </w:rPr>
      </w:pPr>
      <w:r w:rsidRPr="00CD0963">
        <w:rPr>
          <w:rFonts w:cs="Times New Roman"/>
          <w:color w:val="000000" w:themeColor="text1"/>
        </w:rPr>
        <w:t>Figure 4: Administrative Disbursements per State</w:t>
      </w:r>
      <w:r w:rsidR="001174E4" w:rsidRPr="00CD0963">
        <w:rPr>
          <w:rFonts w:cs="Times New Roman"/>
          <w:color w:val="000000" w:themeColor="text1"/>
        </w:rPr>
        <w:t>-</w:t>
      </w:r>
      <w:r w:rsidRPr="00CD0963">
        <w:rPr>
          <w:rFonts w:cs="Times New Roman"/>
          <w:color w:val="000000" w:themeColor="text1"/>
        </w:rPr>
        <w:t>Controlled Lane-Mile</w:t>
      </w:r>
      <w:r w:rsidR="00C1267F" w:rsidRPr="00CD0963">
        <w:rPr>
          <w:rFonts w:cs="Times New Roman"/>
          <w:color w:val="000000" w:themeColor="text1"/>
        </w:rPr>
        <w:t>, 20</w:t>
      </w:r>
      <w:r w:rsidR="00CD0963">
        <w:rPr>
          <w:rFonts w:cs="Times New Roman"/>
          <w:color w:val="000000" w:themeColor="text1"/>
        </w:rPr>
        <w:t>20</w:t>
      </w:r>
      <w:r w:rsidRPr="00CD0963">
        <w:rPr>
          <w:rFonts w:cs="Times New Roman"/>
          <w:color w:val="000000" w:themeColor="text1"/>
        </w:rPr>
        <w:t xml:space="preserve"> (Ray will insert)</w:t>
      </w:r>
    </w:p>
    <w:p w14:paraId="5ED375C9" w14:textId="77777777" w:rsidR="00662D20" w:rsidRPr="00DF4DC3" w:rsidRDefault="00662D20" w:rsidP="00662D20">
      <w:pPr>
        <w:rPr>
          <w:rFonts w:eastAsia="Times New Roman" w:cs="Times New Roman"/>
          <w:color w:val="FF0000"/>
        </w:rPr>
      </w:pPr>
    </w:p>
    <w:p w14:paraId="715A7A9B" w14:textId="77777777" w:rsidR="00662D20" w:rsidRPr="00FE3784" w:rsidRDefault="00662D20" w:rsidP="00662D20">
      <w:pPr>
        <w:rPr>
          <w:rFonts w:cs="Times New Roman"/>
          <w:color w:val="000000" w:themeColor="text1"/>
        </w:rPr>
      </w:pPr>
      <w:r w:rsidRPr="00FE3784">
        <w:rPr>
          <w:rFonts w:cs="Times New Roman"/>
          <w:color w:val="000000" w:themeColor="text1"/>
          <w:u w:val="single"/>
        </w:rPr>
        <w:t>[TEXT BOX BEGINS]</w:t>
      </w:r>
    </w:p>
    <w:p w14:paraId="371E7D4D" w14:textId="39B26D6B" w:rsidR="00662D20" w:rsidRPr="00FE3784" w:rsidRDefault="00662D20" w:rsidP="00662D20">
      <w:pPr>
        <w:rPr>
          <w:rFonts w:cs="Times New Roman"/>
          <w:color w:val="000000" w:themeColor="text1"/>
        </w:rPr>
      </w:pPr>
      <w:r w:rsidRPr="00FE3784">
        <w:rPr>
          <w:rFonts w:cs="Times New Roman"/>
          <w:color w:val="000000" w:themeColor="text1"/>
          <w:u w:val="single"/>
        </w:rPr>
        <w:t>Textbox: The Difference between Maintenance and Administrative Disbursements </w:t>
      </w:r>
    </w:p>
    <w:p w14:paraId="27B9C984" w14:textId="77777777" w:rsidR="00662D20" w:rsidRPr="00FE3784" w:rsidRDefault="00662D20" w:rsidP="00662D20">
      <w:pPr>
        <w:rPr>
          <w:rFonts w:eastAsia="Times New Roman" w:cs="Times New Roman"/>
          <w:color w:val="000000" w:themeColor="text1"/>
        </w:rPr>
      </w:pPr>
    </w:p>
    <w:p w14:paraId="1D749EED" w14:textId="11732137" w:rsidR="00662D20" w:rsidRPr="00FE3784" w:rsidRDefault="54E8F58E" w:rsidP="00662D20">
      <w:pPr>
        <w:rPr>
          <w:rFonts w:cs="Times New Roman"/>
          <w:color w:val="000000" w:themeColor="text1"/>
        </w:rPr>
      </w:pPr>
      <w:r w:rsidRPr="4A2C2083">
        <w:rPr>
          <w:rFonts w:cs="Times New Roman"/>
          <w:color w:val="000000" w:themeColor="text1"/>
        </w:rPr>
        <w:t xml:space="preserve">Certain disbursement data can be counted in one of several categories. One example is benefits (vacation, health care, etc.) of state department of transportation maintenance workers. Certain states such as New Jersey count the benefits as a maintenance disbursement since the employees are conducting routine highway maintenance. Other states such as </w:t>
      </w:r>
      <w:r w:rsidR="518CD678" w:rsidRPr="4A2C2083">
        <w:rPr>
          <w:rFonts w:cs="Times New Roman"/>
          <w:color w:val="000000" w:themeColor="text1"/>
        </w:rPr>
        <w:t xml:space="preserve">Delaware </w:t>
      </w:r>
      <w:r w:rsidRPr="4A2C2083">
        <w:rPr>
          <w:rFonts w:cs="Times New Roman"/>
          <w:color w:val="000000" w:themeColor="text1"/>
        </w:rPr>
        <w:t>count the benefits as an administrative disbursement since benefits are an administrative expense. Not surprisingly, of the two states</w:t>
      </w:r>
      <w:r w:rsidR="5D84C67B" w:rsidRPr="4A2C2083">
        <w:rPr>
          <w:rFonts w:cs="Times New Roman"/>
          <w:color w:val="000000" w:themeColor="text1"/>
        </w:rPr>
        <w:t>,</w:t>
      </w:r>
      <w:r w:rsidRPr="4A2C2083">
        <w:rPr>
          <w:rFonts w:cs="Times New Roman"/>
          <w:color w:val="000000" w:themeColor="text1"/>
        </w:rPr>
        <w:t xml:space="preserve"> New Jersey ranks in the bottom 10 in Maintenance Disbursements and </w:t>
      </w:r>
      <w:r w:rsidR="518CD678" w:rsidRPr="4A2C2083">
        <w:rPr>
          <w:rFonts w:cs="Times New Roman"/>
          <w:color w:val="000000" w:themeColor="text1"/>
        </w:rPr>
        <w:t xml:space="preserve">Delaware </w:t>
      </w:r>
      <w:r w:rsidRPr="4A2C2083">
        <w:rPr>
          <w:rFonts w:cs="Times New Roman"/>
          <w:color w:val="000000" w:themeColor="text1"/>
        </w:rPr>
        <w:t xml:space="preserve">has a bottom 10 ranking in Administrative Disbursements. As a result, it is important to look at both the individual disbursement categories and </w:t>
      </w:r>
      <w:proofErr w:type="gramStart"/>
      <w:r w:rsidRPr="4A2C2083">
        <w:rPr>
          <w:rFonts w:cs="Times New Roman"/>
          <w:color w:val="000000" w:themeColor="text1"/>
        </w:rPr>
        <w:t>disbursements as a whole</w:t>
      </w:r>
      <w:r w:rsidRPr="4A2C2083">
        <w:rPr>
          <w:rFonts w:cs="Times New Roman"/>
          <w:b/>
          <w:bCs/>
          <w:color w:val="000000" w:themeColor="text1"/>
        </w:rPr>
        <w:t xml:space="preserve">, </w:t>
      </w:r>
      <w:r w:rsidRPr="4A2C2083">
        <w:rPr>
          <w:rFonts w:cs="Times New Roman"/>
          <w:color w:val="000000" w:themeColor="text1"/>
        </w:rPr>
        <w:t>as</w:t>
      </w:r>
      <w:proofErr w:type="gramEnd"/>
      <w:r w:rsidRPr="4A2C2083">
        <w:rPr>
          <w:rFonts w:cs="Times New Roman"/>
          <w:color w:val="000000" w:themeColor="text1"/>
        </w:rPr>
        <w:t xml:space="preserve"> states have some leeway in their classification of certain expenditures. </w:t>
      </w:r>
    </w:p>
    <w:p w14:paraId="1E01B900" w14:textId="77777777" w:rsidR="00662D20" w:rsidRPr="00FE3784" w:rsidRDefault="00662D20" w:rsidP="00662D20">
      <w:pPr>
        <w:rPr>
          <w:rFonts w:cs="Times New Roman"/>
          <w:color w:val="000000" w:themeColor="text1"/>
        </w:rPr>
      </w:pPr>
      <w:r w:rsidRPr="00FE3784">
        <w:rPr>
          <w:rFonts w:cs="Times New Roman"/>
          <w:color w:val="000000" w:themeColor="text1"/>
        </w:rPr>
        <w:t>[TEXT BOX ENDS]</w:t>
      </w:r>
    </w:p>
    <w:p w14:paraId="4322F2BE" w14:textId="311B5778" w:rsidR="00662D20" w:rsidRPr="00DF4DC3" w:rsidRDefault="00662D20" w:rsidP="00662D20">
      <w:pPr>
        <w:spacing w:after="240"/>
        <w:rPr>
          <w:rFonts w:eastAsia="Times New Roman" w:cs="Times New Roman"/>
          <w:color w:val="FF0000"/>
        </w:rPr>
      </w:pPr>
    </w:p>
    <w:p w14:paraId="2EC73047" w14:textId="33C56254" w:rsidR="00662D20" w:rsidRPr="00DF4DC3" w:rsidRDefault="68F3197C" w:rsidP="652361BB">
      <w:pPr>
        <w:rPr>
          <w:rFonts w:cs="Times New Roman"/>
        </w:rPr>
      </w:pPr>
      <w:r w:rsidRPr="1AF91A83">
        <w:rPr>
          <w:rFonts w:cs="Times New Roman"/>
          <w:b/>
          <w:bCs/>
          <w:i/>
          <w:iCs/>
        </w:rPr>
        <w:t>Other Disbursements </w:t>
      </w:r>
    </w:p>
    <w:p w14:paraId="2A93D1AF" w14:textId="77777777" w:rsidR="00662D20" w:rsidRPr="00DF4DC3" w:rsidRDefault="00662D20" w:rsidP="652361BB">
      <w:pPr>
        <w:rPr>
          <w:rFonts w:eastAsia="Times New Roman" w:cs="Times New Roman"/>
        </w:rPr>
      </w:pPr>
    </w:p>
    <w:p w14:paraId="03E001C4" w14:textId="7F0FEE83" w:rsidR="00662D20" w:rsidRPr="00DF4DC3" w:rsidRDefault="34D87404" w:rsidP="652361BB">
      <w:pPr>
        <w:rPr>
          <w:rFonts w:cs="Times New Roman"/>
        </w:rPr>
      </w:pPr>
      <w:r w:rsidRPr="1A52F602">
        <w:rPr>
          <w:rFonts w:cs="Times New Roman"/>
        </w:rPr>
        <w:t xml:space="preserve">Since capital and bridge, maintenance, and administrative disbursements make up </w:t>
      </w:r>
      <w:proofErr w:type="gramStart"/>
      <w:r w:rsidRPr="1A52F602">
        <w:rPr>
          <w:rFonts w:cs="Times New Roman"/>
        </w:rPr>
        <w:t>the majority of</w:t>
      </w:r>
      <w:proofErr w:type="gramEnd"/>
      <w:r w:rsidRPr="1A52F602">
        <w:rPr>
          <w:rFonts w:cs="Times New Roman"/>
        </w:rPr>
        <w:t xml:space="preserve"> expenditures (</w:t>
      </w:r>
      <w:commentRangeStart w:id="998"/>
      <w:r w:rsidR="1239ECC4" w:rsidRPr="1A52F602">
        <w:rPr>
          <w:rFonts w:cs="Times New Roman"/>
        </w:rPr>
        <w:t>68</w:t>
      </w:r>
      <w:r w:rsidRPr="1A52F602">
        <w:rPr>
          <w:rFonts w:cs="Times New Roman"/>
        </w:rPr>
        <w:t>%</w:t>
      </w:r>
      <w:commentRangeEnd w:id="998"/>
      <w:r w:rsidR="00414EA6">
        <w:rPr>
          <w:rStyle w:val="CommentReference"/>
        </w:rPr>
        <w:commentReference w:id="998"/>
      </w:r>
      <w:r w:rsidRPr="1A52F602">
        <w:rPr>
          <w:rFonts w:cs="Times New Roman"/>
        </w:rPr>
        <w:t xml:space="preserve"> in 2020), this report measures them individually and collectively. Other Disbursements make up the remaining funding. </w:t>
      </w:r>
      <w:commentRangeStart w:id="999"/>
      <w:r w:rsidRPr="1A52F602">
        <w:rPr>
          <w:rFonts w:cs="Times New Roman"/>
        </w:rPr>
        <w:t>In total, the 50 states disbursed about $15</w:t>
      </w:r>
      <w:r w:rsidR="622ADEBD" w:rsidRPr="1A52F602">
        <w:rPr>
          <w:rFonts w:cs="Times New Roman"/>
        </w:rPr>
        <w:t>7</w:t>
      </w:r>
      <w:r w:rsidRPr="1A52F602">
        <w:rPr>
          <w:rFonts w:cs="Times New Roman"/>
        </w:rPr>
        <w:t>.</w:t>
      </w:r>
      <w:r w:rsidR="5489FDF0" w:rsidRPr="1A52F602">
        <w:rPr>
          <w:rFonts w:cs="Times New Roman"/>
        </w:rPr>
        <w:t>8</w:t>
      </w:r>
      <w:r w:rsidRPr="1A52F602">
        <w:rPr>
          <w:rFonts w:cs="Times New Roman"/>
        </w:rPr>
        <w:t xml:space="preserve"> billion for state-owned roads in 2020,</w:t>
      </w:r>
      <w:r w:rsidR="5083B1F7" w:rsidRPr="1A52F602">
        <w:rPr>
          <w:rFonts w:cs="Times New Roman"/>
        </w:rPr>
        <w:t xml:space="preserve"> the same amount as</w:t>
      </w:r>
      <w:r w:rsidRPr="1A52F602">
        <w:rPr>
          <w:rFonts w:cs="Times New Roman"/>
        </w:rPr>
        <w:t xml:space="preserve"> 2019 ($157.8 billion), the last time this assessment was completed.  </w:t>
      </w:r>
      <w:r w:rsidR="54BCCDBB" w:rsidRPr="1A52F602">
        <w:rPr>
          <w:rFonts w:cs="Times New Roman"/>
        </w:rPr>
        <w:t>32</w:t>
      </w:r>
      <w:r w:rsidRPr="1A52F602">
        <w:rPr>
          <w:rFonts w:cs="Times New Roman"/>
        </w:rPr>
        <w:t xml:space="preserve">% of total disbursements came from funding other than Capital and Bridge, Maintenance, and </w:t>
      </w:r>
      <w:proofErr w:type="gramStart"/>
      <w:r w:rsidRPr="1A52F602">
        <w:rPr>
          <w:rFonts w:cs="Times New Roman"/>
        </w:rPr>
        <w:t>Administrative</w:t>
      </w:r>
      <w:proofErr w:type="gramEnd"/>
      <w:r w:rsidRPr="1A52F602">
        <w:rPr>
          <w:rFonts w:cs="Times New Roman"/>
        </w:rPr>
        <w:t xml:space="preserve"> disbursements.</w:t>
      </w:r>
      <w:commentRangeEnd w:id="999"/>
      <w:r w:rsidR="00414EA6">
        <w:rPr>
          <w:rStyle w:val="CommentReference"/>
        </w:rPr>
        <w:commentReference w:id="999"/>
      </w:r>
    </w:p>
    <w:p w14:paraId="43B071DA" w14:textId="77777777" w:rsidR="00662D20" w:rsidRPr="00DF4DC3" w:rsidRDefault="00662D20" w:rsidP="652361BB">
      <w:pPr>
        <w:rPr>
          <w:rFonts w:eastAsia="Times New Roman" w:cs="Times New Roman"/>
        </w:rPr>
      </w:pPr>
    </w:p>
    <w:p w14:paraId="2FE1BED3" w14:textId="466D89C9" w:rsidR="00662D20" w:rsidRPr="00CD0963" w:rsidRDefault="34D87404" w:rsidP="3C4B1456">
      <w:pPr>
        <w:rPr>
          <w:rFonts w:cs="Times New Roman"/>
        </w:rPr>
      </w:pPr>
      <w:r w:rsidRPr="1A52F602">
        <w:rPr>
          <w:rFonts w:cs="Times New Roman"/>
        </w:rPr>
        <w:t xml:space="preserve">This year, </w:t>
      </w:r>
      <w:r w:rsidR="6C8E1DB7" w:rsidRPr="1A52F602">
        <w:rPr>
          <w:rFonts w:cs="Times New Roman"/>
        </w:rPr>
        <w:t xml:space="preserve">we measured </w:t>
      </w:r>
      <w:bookmarkStart w:id="1000" w:name="_Int_3l33jLAv"/>
      <w:r w:rsidR="6C8E1DB7" w:rsidRPr="1A52F602">
        <w:rPr>
          <w:rFonts w:cs="Times New Roman"/>
        </w:rPr>
        <w:t>average</w:t>
      </w:r>
      <w:bookmarkEnd w:id="1000"/>
      <w:r w:rsidR="6C8E1DB7" w:rsidRPr="1A52F602">
        <w:rPr>
          <w:rFonts w:cs="Times New Roman"/>
        </w:rPr>
        <w:t xml:space="preserve"> other disbursements per lane-mile.</w:t>
      </w:r>
      <w:r w:rsidR="65F8353D" w:rsidRPr="1A52F602">
        <w:rPr>
          <w:rFonts w:cs="Times New Roman"/>
        </w:rPr>
        <w:t xml:space="preserve"> </w:t>
      </w:r>
      <w:r w:rsidRPr="1A52F602">
        <w:rPr>
          <w:rFonts w:cs="Times New Roman"/>
        </w:rPr>
        <w:t xml:space="preserve">The average 2020 per </w:t>
      </w:r>
      <w:r w:rsidR="7289AA2C" w:rsidRPr="1A52F602">
        <w:rPr>
          <w:rFonts w:cs="Times New Roman"/>
        </w:rPr>
        <w:t>lane-</w:t>
      </w:r>
      <w:r w:rsidRPr="1A52F602">
        <w:rPr>
          <w:rFonts w:cs="Times New Roman"/>
        </w:rPr>
        <w:t>mile other disbursement is $</w:t>
      </w:r>
      <w:r w:rsidR="5F74A920" w:rsidRPr="1A52F602">
        <w:rPr>
          <w:rFonts w:cs="Times New Roman"/>
        </w:rPr>
        <w:t>21,908</w:t>
      </w:r>
      <w:r w:rsidRPr="1A52F602">
        <w:rPr>
          <w:rFonts w:cs="Times New Roman"/>
        </w:rPr>
        <w:t>.</w:t>
      </w:r>
    </w:p>
    <w:p w14:paraId="30AB5922" w14:textId="61EF12A4" w:rsidR="00662D20" w:rsidRPr="00CD0963" w:rsidRDefault="00662D20" w:rsidP="3C4B1456">
      <w:pPr>
        <w:rPr>
          <w:rFonts w:cs="Times New Roman"/>
        </w:rPr>
      </w:pPr>
    </w:p>
    <w:p w14:paraId="6393953F" w14:textId="636CB6CF" w:rsidR="00662D20" w:rsidRPr="00CD0963" w:rsidRDefault="49D7E793" w:rsidP="652361BB">
      <w:pPr>
        <w:rPr>
          <w:rFonts w:cs="Times New Roman"/>
          <w:color w:val="000000" w:themeColor="text1"/>
        </w:rPr>
      </w:pPr>
      <w:r w:rsidRPr="4A2C2083">
        <w:rPr>
          <w:rFonts w:cs="Times New Roman"/>
        </w:rPr>
        <w:lastRenderedPageBreak/>
        <w:t xml:space="preserve">In 2020, </w:t>
      </w:r>
      <w:r w:rsidR="476FBDD6" w:rsidRPr="4A2C2083">
        <w:rPr>
          <w:rFonts w:cs="Times New Roman"/>
        </w:rPr>
        <w:t>Tennessee, South Carolina, Rhode Island, West Virginia, and North Carolina</w:t>
      </w:r>
      <w:r w:rsidR="782EC751" w:rsidRPr="4A2C2083">
        <w:rPr>
          <w:rFonts w:cs="Times New Roman"/>
        </w:rPr>
        <w:t xml:space="preserve"> </w:t>
      </w:r>
      <w:r w:rsidRPr="4A2C2083">
        <w:rPr>
          <w:rFonts w:cs="Times New Roman"/>
        </w:rPr>
        <w:t>reported the lowest other disbursement expenditures</w:t>
      </w:r>
      <w:ins w:id="1001" w:author="Truong Bui" w:date="2022-10-12T03:29:00Z">
        <w:r w:rsidR="004D4582">
          <w:rPr>
            <w:rFonts w:cs="Times New Roman"/>
          </w:rPr>
          <w:t xml:space="preserve"> </w:t>
        </w:r>
        <w:r w:rsidR="004D4582" w:rsidRPr="004D4582">
          <w:rPr>
            <w:rFonts w:cs="Times New Roman"/>
          </w:rPr>
          <w:t>ratio, after adjusting for urbanization</w:t>
        </w:r>
      </w:ins>
      <w:r w:rsidRPr="4A2C2083">
        <w:rPr>
          <w:rFonts w:cs="Times New Roman"/>
        </w:rPr>
        <w:t xml:space="preserve">. </w:t>
      </w:r>
      <w:r w:rsidR="190744AE" w:rsidRPr="4A2C2083">
        <w:rPr>
          <w:rFonts w:cs="Times New Roman"/>
        </w:rPr>
        <w:t>New York, Oregon, Kansas, Utah, and Washington</w:t>
      </w:r>
      <w:r w:rsidR="782EC751" w:rsidRPr="4A2C2083">
        <w:rPr>
          <w:rFonts w:cs="Times New Roman"/>
        </w:rPr>
        <w:t xml:space="preserve"> </w:t>
      </w:r>
      <w:r w:rsidRPr="4A2C2083">
        <w:rPr>
          <w:rFonts w:cs="Times New Roman"/>
        </w:rPr>
        <w:t>reported the highest per</w:t>
      </w:r>
      <w:r w:rsidR="529F3791" w:rsidRPr="4A2C2083">
        <w:rPr>
          <w:rFonts w:cs="Times New Roman"/>
        </w:rPr>
        <w:t xml:space="preserve"> lane-</w:t>
      </w:r>
      <w:r w:rsidRPr="4A2C2083">
        <w:rPr>
          <w:rFonts w:cs="Times New Roman"/>
        </w:rPr>
        <w:t>mile expenditures</w:t>
      </w:r>
      <w:ins w:id="1002" w:author="Truong Bui" w:date="2022-10-12T03:29:00Z">
        <w:r w:rsidR="004D4582">
          <w:rPr>
            <w:rFonts w:cs="Times New Roman"/>
          </w:rPr>
          <w:t xml:space="preserve"> ratio</w:t>
        </w:r>
      </w:ins>
      <w:r w:rsidRPr="4A2C2083">
        <w:rPr>
          <w:rFonts w:cs="Times New Roman"/>
        </w:rPr>
        <w:t xml:space="preserve">. Some of the other disbursements per state-controlled </w:t>
      </w:r>
      <w:r w:rsidR="529F3791" w:rsidRPr="4A2C2083">
        <w:rPr>
          <w:rFonts w:cs="Times New Roman"/>
        </w:rPr>
        <w:t>lane-</w:t>
      </w:r>
      <w:r w:rsidRPr="4A2C2083">
        <w:rPr>
          <w:rFonts w:cs="Times New Roman"/>
        </w:rPr>
        <w:t>mile can vary widely from year to year</w:t>
      </w:r>
      <w:r w:rsidR="1997DB6A" w:rsidRPr="4A2C2083">
        <w:rPr>
          <w:rFonts w:cs="Times New Roman"/>
        </w:rPr>
        <w:t xml:space="preserve"> </w:t>
      </w:r>
      <w:r w:rsidRPr="4A2C2083">
        <w:rPr>
          <w:rFonts w:cs="Times New Roman"/>
        </w:rPr>
        <w:t>reflecting funding actions and project schedules.  </w:t>
      </w:r>
    </w:p>
    <w:p w14:paraId="2FD17E9C" w14:textId="77777777" w:rsidR="00662D20" w:rsidRPr="00DF4DC3" w:rsidRDefault="00662D20" w:rsidP="652361BB">
      <w:pPr>
        <w:rPr>
          <w:rFonts w:eastAsia="Times New Roman" w:cs="Times New Roman"/>
        </w:rPr>
      </w:pPr>
    </w:p>
    <w:p w14:paraId="12F2EFA8" w14:textId="03697B7A" w:rsidR="00662D20" w:rsidRPr="00DF4DC3" w:rsidRDefault="68F3197C" w:rsidP="652361BB">
      <w:pPr>
        <w:rPr>
          <w:rFonts w:cs="Times New Roman"/>
        </w:rPr>
      </w:pPr>
      <w:commentRangeStart w:id="1003"/>
      <w:r w:rsidRPr="1AF91A83">
        <w:rPr>
          <w:rFonts w:cs="Times New Roman"/>
        </w:rPr>
        <w:t>Table 10: Other Disbursements by State, 2020</w:t>
      </w:r>
      <w:commentRangeEnd w:id="1003"/>
      <w:r w:rsidR="00CF726B">
        <w:rPr>
          <w:rStyle w:val="CommentReference"/>
        </w:rPr>
        <w:commentReference w:id="1003"/>
      </w:r>
    </w:p>
    <w:tbl>
      <w:tblPr>
        <w:tblW w:w="0" w:type="auto"/>
        <w:tblCellMar>
          <w:top w:w="15" w:type="dxa"/>
          <w:left w:w="15" w:type="dxa"/>
          <w:bottom w:w="15" w:type="dxa"/>
          <w:right w:w="15" w:type="dxa"/>
        </w:tblCellMar>
        <w:tblLook w:val="04A0" w:firstRow="1" w:lastRow="0" w:firstColumn="1" w:lastColumn="0" w:noHBand="0" w:noVBand="1"/>
      </w:tblPr>
      <w:tblGrid>
        <w:gridCol w:w="801"/>
        <w:gridCol w:w="1869"/>
        <w:gridCol w:w="1713"/>
        <w:gridCol w:w="1665"/>
        <w:gridCol w:w="1665"/>
        <w:tblGridChange w:id="1004">
          <w:tblGrid>
            <w:gridCol w:w="93"/>
            <w:gridCol w:w="708"/>
            <w:gridCol w:w="93"/>
            <w:gridCol w:w="1776"/>
            <w:gridCol w:w="93"/>
            <w:gridCol w:w="1620"/>
            <w:gridCol w:w="93"/>
            <w:gridCol w:w="1572"/>
            <w:gridCol w:w="93"/>
            <w:gridCol w:w="1572"/>
            <w:gridCol w:w="93"/>
          </w:tblGrid>
        </w:tblGridChange>
      </w:tblGrid>
      <w:tr w:rsidR="00C4005E" w:rsidRPr="00DF4DC3" w14:paraId="682CC37A" w14:textId="50E33608" w:rsidTr="00952223">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CE0B05D" w14:textId="08ED2682" w:rsidR="00C4005E" w:rsidRPr="00DF4DC3" w:rsidRDefault="00C4005E" w:rsidP="00C4005E">
            <w:pPr>
              <w:rPr>
                <w:rFonts w:cs="Times New Roman"/>
              </w:rPr>
            </w:pPr>
            <w:r w:rsidRPr="652361BB">
              <w:rPr>
                <w:rFonts w:cs="Times New Roman"/>
              </w:rPr>
              <w:t>2020 </w:t>
            </w:r>
          </w:p>
          <w:p w14:paraId="22DA9955" w14:textId="77777777" w:rsidR="00C4005E" w:rsidRPr="00DF4DC3" w:rsidRDefault="00C4005E" w:rsidP="00C4005E">
            <w:pPr>
              <w:spacing w:line="0" w:lineRule="atLeast"/>
              <w:rPr>
                <w:rFonts w:cs="Times New Roman"/>
              </w:rPr>
            </w:pPr>
            <w:r w:rsidRPr="652361BB">
              <w:rPr>
                <w:rFonts w:cs="Times New Roman"/>
              </w:rPr>
              <w:t>Rank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739188A" w14:textId="77777777" w:rsidR="00C4005E" w:rsidRPr="00DF4DC3" w:rsidRDefault="00C4005E" w:rsidP="00C4005E">
            <w:pPr>
              <w:spacing w:line="0" w:lineRule="atLeast"/>
              <w:rPr>
                <w:rFonts w:cs="Times New Roman"/>
              </w:rPr>
            </w:pPr>
            <w:r w:rsidRPr="652361BB">
              <w:rPr>
                <w:rFonts w:cs="Times New Roman"/>
              </w:rPr>
              <w:t>State</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231A661" w14:textId="77777777" w:rsidR="00C4005E" w:rsidRPr="00DF4DC3" w:rsidRDefault="00C4005E" w:rsidP="00C4005E">
            <w:pPr>
              <w:rPr>
                <w:rFonts w:cs="Times New Roman"/>
              </w:rPr>
            </w:pPr>
            <w:r w:rsidRPr="652361BB">
              <w:rPr>
                <w:rFonts w:cs="Times New Roman"/>
              </w:rPr>
              <w:t>Disbursement </w:t>
            </w:r>
          </w:p>
          <w:p w14:paraId="45C8858B" w14:textId="4939817A" w:rsidR="00C4005E" w:rsidRPr="00DF4DC3" w:rsidRDefault="00C4005E" w:rsidP="00C4005E">
            <w:pPr>
              <w:spacing w:line="0" w:lineRule="atLeast"/>
              <w:rPr>
                <w:rFonts w:cs="Times New Roman"/>
              </w:rPr>
            </w:pPr>
            <w:r w:rsidRPr="1A52F602">
              <w:rPr>
                <w:rFonts w:cs="Times New Roman"/>
              </w:rPr>
              <w:t>per Lane-Mile</w:t>
            </w:r>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C00D104" w14:textId="66E417F7" w:rsidR="00C4005E" w:rsidRPr="652361BB" w:rsidRDefault="008A204D" w:rsidP="00C4005E">
            <w:pPr>
              <w:rPr>
                <w:rFonts w:cs="Times New Roman"/>
              </w:rPr>
            </w:pPr>
            <w:ins w:id="1005" w:author="Truong Bui" w:date="2022-10-12T03:31:00Z">
              <w:r w:rsidRPr="008A204D">
                <w:rPr>
                  <w:rFonts w:cs="Times New Roman"/>
                </w:rPr>
                <w:t xml:space="preserve">Expected </w:t>
              </w:r>
              <w:proofErr w:type="gramStart"/>
              <w:r w:rsidRPr="008A204D">
                <w:rPr>
                  <w:rFonts w:cs="Times New Roman"/>
                </w:rPr>
                <w:t>Disbursement  per</w:t>
              </w:r>
              <w:proofErr w:type="gramEnd"/>
              <w:r w:rsidRPr="008A204D">
                <w:rPr>
                  <w:rFonts w:cs="Times New Roman"/>
                </w:rPr>
                <w:t xml:space="preserve"> Lane-Mile</w:t>
              </w:r>
            </w:ins>
            <w:del w:id="1006" w:author="Truong Bui" w:date="2022-10-12T03:31:00Z">
              <w:r w:rsidR="00C4005E" w:rsidDel="008A204D">
                <w:rPr>
                  <w:rFonts w:cs="Times New Roman"/>
                </w:rPr>
                <w:delText xml:space="preserve">Conversion Factor </w:delText>
              </w:r>
            </w:del>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79CB41D" w14:textId="01DF50FB" w:rsidR="00C4005E" w:rsidRPr="652361BB" w:rsidRDefault="00C4005E" w:rsidP="00C4005E">
            <w:pPr>
              <w:rPr>
                <w:rFonts w:cs="Times New Roman"/>
              </w:rPr>
            </w:pPr>
            <w:r>
              <w:rPr>
                <w:rFonts w:cs="Times New Roman"/>
              </w:rPr>
              <w:t xml:space="preserve">Adjusted Ratio </w:t>
            </w:r>
          </w:p>
        </w:tc>
      </w:tr>
      <w:tr w:rsidR="008A204D" w:rsidRPr="00DF4DC3" w14:paraId="2F14CBAF" w14:textId="11B682E5" w:rsidTr="003C7E7C">
        <w:tblPrEx>
          <w:tblW w:w="0" w:type="auto"/>
          <w:tblCellMar>
            <w:top w:w="15" w:type="dxa"/>
            <w:left w:w="15" w:type="dxa"/>
            <w:bottom w:w="15" w:type="dxa"/>
            <w:right w:w="15" w:type="dxa"/>
          </w:tblCellMar>
          <w:tblPrExChange w:id="1007" w:author="Truong Bui" w:date="2022-10-12T03:31:00Z">
            <w:tblPrEx>
              <w:tblW w:w="0" w:type="auto"/>
              <w:tblCellMar>
                <w:top w:w="15" w:type="dxa"/>
                <w:left w:w="15" w:type="dxa"/>
                <w:bottom w:w="15" w:type="dxa"/>
                <w:right w:w="15" w:type="dxa"/>
              </w:tblCellMar>
            </w:tblPrEx>
          </w:tblPrExChange>
        </w:tblPrEx>
        <w:trPr>
          <w:trPrChange w:id="1008" w:author="Truong Bui" w:date="2022-10-12T03:31:00Z">
            <w:trPr>
              <w:gridBefore w:val="1"/>
            </w:trPr>
          </w:trPrChange>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1009" w:author="Truong Bui" w:date="2022-10-12T03:31: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18541F13" w14:textId="77777777" w:rsidR="008A204D" w:rsidRPr="00DF4DC3" w:rsidRDefault="008A204D" w:rsidP="008A204D">
            <w:pPr>
              <w:spacing w:line="0" w:lineRule="atLeast"/>
              <w:rPr>
                <w:rFonts w:cs="Times New Roman"/>
              </w:rPr>
            </w:pPr>
            <w:r w:rsidRPr="652361BB">
              <w:rPr>
                <w:rFonts w:cs="Times New Roman"/>
              </w:rPr>
              <w:t>1</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1010" w:author="Truong Bui" w:date="2022-10-12T03:31: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6E38EA20" w14:textId="10040BF2" w:rsidR="008A204D" w:rsidRPr="00DF4DC3" w:rsidRDefault="008A204D" w:rsidP="008A204D">
            <w:pPr>
              <w:spacing w:line="0" w:lineRule="atLeast"/>
              <w:rPr>
                <w:rFonts w:cs="Times New Roman"/>
              </w:rPr>
            </w:pPr>
            <w:r w:rsidRPr="4A2C2083">
              <w:rPr>
                <w:rFonts w:cs="Times New Roman"/>
              </w:rPr>
              <w:t>Tennessee</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1011" w:author="Truong Bui" w:date="2022-10-12T03:31: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71AEC8C0" w14:textId="5B7A03F2" w:rsidR="008A204D" w:rsidRPr="00DF4DC3" w:rsidRDefault="008A204D" w:rsidP="008A204D">
            <w:pPr>
              <w:spacing w:line="0" w:lineRule="atLeast"/>
              <w:rPr>
                <w:rFonts w:cs="Times New Roman"/>
              </w:rPr>
            </w:pPr>
            <w:r w:rsidRPr="4A2C2083">
              <w:rPr>
                <w:rFonts w:cs="Times New Roman"/>
              </w:rPr>
              <w:t>$       923</w:t>
            </w:r>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Change w:id="1012" w:author="Truong Bui" w:date="2022-10-12T03:31:00Z">
              <w:tcPr>
                <w:tcW w:w="166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22126509" w14:textId="2BF9A367" w:rsidR="008A204D" w:rsidRPr="008A204D" w:rsidRDefault="008A204D" w:rsidP="008A204D">
            <w:pPr>
              <w:spacing w:line="0" w:lineRule="atLeast"/>
              <w:rPr>
                <w:rFonts w:ascii="Cambria" w:hAnsi="Cambria" w:cs="Times New Roman"/>
              </w:rPr>
            </w:pPr>
            <w:ins w:id="1013" w:author="Truong Bui" w:date="2022-10-12T03:31:00Z">
              <w:r w:rsidRPr="008A204D">
                <w:rPr>
                  <w:rFonts w:ascii="Cambria" w:hAnsi="Cambria" w:cs="Calibri"/>
                  <w:color w:val="000000"/>
                </w:rPr>
                <w:t xml:space="preserve"> $            28,924 </w:t>
              </w:r>
            </w:ins>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Change w:id="1014" w:author="Truong Bui" w:date="2022-10-12T03:31:00Z">
              <w:tcPr>
                <w:tcW w:w="166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21C8542C" w14:textId="66724062" w:rsidR="008A204D" w:rsidRPr="4A2C2083" w:rsidRDefault="008A204D" w:rsidP="008A204D">
            <w:pPr>
              <w:spacing w:line="0" w:lineRule="atLeast"/>
              <w:rPr>
                <w:rFonts w:cs="Times New Roman"/>
              </w:rPr>
            </w:pPr>
            <w:r>
              <w:rPr>
                <w:rFonts w:cs="Times New Roman"/>
              </w:rPr>
              <w:t>0.03</w:t>
            </w:r>
          </w:p>
        </w:tc>
      </w:tr>
      <w:tr w:rsidR="008A204D" w:rsidRPr="00DF4DC3" w14:paraId="3CDEC72B" w14:textId="1D51F2AE" w:rsidTr="003C7E7C">
        <w:tblPrEx>
          <w:tblW w:w="0" w:type="auto"/>
          <w:tblCellMar>
            <w:top w:w="15" w:type="dxa"/>
            <w:left w:w="15" w:type="dxa"/>
            <w:bottom w:w="15" w:type="dxa"/>
            <w:right w:w="15" w:type="dxa"/>
          </w:tblCellMar>
          <w:tblPrExChange w:id="1015" w:author="Truong Bui" w:date="2022-10-12T03:31:00Z">
            <w:tblPrEx>
              <w:tblW w:w="0" w:type="auto"/>
              <w:tblCellMar>
                <w:top w:w="15" w:type="dxa"/>
                <w:left w:w="15" w:type="dxa"/>
                <w:bottom w:w="15" w:type="dxa"/>
                <w:right w:w="15" w:type="dxa"/>
              </w:tblCellMar>
            </w:tblPrEx>
          </w:tblPrExChange>
        </w:tblPrEx>
        <w:trPr>
          <w:trPrChange w:id="1016" w:author="Truong Bui" w:date="2022-10-12T03:31:00Z">
            <w:trPr>
              <w:gridBefore w:val="1"/>
            </w:trPr>
          </w:trPrChange>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1017" w:author="Truong Bui" w:date="2022-10-12T03:31: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4BD6C719" w14:textId="77777777" w:rsidR="008A204D" w:rsidRPr="00DF4DC3" w:rsidRDefault="008A204D" w:rsidP="008A204D">
            <w:pPr>
              <w:spacing w:line="0" w:lineRule="atLeast"/>
              <w:rPr>
                <w:rFonts w:cs="Times New Roman"/>
              </w:rPr>
            </w:pPr>
            <w:r w:rsidRPr="652361BB">
              <w:rPr>
                <w:rFonts w:cs="Times New Roman"/>
              </w:rPr>
              <w:t>2</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1018" w:author="Truong Bui" w:date="2022-10-12T03:31: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09A0F1B6" w14:textId="6AD3E4CC" w:rsidR="008A204D" w:rsidRPr="00DF4DC3" w:rsidRDefault="008A204D" w:rsidP="008A204D">
            <w:pPr>
              <w:spacing w:line="0" w:lineRule="atLeast"/>
              <w:rPr>
                <w:rFonts w:cs="Times New Roman"/>
              </w:rPr>
            </w:pPr>
            <w:r w:rsidRPr="4A2C2083">
              <w:rPr>
                <w:rFonts w:cs="Times New Roman"/>
              </w:rPr>
              <w:t>South Carolina</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1019" w:author="Truong Bui" w:date="2022-10-12T03:31: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02BFB499" w14:textId="4B9DB30A" w:rsidR="008A204D" w:rsidRPr="00DF4DC3" w:rsidRDefault="008A204D" w:rsidP="008A204D">
            <w:pPr>
              <w:spacing w:line="0" w:lineRule="atLeast"/>
              <w:rPr>
                <w:rFonts w:cs="Times New Roman"/>
              </w:rPr>
            </w:pPr>
            <w:r w:rsidRPr="4A2C2083">
              <w:rPr>
                <w:rFonts w:cs="Times New Roman"/>
              </w:rPr>
              <w:t>$       805</w:t>
            </w:r>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Change w:id="1020" w:author="Truong Bui" w:date="2022-10-12T03:31:00Z">
              <w:tcPr>
                <w:tcW w:w="166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371C2265" w14:textId="22FE6117" w:rsidR="008A204D" w:rsidRPr="008A204D" w:rsidRDefault="008A204D" w:rsidP="008A204D">
            <w:pPr>
              <w:spacing w:line="0" w:lineRule="atLeast"/>
              <w:rPr>
                <w:rFonts w:ascii="Cambria" w:hAnsi="Cambria" w:cs="Times New Roman"/>
              </w:rPr>
            </w:pPr>
            <w:ins w:id="1021" w:author="Truong Bui" w:date="2022-10-12T03:31:00Z">
              <w:r w:rsidRPr="008A204D">
                <w:rPr>
                  <w:rFonts w:ascii="Cambria" w:hAnsi="Cambria" w:cs="Calibri"/>
                  <w:color w:val="000000"/>
                </w:rPr>
                <w:t xml:space="preserve"> $            12,228 </w:t>
              </w:r>
            </w:ins>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Change w:id="1022" w:author="Truong Bui" w:date="2022-10-12T03:31:00Z">
              <w:tcPr>
                <w:tcW w:w="166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6BD7B6C1" w14:textId="1A9A62AA" w:rsidR="008A204D" w:rsidRPr="4A2C2083" w:rsidRDefault="008A204D" w:rsidP="008A204D">
            <w:pPr>
              <w:spacing w:line="0" w:lineRule="atLeast"/>
              <w:rPr>
                <w:rFonts w:cs="Times New Roman"/>
              </w:rPr>
            </w:pPr>
            <w:r>
              <w:rPr>
                <w:rFonts w:cs="Times New Roman"/>
              </w:rPr>
              <w:t>0.07</w:t>
            </w:r>
          </w:p>
        </w:tc>
      </w:tr>
      <w:tr w:rsidR="008A204D" w:rsidRPr="00DF4DC3" w14:paraId="28C5082A" w14:textId="4D8AF722" w:rsidTr="003C7E7C">
        <w:tblPrEx>
          <w:tblW w:w="0" w:type="auto"/>
          <w:tblCellMar>
            <w:top w:w="15" w:type="dxa"/>
            <w:left w:w="15" w:type="dxa"/>
            <w:bottom w:w="15" w:type="dxa"/>
            <w:right w:w="15" w:type="dxa"/>
          </w:tblCellMar>
          <w:tblPrExChange w:id="1023" w:author="Truong Bui" w:date="2022-10-12T03:31:00Z">
            <w:tblPrEx>
              <w:tblW w:w="0" w:type="auto"/>
              <w:tblCellMar>
                <w:top w:w="15" w:type="dxa"/>
                <w:left w:w="15" w:type="dxa"/>
                <w:bottom w:w="15" w:type="dxa"/>
                <w:right w:w="15" w:type="dxa"/>
              </w:tblCellMar>
            </w:tblPrEx>
          </w:tblPrExChange>
        </w:tblPrEx>
        <w:trPr>
          <w:trPrChange w:id="1024" w:author="Truong Bui" w:date="2022-10-12T03:31:00Z">
            <w:trPr>
              <w:gridBefore w:val="1"/>
            </w:trPr>
          </w:trPrChange>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1025" w:author="Truong Bui" w:date="2022-10-12T03:31: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498B8DEB" w14:textId="77777777" w:rsidR="008A204D" w:rsidRPr="00DF4DC3" w:rsidRDefault="008A204D" w:rsidP="008A204D">
            <w:pPr>
              <w:spacing w:line="0" w:lineRule="atLeast"/>
              <w:rPr>
                <w:rFonts w:cs="Times New Roman"/>
              </w:rPr>
            </w:pPr>
            <w:r w:rsidRPr="652361BB">
              <w:rPr>
                <w:rFonts w:cs="Times New Roman"/>
              </w:rPr>
              <w:t>3</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1026" w:author="Truong Bui" w:date="2022-10-12T03:31: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09D04D49" w14:textId="689C7D66" w:rsidR="008A204D" w:rsidRPr="00DF4DC3" w:rsidRDefault="008A204D" w:rsidP="008A204D">
            <w:pPr>
              <w:spacing w:line="0" w:lineRule="atLeast"/>
              <w:rPr>
                <w:rFonts w:cs="Times New Roman"/>
              </w:rPr>
            </w:pPr>
            <w:r w:rsidRPr="4A2C2083">
              <w:rPr>
                <w:rFonts w:cs="Times New Roman"/>
              </w:rPr>
              <w:t>Rhode Island</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1027" w:author="Truong Bui" w:date="2022-10-12T03:31: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7AF3B6F7" w14:textId="121EF88F" w:rsidR="008A204D" w:rsidRPr="00DF4DC3" w:rsidRDefault="008A204D" w:rsidP="008A204D">
            <w:pPr>
              <w:spacing w:line="0" w:lineRule="atLeast"/>
              <w:rPr>
                <w:rFonts w:cs="Times New Roman"/>
              </w:rPr>
            </w:pPr>
            <w:r w:rsidRPr="4A2C2083">
              <w:rPr>
                <w:rFonts w:cs="Times New Roman"/>
              </w:rPr>
              <w:t>$       44,015</w:t>
            </w:r>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Change w:id="1028" w:author="Truong Bui" w:date="2022-10-12T03:31:00Z">
              <w:tcPr>
                <w:tcW w:w="166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000A7D71" w14:textId="13DF6B73" w:rsidR="008A204D" w:rsidRPr="008A204D" w:rsidRDefault="008A204D" w:rsidP="008A204D">
            <w:pPr>
              <w:spacing w:line="0" w:lineRule="atLeast"/>
              <w:rPr>
                <w:rFonts w:ascii="Cambria" w:hAnsi="Cambria" w:cs="Times New Roman"/>
              </w:rPr>
            </w:pPr>
            <w:ins w:id="1029" w:author="Truong Bui" w:date="2022-10-12T03:31:00Z">
              <w:r w:rsidRPr="008A204D">
                <w:rPr>
                  <w:rFonts w:ascii="Cambria" w:hAnsi="Cambria" w:cs="Calibri"/>
                  <w:color w:val="000000"/>
                </w:rPr>
                <w:t xml:space="preserve"> $         147,775 </w:t>
              </w:r>
            </w:ins>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Change w:id="1030" w:author="Truong Bui" w:date="2022-10-12T03:31:00Z">
              <w:tcPr>
                <w:tcW w:w="166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6737B847" w14:textId="2A69FC88" w:rsidR="008A204D" w:rsidRPr="4A2C2083" w:rsidRDefault="008A204D" w:rsidP="008A204D">
            <w:pPr>
              <w:spacing w:line="0" w:lineRule="atLeast"/>
              <w:rPr>
                <w:rFonts w:cs="Times New Roman"/>
              </w:rPr>
            </w:pPr>
            <w:r>
              <w:rPr>
                <w:rFonts w:cs="Times New Roman"/>
              </w:rPr>
              <w:t>0.30</w:t>
            </w:r>
          </w:p>
        </w:tc>
      </w:tr>
      <w:tr w:rsidR="008A204D" w:rsidRPr="00DF4DC3" w14:paraId="34BC5F6F" w14:textId="5FA56F55" w:rsidTr="003C7E7C">
        <w:tblPrEx>
          <w:tblW w:w="0" w:type="auto"/>
          <w:tblCellMar>
            <w:top w:w="15" w:type="dxa"/>
            <w:left w:w="15" w:type="dxa"/>
            <w:bottom w:w="15" w:type="dxa"/>
            <w:right w:w="15" w:type="dxa"/>
          </w:tblCellMar>
          <w:tblPrExChange w:id="1031" w:author="Truong Bui" w:date="2022-10-12T03:31:00Z">
            <w:tblPrEx>
              <w:tblW w:w="0" w:type="auto"/>
              <w:tblCellMar>
                <w:top w:w="15" w:type="dxa"/>
                <w:left w:w="15" w:type="dxa"/>
                <w:bottom w:w="15" w:type="dxa"/>
                <w:right w:w="15" w:type="dxa"/>
              </w:tblCellMar>
            </w:tblPrEx>
          </w:tblPrExChange>
        </w:tblPrEx>
        <w:trPr>
          <w:trPrChange w:id="1032" w:author="Truong Bui" w:date="2022-10-12T03:31:00Z">
            <w:trPr>
              <w:gridBefore w:val="1"/>
            </w:trPr>
          </w:trPrChange>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1033" w:author="Truong Bui" w:date="2022-10-12T03:31: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29D6EDEE" w14:textId="77777777" w:rsidR="008A204D" w:rsidRPr="00DF4DC3" w:rsidRDefault="008A204D" w:rsidP="008A204D">
            <w:pPr>
              <w:spacing w:line="0" w:lineRule="atLeast"/>
              <w:rPr>
                <w:rFonts w:cs="Times New Roman"/>
              </w:rPr>
            </w:pPr>
            <w:r w:rsidRPr="652361BB">
              <w:rPr>
                <w:rFonts w:cs="Times New Roman"/>
              </w:rPr>
              <w:t>4</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1034" w:author="Truong Bui" w:date="2022-10-12T03:31: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35727F8E" w14:textId="293C6B35" w:rsidR="008A204D" w:rsidRPr="00DF4DC3" w:rsidRDefault="008A204D" w:rsidP="008A204D">
            <w:pPr>
              <w:spacing w:line="0" w:lineRule="atLeast"/>
              <w:rPr>
                <w:rFonts w:cs="Times New Roman"/>
              </w:rPr>
            </w:pPr>
            <w:r w:rsidRPr="4A2C2083">
              <w:rPr>
                <w:rFonts w:cs="Times New Roman"/>
              </w:rPr>
              <w:t>West Virginia</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1035" w:author="Truong Bui" w:date="2022-10-12T03:31: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116D159C" w14:textId="7EC2FE6C" w:rsidR="008A204D" w:rsidRPr="00DF4DC3" w:rsidRDefault="008A204D" w:rsidP="008A204D">
            <w:pPr>
              <w:spacing w:line="0" w:lineRule="atLeast"/>
              <w:rPr>
                <w:rFonts w:cs="Times New Roman"/>
              </w:rPr>
            </w:pPr>
            <w:r w:rsidRPr="4A2C2083">
              <w:rPr>
                <w:rFonts w:cs="Times New Roman"/>
              </w:rPr>
              <w:t>$       2,420</w:t>
            </w:r>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Change w:id="1036" w:author="Truong Bui" w:date="2022-10-12T03:31:00Z">
              <w:tcPr>
                <w:tcW w:w="166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6381B6B5" w14:textId="7D29E82D" w:rsidR="008A204D" w:rsidRPr="008A204D" w:rsidRDefault="008A204D" w:rsidP="008A204D">
            <w:pPr>
              <w:spacing w:line="0" w:lineRule="atLeast"/>
              <w:rPr>
                <w:rFonts w:ascii="Cambria" w:hAnsi="Cambria" w:cs="Times New Roman"/>
              </w:rPr>
            </w:pPr>
            <w:ins w:id="1037" w:author="Truong Bui" w:date="2022-10-12T03:31:00Z">
              <w:r w:rsidRPr="008A204D">
                <w:rPr>
                  <w:rFonts w:ascii="Cambria" w:hAnsi="Cambria" w:cs="Calibri"/>
                  <w:color w:val="000000"/>
                </w:rPr>
                <w:t xml:space="preserve"> $               7,916 </w:t>
              </w:r>
            </w:ins>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Change w:id="1038" w:author="Truong Bui" w:date="2022-10-12T03:31:00Z">
              <w:tcPr>
                <w:tcW w:w="166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68ACED2A" w14:textId="74D43AA1" w:rsidR="008A204D" w:rsidRPr="4A2C2083" w:rsidRDefault="008A204D" w:rsidP="008A204D">
            <w:pPr>
              <w:spacing w:line="0" w:lineRule="atLeast"/>
              <w:rPr>
                <w:rFonts w:cs="Times New Roman"/>
              </w:rPr>
            </w:pPr>
            <w:r>
              <w:rPr>
                <w:rFonts w:cs="Times New Roman"/>
              </w:rPr>
              <w:t>0.31</w:t>
            </w:r>
          </w:p>
        </w:tc>
      </w:tr>
      <w:tr w:rsidR="008A204D" w:rsidRPr="00DF4DC3" w14:paraId="1E1A2D55" w14:textId="4D134391" w:rsidTr="003C7E7C">
        <w:tblPrEx>
          <w:tblW w:w="0" w:type="auto"/>
          <w:tblCellMar>
            <w:top w:w="15" w:type="dxa"/>
            <w:left w:w="15" w:type="dxa"/>
            <w:bottom w:w="15" w:type="dxa"/>
            <w:right w:w="15" w:type="dxa"/>
          </w:tblCellMar>
          <w:tblPrExChange w:id="1039" w:author="Truong Bui" w:date="2022-10-12T03:31:00Z">
            <w:tblPrEx>
              <w:tblW w:w="0" w:type="auto"/>
              <w:tblCellMar>
                <w:top w:w="15" w:type="dxa"/>
                <w:left w:w="15" w:type="dxa"/>
                <w:bottom w:w="15" w:type="dxa"/>
                <w:right w:w="15" w:type="dxa"/>
              </w:tblCellMar>
            </w:tblPrEx>
          </w:tblPrExChange>
        </w:tblPrEx>
        <w:trPr>
          <w:trPrChange w:id="1040" w:author="Truong Bui" w:date="2022-10-12T03:31:00Z">
            <w:trPr>
              <w:gridBefore w:val="1"/>
            </w:trPr>
          </w:trPrChange>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1041" w:author="Truong Bui" w:date="2022-10-12T03:31: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39A5F772" w14:textId="77777777" w:rsidR="008A204D" w:rsidRPr="00DF4DC3" w:rsidRDefault="008A204D" w:rsidP="008A204D">
            <w:pPr>
              <w:spacing w:line="0" w:lineRule="atLeast"/>
              <w:rPr>
                <w:rFonts w:cs="Times New Roman"/>
              </w:rPr>
            </w:pPr>
            <w:r w:rsidRPr="652361BB">
              <w:rPr>
                <w:rFonts w:cs="Times New Roman"/>
              </w:rPr>
              <w:t>5</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1042" w:author="Truong Bui" w:date="2022-10-12T03:31: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2F12AD40" w14:textId="00B98F5F" w:rsidR="008A204D" w:rsidRPr="00DF4DC3" w:rsidRDefault="008A204D" w:rsidP="008A204D">
            <w:pPr>
              <w:spacing w:line="0" w:lineRule="atLeast"/>
              <w:rPr>
                <w:rFonts w:cs="Times New Roman"/>
              </w:rPr>
            </w:pPr>
            <w:r w:rsidRPr="4A2C2083">
              <w:rPr>
                <w:rFonts w:cs="Times New Roman"/>
              </w:rPr>
              <w:t>North Carolina</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1043" w:author="Truong Bui" w:date="2022-10-12T03:31: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3A0CDF0E" w14:textId="1F71A05B" w:rsidR="008A204D" w:rsidRPr="00DF4DC3" w:rsidRDefault="008A204D" w:rsidP="008A204D">
            <w:pPr>
              <w:spacing w:line="0" w:lineRule="atLeast"/>
              <w:rPr>
                <w:rFonts w:cs="Times New Roman"/>
              </w:rPr>
            </w:pPr>
            <w:r w:rsidRPr="4A2C2083">
              <w:rPr>
                <w:rFonts w:cs="Times New Roman"/>
              </w:rPr>
              <w:t>$       3,741</w:t>
            </w:r>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Change w:id="1044" w:author="Truong Bui" w:date="2022-10-12T03:31:00Z">
              <w:tcPr>
                <w:tcW w:w="166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188F7478" w14:textId="4BBCF88A" w:rsidR="008A204D" w:rsidRPr="008A204D" w:rsidRDefault="008A204D" w:rsidP="008A204D">
            <w:pPr>
              <w:spacing w:line="0" w:lineRule="atLeast"/>
              <w:rPr>
                <w:rFonts w:ascii="Cambria" w:hAnsi="Cambria" w:cs="Times New Roman"/>
              </w:rPr>
            </w:pPr>
            <w:ins w:id="1045" w:author="Truong Bui" w:date="2022-10-12T03:31:00Z">
              <w:r w:rsidRPr="008A204D">
                <w:rPr>
                  <w:rFonts w:ascii="Cambria" w:hAnsi="Cambria" w:cs="Calibri"/>
                  <w:color w:val="000000"/>
                </w:rPr>
                <w:t xml:space="preserve"> $            11,647 </w:t>
              </w:r>
            </w:ins>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Change w:id="1046" w:author="Truong Bui" w:date="2022-10-12T03:31:00Z">
              <w:tcPr>
                <w:tcW w:w="166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7713ED4F" w14:textId="67301550" w:rsidR="008A204D" w:rsidRPr="4A2C2083" w:rsidRDefault="008A204D" w:rsidP="008A204D">
            <w:pPr>
              <w:spacing w:line="0" w:lineRule="atLeast"/>
              <w:rPr>
                <w:rFonts w:cs="Times New Roman"/>
              </w:rPr>
            </w:pPr>
            <w:r>
              <w:rPr>
                <w:rFonts w:cs="Times New Roman"/>
              </w:rPr>
              <w:t>0.32</w:t>
            </w:r>
          </w:p>
        </w:tc>
      </w:tr>
      <w:tr w:rsidR="008A204D" w:rsidRPr="00DF4DC3" w14:paraId="019DC517" w14:textId="5283F585" w:rsidTr="003C7E7C">
        <w:tblPrEx>
          <w:tblW w:w="0" w:type="auto"/>
          <w:tblCellMar>
            <w:top w:w="15" w:type="dxa"/>
            <w:left w:w="15" w:type="dxa"/>
            <w:bottom w:w="15" w:type="dxa"/>
            <w:right w:w="15" w:type="dxa"/>
          </w:tblCellMar>
          <w:tblPrExChange w:id="1047" w:author="Truong Bui" w:date="2022-10-12T03:31:00Z">
            <w:tblPrEx>
              <w:tblW w:w="0" w:type="auto"/>
              <w:tblCellMar>
                <w:top w:w="15" w:type="dxa"/>
                <w:left w:w="15" w:type="dxa"/>
                <w:bottom w:w="15" w:type="dxa"/>
                <w:right w:w="15" w:type="dxa"/>
              </w:tblCellMar>
            </w:tblPrEx>
          </w:tblPrExChange>
        </w:tblPrEx>
        <w:trPr>
          <w:trPrChange w:id="1048" w:author="Truong Bui" w:date="2022-10-12T03:31:00Z">
            <w:trPr>
              <w:gridBefore w:val="1"/>
            </w:trPr>
          </w:trPrChange>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1049" w:author="Truong Bui" w:date="2022-10-12T03:31: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6D49CEF9" w14:textId="77777777" w:rsidR="008A204D" w:rsidRPr="00DF4DC3" w:rsidRDefault="008A204D" w:rsidP="008A204D">
            <w:pPr>
              <w:spacing w:line="0" w:lineRule="atLeast"/>
              <w:rPr>
                <w:rFonts w:cs="Times New Roman"/>
              </w:rPr>
            </w:pPr>
            <w:r w:rsidRPr="652361BB">
              <w:rPr>
                <w:rFonts w:cs="Times New Roman"/>
              </w:rPr>
              <w:t>6</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1050" w:author="Truong Bui" w:date="2022-10-12T03:31: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43961008" w14:textId="1BAEB1B3" w:rsidR="008A204D" w:rsidRPr="00DF4DC3" w:rsidRDefault="008A204D" w:rsidP="008A204D">
            <w:pPr>
              <w:spacing w:line="0" w:lineRule="atLeast"/>
              <w:rPr>
                <w:rFonts w:cs="Times New Roman"/>
              </w:rPr>
            </w:pPr>
            <w:r w:rsidRPr="4A2C2083">
              <w:rPr>
                <w:rFonts w:cs="Times New Roman"/>
              </w:rPr>
              <w:t>Indiana</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1051" w:author="Truong Bui" w:date="2022-10-12T03:31: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49DAD18E" w14:textId="43E46B43" w:rsidR="008A204D" w:rsidRPr="00DF4DC3" w:rsidRDefault="008A204D" w:rsidP="008A204D">
            <w:pPr>
              <w:spacing w:line="0" w:lineRule="atLeast"/>
              <w:rPr>
                <w:rFonts w:cs="Times New Roman"/>
              </w:rPr>
            </w:pPr>
            <w:r w:rsidRPr="4A2C2083">
              <w:rPr>
                <w:rFonts w:cs="Times New Roman"/>
              </w:rPr>
              <w:t>$       4,435</w:t>
            </w:r>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Change w:id="1052" w:author="Truong Bui" w:date="2022-10-12T03:31:00Z">
              <w:tcPr>
                <w:tcW w:w="166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3FCBA9D8" w14:textId="2B979914" w:rsidR="008A204D" w:rsidRPr="008A204D" w:rsidRDefault="008A204D" w:rsidP="008A204D">
            <w:pPr>
              <w:spacing w:line="0" w:lineRule="atLeast"/>
              <w:rPr>
                <w:rFonts w:ascii="Cambria" w:hAnsi="Cambria" w:cs="Times New Roman"/>
              </w:rPr>
            </w:pPr>
            <w:ins w:id="1053" w:author="Truong Bui" w:date="2022-10-12T03:31:00Z">
              <w:r w:rsidRPr="008A204D">
                <w:rPr>
                  <w:rFonts w:ascii="Cambria" w:hAnsi="Cambria" w:cs="Calibri"/>
                  <w:color w:val="000000"/>
                </w:rPr>
                <w:t xml:space="preserve"> $            12,501 </w:t>
              </w:r>
            </w:ins>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Change w:id="1054" w:author="Truong Bui" w:date="2022-10-12T03:31:00Z">
              <w:tcPr>
                <w:tcW w:w="166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2B6ED90B" w14:textId="17442450" w:rsidR="008A204D" w:rsidRPr="4A2C2083" w:rsidRDefault="008A204D" w:rsidP="008A204D">
            <w:pPr>
              <w:spacing w:line="0" w:lineRule="atLeast"/>
              <w:rPr>
                <w:rFonts w:cs="Times New Roman"/>
              </w:rPr>
            </w:pPr>
            <w:r>
              <w:rPr>
                <w:rFonts w:cs="Times New Roman"/>
              </w:rPr>
              <w:t>0.35</w:t>
            </w:r>
          </w:p>
        </w:tc>
      </w:tr>
      <w:tr w:rsidR="008A204D" w:rsidRPr="00DF4DC3" w14:paraId="18D93E3F" w14:textId="568939C9" w:rsidTr="003C7E7C">
        <w:tblPrEx>
          <w:tblW w:w="0" w:type="auto"/>
          <w:tblCellMar>
            <w:top w:w="15" w:type="dxa"/>
            <w:left w:w="15" w:type="dxa"/>
            <w:bottom w:w="15" w:type="dxa"/>
            <w:right w:w="15" w:type="dxa"/>
          </w:tblCellMar>
          <w:tblPrExChange w:id="1055" w:author="Truong Bui" w:date="2022-10-12T03:31:00Z">
            <w:tblPrEx>
              <w:tblW w:w="0" w:type="auto"/>
              <w:tblCellMar>
                <w:top w:w="15" w:type="dxa"/>
                <w:left w:w="15" w:type="dxa"/>
                <w:bottom w:w="15" w:type="dxa"/>
                <w:right w:w="15" w:type="dxa"/>
              </w:tblCellMar>
            </w:tblPrEx>
          </w:tblPrExChange>
        </w:tblPrEx>
        <w:trPr>
          <w:trPrChange w:id="1056" w:author="Truong Bui" w:date="2022-10-12T03:31:00Z">
            <w:trPr>
              <w:gridBefore w:val="1"/>
            </w:trPr>
          </w:trPrChange>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1057" w:author="Truong Bui" w:date="2022-10-12T03:31: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1C9EB303" w14:textId="77777777" w:rsidR="008A204D" w:rsidRPr="00DF4DC3" w:rsidRDefault="008A204D" w:rsidP="008A204D">
            <w:pPr>
              <w:spacing w:line="0" w:lineRule="atLeast"/>
              <w:rPr>
                <w:rFonts w:cs="Times New Roman"/>
              </w:rPr>
            </w:pPr>
            <w:r w:rsidRPr="652361BB">
              <w:rPr>
                <w:rFonts w:cs="Times New Roman"/>
              </w:rPr>
              <w:t>7</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1058" w:author="Truong Bui" w:date="2022-10-12T03:31: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0F4641A7" w14:textId="1689BBB8" w:rsidR="008A204D" w:rsidRPr="00DF4DC3" w:rsidRDefault="008A204D" w:rsidP="008A204D">
            <w:pPr>
              <w:spacing w:line="0" w:lineRule="atLeast"/>
              <w:rPr>
                <w:rFonts w:cs="Times New Roman"/>
              </w:rPr>
            </w:pPr>
            <w:r w:rsidRPr="4A2C2083">
              <w:rPr>
                <w:rFonts w:cs="Times New Roman"/>
              </w:rPr>
              <w:t>Georgia</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1059" w:author="Truong Bui" w:date="2022-10-12T03:31: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63C4DBFD" w14:textId="26851B94" w:rsidR="008A204D" w:rsidRPr="00DF4DC3" w:rsidRDefault="008A204D" w:rsidP="008A204D">
            <w:pPr>
              <w:spacing w:line="0" w:lineRule="atLeast"/>
              <w:rPr>
                <w:rFonts w:cs="Times New Roman"/>
              </w:rPr>
            </w:pPr>
            <w:r w:rsidRPr="4A2C2083">
              <w:rPr>
                <w:rFonts w:cs="Times New Roman"/>
              </w:rPr>
              <w:t>$       12,951</w:t>
            </w:r>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Change w:id="1060" w:author="Truong Bui" w:date="2022-10-12T03:31:00Z">
              <w:tcPr>
                <w:tcW w:w="166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3B06EB6C" w14:textId="71D87106" w:rsidR="008A204D" w:rsidRPr="008A204D" w:rsidRDefault="008A204D" w:rsidP="008A204D">
            <w:pPr>
              <w:spacing w:line="0" w:lineRule="atLeast"/>
              <w:rPr>
                <w:rFonts w:ascii="Cambria" w:hAnsi="Cambria" w:cs="Times New Roman"/>
              </w:rPr>
            </w:pPr>
            <w:ins w:id="1061" w:author="Truong Bui" w:date="2022-10-12T03:31:00Z">
              <w:r w:rsidRPr="008A204D">
                <w:rPr>
                  <w:rFonts w:ascii="Cambria" w:hAnsi="Cambria" w:cs="Calibri"/>
                  <w:color w:val="000000"/>
                </w:rPr>
                <w:t xml:space="preserve"> $            35,798 </w:t>
              </w:r>
            </w:ins>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Change w:id="1062" w:author="Truong Bui" w:date="2022-10-12T03:31:00Z">
              <w:tcPr>
                <w:tcW w:w="166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697AB619" w14:textId="4CDB2598" w:rsidR="008A204D" w:rsidRPr="4A2C2083" w:rsidRDefault="008A204D" w:rsidP="008A204D">
            <w:pPr>
              <w:spacing w:line="0" w:lineRule="atLeast"/>
              <w:rPr>
                <w:rFonts w:cs="Times New Roman"/>
              </w:rPr>
            </w:pPr>
            <w:r>
              <w:rPr>
                <w:rFonts w:cs="Times New Roman"/>
              </w:rPr>
              <w:t>0.36</w:t>
            </w:r>
          </w:p>
        </w:tc>
      </w:tr>
      <w:tr w:rsidR="008A204D" w:rsidRPr="00DF4DC3" w14:paraId="2D49CC1E" w14:textId="23A8D45F" w:rsidTr="003C7E7C">
        <w:tblPrEx>
          <w:tblW w:w="0" w:type="auto"/>
          <w:tblCellMar>
            <w:top w:w="15" w:type="dxa"/>
            <w:left w:w="15" w:type="dxa"/>
            <w:bottom w:w="15" w:type="dxa"/>
            <w:right w:w="15" w:type="dxa"/>
          </w:tblCellMar>
          <w:tblPrExChange w:id="1063" w:author="Truong Bui" w:date="2022-10-12T03:31:00Z">
            <w:tblPrEx>
              <w:tblW w:w="0" w:type="auto"/>
              <w:tblCellMar>
                <w:top w:w="15" w:type="dxa"/>
                <w:left w:w="15" w:type="dxa"/>
                <w:bottom w:w="15" w:type="dxa"/>
                <w:right w:w="15" w:type="dxa"/>
              </w:tblCellMar>
            </w:tblPrEx>
          </w:tblPrExChange>
        </w:tblPrEx>
        <w:trPr>
          <w:trPrChange w:id="1064" w:author="Truong Bui" w:date="2022-10-12T03:31:00Z">
            <w:trPr>
              <w:gridBefore w:val="1"/>
            </w:trPr>
          </w:trPrChange>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1065" w:author="Truong Bui" w:date="2022-10-12T03:31: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6135C7E2" w14:textId="77777777" w:rsidR="008A204D" w:rsidRPr="00DF4DC3" w:rsidRDefault="008A204D" w:rsidP="008A204D">
            <w:pPr>
              <w:spacing w:line="0" w:lineRule="atLeast"/>
              <w:rPr>
                <w:rFonts w:cs="Times New Roman"/>
              </w:rPr>
            </w:pPr>
            <w:r w:rsidRPr="652361BB">
              <w:rPr>
                <w:rFonts w:cs="Times New Roman"/>
              </w:rPr>
              <w:t>8</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1066" w:author="Truong Bui" w:date="2022-10-12T03:31: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67421080" w14:textId="551F70A4" w:rsidR="008A204D" w:rsidRPr="00DF4DC3" w:rsidRDefault="008A204D" w:rsidP="008A204D">
            <w:pPr>
              <w:spacing w:line="0" w:lineRule="atLeast"/>
              <w:rPr>
                <w:rFonts w:cs="Times New Roman"/>
              </w:rPr>
            </w:pPr>
            <w:r w:rsidRPr="4A2C2083">
              <w:rPr>
                <w:rFonts w:cs="Times New Roman"/>
              </w:rPr>
              <w:t>Hawaii</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1067" w:author="Truong Bui" w:date="2022-10-12T03:31: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7A5B4728" w14:textId="7EB94E7E" w:rsidR="008A204D" w:rsidRPr="00DF4DC3" w:rsidRDefault="008A204D" w:rsidP="008A204D">
            <w:pPr>
              <w:spacing w:line="0" w:lineRule="atLeast"/>
              <w:rPr>
                <w:rFonts w:cs="Times New Roman"/>
              </w:rPr>
            </w:pPr>
            <w:r w:rsidRPr="4A2C2083">
              <w:rPr>
                <w:rFonts w:cs="Times New Roman"/>
              </w:rPr>
              <w:t>$       25,438</w:t>
            </w:r>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Change w:id="1068" w:author="Truong Bui" w:date="2022-10-12T03:31:00Z">
              <w:tcPr>
                <w:tcW w:w="166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0D24867A" w14:textId="1774EE71" w:rsidR="008A204D" w:rsidRPr="008A204D" w:rsidRDefault="008A204D" w:rsidP="008A204D">
            <w:pPr>
              <w:spacing w:line="0" w:lineRule="atLeast"/>
              <w:rPr>
                <w:rFonts w:ascii="Cambria" w:hAnsi="Cambria" w:cs="Times New Roman"/>
              </w:rPr>
            </w:pPr>
            <w:ins w:id="1069" w:author="Truong Bui" w:date="2022-10-12T03:31:00Z">
              <w:r w:rsidRPr="008A204D">
                <w:rPr>
                  <w:rFonts w:ascii="Cambria" w:hAnsi="Cambria" w:cs="Calibri"/>
                  <w:color w:val="000000"/>
                </w:rPr>
                <w:t xml:space="preserve"> $            67,223 </w:t>
              </w:r>
            </w:ins>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Change w:id="1070" w:author="Truong Bui" w:date="2022-10-12T03:31:00Z">
              <w:tcPr>
                <w:tcW w:w="166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1EE7FA95" w14:textId="6329C845" w:rsidR="008A204D" w:rsidRPr="4A2C2083" w:rsidRDefault="008A204D" w:rsidP="008A204D">
            <w:pPr>
              <w:spacing w:line="0" w:lineRule="atLeast"/>
              <w:rPr>
                <w:rFonts w:cs="Times New Roman"/>
              </w:rPr>
            </w:pPr>
            <w:r>
              <w:rPr>
                <w:rFonts w:cs="Times New Roman"/>
              </w:rPr>
              <w:t>0.38</w:t>
            </w:r>
          </w:p>
        </w:tc>
      </w:tr>
      <w:tr w:rsidR="008A204D" w:rsidRPr="00DF4DC3" w14:paraId="6C9C3DD7" w14:textId="4484F734" w:rsidTr="003C7E7C">
        <w:tblPrEx>
          <w:tblW w:w="0" w:type="auto"/>
          <w:tblCellMar>
            <w:top w:w="15" w:type="dxa"/>
            <w:left w:w="15" w:type="dxa"/>
            <w:bottom w:w="15" w:type="dxa"/>
            <w:right w:w="15" w:type="dxa"/>
          </w:tblCellMar>
          <w:tblPrExChange w:id="1071" w:author="Truong Bui" w:date="2022-10-12T03:31:00Z">
            <w:tblPrEx>
              <w:tblW w:w="0" w:type="auto"/>
              <w:tblCellMar>
                <w:top w:w="15" w:type="dxa"/>
                <w:left w:w="15" w:type="dxa"/>
                <w:bottom w:w="15" w:type="dxa"/>
                <w:right w:w="15" w:type="dxa"/>
              </w:tblCellMar>
            </w:tblPrEx>
          </w:tblPrExChange>
        </w:tblPrEx>
        <w:trPr>
          <w:trPrChange w:id="1072" w:author="Truong Bui" w:date="2022-10-12T03:31:00Z">
            <w:trPr>
              <w:gridBefore w:val="1"/>
            </w:trPr>
          </w:trPrChange>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1073" w:author="Truong Bui" w:date="2022-10-12T03:31: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03285DE3" w14:textId="77777777" w:rsidR="008A204D" w:rsidRPr="00DF4DC3" w:rsidRDefault="008A204D" w:rsidP="008A204D">
            <w:pPr>
              <w:spacing w:line="0" w:lineRule="atLeast"/>
              <w:rPr>
                <w:rFonts w:cs="Times New Roman"/>
              </w:rPr>
            </w:pPr>
            <w:r w:rsidRPr="652361BB">
              <w:rPr>
                <w:rFonts w:cs="Times New Roman"/>
              </w:rPr>
              <w:t>9</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1074" w:author="Truong Bui" w:date="2022-10-12T03:31: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3EA68FC7" w14:textId="6810C075" w:rsidR="008A204D" w:rsidRPr="00DF4DC3" w:rsidRDefault="008A204D" w:rsidP="008A204D">
            <w:pPr>
              <w:spacing w:line="0" w:lineRule="atLeast"/>
              <w:rPr>
                <w:rFonts w:cs="Times New Roman"/>
              </w:rPr>
            </w:pPr>
            <w:r w:rsidRPr="4A2C2083">
              <w:rPr>
                <w:rFonts w:cs="Times New Roman"/>
              </w:rPr>
              <w:t>Connecticut</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1075" w:author="Truong Bui" w:date="2022-10-12T03:31: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474588C0" w14:textId="2515E04C" w:rsidR="008A204D" w:rsidRPr="00DF4DC3" w:rsidRDefault="008A204D" w:rsidP="008A204D">
            <w:pPr>
              <w:spacing w:line="0" w:lineRule="atLeast"/>
              <w:rPr>
                <w:rFonts w:cs="Times New Roman"/>
              </w:rPr>
            </w:pPr>
            <w:r w:rsidRPr="4A2C2083">
              <w:rPr>
                <w:rFonts w:cs="Times New Roman"/>
              </w:rPr>
              <w:t>$       76,242</w:t>
            </w:r>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Change w:id="1076" w:author="Truong Bui" w:date="2022-10-12T03:31:00Z">
              <w:tcPr>
                <w:tcW w:w="166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52499D45" w14:textId="7BEC10E1" w:rsidR="008A204D" w:rsidRPr="008A204D" w:rsidRDefault="008A204D" w:rsidP="008A204D">
            <w:pPr>
              <w:spacing w:line="0" w:lineRule="atLeast"/>
              <w:rPr>
                <w:rFonts w:ascii="Cambria" w:hAnsi="Cambria" w:cs="Times New Roman"/>
              </w:rPr>
            </w:pPr>
            <w:ins w:id="1077" w:author="Truong Bui" w:date="2022-10-12T03:31:00Z">
              <w:r w:rsidRPr="008A204D">
                <w:rPr>
                  <w:rFonts w:ascii="Cambria" w:hAnsi="Cambria" w:cs="Calibri"/>
                  <w:color w:val="000000"/>
                </w:rPr>
                <w:t xml:space="preserve"> $         191,093 </w:t>
              </w:r>
            </w:ins>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Change w:id="1078" w:author="Truong Bui" w:date="2022-10-12T03:31:00Z">
              <w:tcPr>
                <w:tcW w:w="166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3C0C4DE6" w14:textId="660558BE" w:rsidR="008A204D" w:rsidRPr="4A2C2083" w:rsidRDefault="008A204D" w:rsidP="008A204D">
            <w:pPr>
              <w:spacing w:line="0" w:lineRule="atLeast"/>
              <w:rPr>
                <w:rFonts w:cs="Times New Roman"/>
              </w:rPr>
            </w:pPr>
            <w:r>
              <w:rPr>
                <w:rFonts w:cs="Times New Roman"/>
              </w:rPr>
              <w:t>0.40</w:t>
            </w:r>
          </w:p>
        </w:tc>
      </w:tr>
      <w:tr w:rsidR="008A204D" w:rsidRPr="00DF4DC3" w14:paraId="35C664AC" w14:textId="3F153963" w:rsidTr="003C7E7C">
        <w:tblPrEx>
          <w:tblW w:w="0" w:type="auto"/>
          <w:tblCellMar>
            <w:top w:w="15" w:type="dxa"/>
            <w:left w:w="15" w:type="dxa"/>
            <w:bottom w:w="15" w:type="dxa"/>
            <w:right w:w="15" w:type="dxa"/>
          </w:tblCellMar>
          <w:tblPrExChange w:id="1079" w:author="Truong Bui" w:date="2022-10-12T03:31:00Z">
            <w:tblPrEx>
              <w:tblW w:w="0" w:type="auto"/>
              <w:tblCellMar>
                <w:top w:w="15" w:type="dxa"/>
                <w:left w:w="15" w:type="dxa"/>
                <w:bottom w:w="15" w:type="dxa"/>
                <w:right w:w="15" w:type="dxa"/>
              </w:tblCellMar>
            </w:tblPrEx>
          </w:tblPrExChange>
        </w:tblPrEx>
        <w:trPr>
          <w:trPrChange w:id="1080" w:author="Truong Bui" w:date="2022-10-12T03:31:00Z">
            <w:trPr>
              <w:gridBefore w:val="1"/>
            </w:trPr>
          </w:trPrChange>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1081" w:author="Truong Bui" w:date="2022-10-12T03:31: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40FD54A5" w14:textId="77777777" w:rsidR="008A204D" w:rsidRPr="00DF4DC3" w:rsidRDefault="008A204D" w:rsidP="008A204D">
            <w:pPr>
              <w:spacing w:line="0" w:lineRule="atLeast"/>
              <w:rPr>
                <w:rFonts w:cs="Times New Roman"/>
              </w:rPr>
            </w:pPr>
            <w:r w:rsidRPr="652361BB">
              <w:rPr>
                <w:rFonts w:cs="Times New Roman"/>
              </w:rPr>
              <w:t>10</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1082" w:author="Truong Bui" w:date="2022-10-12T03:31: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51A51B60" w14:textId="04C7B935" w:rsidR="008A204D" w:rsidRPr="00DF4DC3" w:rsidRDefault="008A204D" w:rsidP="008A204D">
            <w:pPr>
              <w:spacing w:line="0" w:lineRule="atLeast"/>
              <w:rPr>
                <w:rFonts w:cs="Times New Roman"/>
              </w:rPr>
            </w:pPr>
            <w:r w:rsidRPr="4A2C2083">
              <w:rPr>
                <w:rFonts w:cs="Times New Roman"/>
              </w:rPr>
              <w:t>Virginia</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1083" w:author="Truong Bui" w:date="2022-10-12T03:31: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0121FC3E" w14:textId="6B8842E2" w:rsidR="008A204D" w:rsidRPr="00DF4DC3" w:rsidRDefault="008A204D" w:rsidP="008A204D">
            <w:pPr>
              <w:spacing w:line="0" w:lineRule="atLeast"/>
              <w:rPr>
                <w:rFonts w:cs="Times New Roman"/>
              </w:rPr>
            </w:pPr>
            <w:r w:rsidRPr="4A2C2083">
              <w:rPr>
                <w:rFonts w:cs="Times New Roman"/>
              </w:rPr>
              <w:t>$       5,581</w:t>
            </w:r>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Change w:id="1084" w:author="Truong Bui" w:date="2022-10-12T03:31:00Z">
              <w:tcPr>
                <w:tcW w:w="166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7DE6CEA1" w14:textId="2A5091E8" w:rsidR="008A204D" w:rsidRPr="008A204D" w:rsidRDefault="008A204D" w:rsidP="008A204D">
            <w:pPr>
              <w:spacing w:line="0" w:lineRule="atLeast"/>
              <w:rPr>
                <w:rFonts w:ascii="Cambria" w:hAnsi="Cambria" w:cs="Times New Roman"/>
              </w:rPr>
            </w:pPr>
            <w:ins w:id="1085" w:author="Truong Bui" w:date="2022-10-12T03:31:00Z">
              <w:r w:rsidRPr="008A204D">
                <w:rPr>
                  <w:rFonts w:ascii="Cambria" w:hAnsi="Cambria" w:cs="Calibri"/>
                  <w:color w:val="000000"/>
                </w:rPr>
                <w:t xml:space="preserve"> $            12,941 </w:t>
              </w:r>
            </w:ins>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Change w:id="1086" w:author="Truong Bui" w:date="2022-10-12T03:31:00Z">
              <w:tcPr>
                <w:tcW w:w="166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2C4753B9" w14:textId="265CCF31" w:rsidR="008A204D" w:rsidRPr="4A2C2083" w:rsidRDefault="008A204D" w:rsidP="008A204D">
            <w:pPr>
              <w:spacing w:line="0" w:lineRule="atLeast"/>
              <w:rPr>
                <w:rFonts w:cs="Times New Roman"/>
              </w:rPr>
            </w:pPr>
            <w:r>
              <w:rPr>
                <w:rFonts w:cs="Times New Roman"/>
              </w:rPr>
              <w:t>0.43</w:t>
            </w:r>
          </w:p>
        </w:tc>
      </w:tr>
      <w:tr w:rsidR="008A204D" w:rsidRPr="00DF4DC3" w14:paraId="60F05856" w14:textId="4763A1FE" w:rsidTr="003C7E7C">
        <w:tblPrEx>
          <w:tblW w:w="0" w:type="auto"/>
          <w:tblCellMar>
            <w:top w:w="15" w:type="dxa"/>
            <w:left w:w="15" w:type="dxa"/>
            <w:bottom w:w="15" w:type="dxa"/>
            <w:right w:w="15" w:type="dxa"/>
          </w:tblCellMar>
          <w:tblPrExChange w:id="1087" w:author="Truong Bui" w:date="2022-10-12T03:31:00Z">
            <w:tblPrEx>
              <w:tblW w:w="0" w:type="auto"/>
              <w:tblCellMar>
                <w:top w:w="15" w:type="dxa"/>
                <w:left w:w="15" w:type="dxa"/>
                <w:bottom w:w="15" w:type="dxa"/>
                <w:right w:w="15" w:type="dxa"/>
              </w:tblCellMar>
            </w:tblPrEx>
          </w:tblPrExChange>
        </w:tblPrEx>
        <w:trPr>
          <w:trPrChange w:id="1088" w:author="Truong Bui" w:date="2022-10-12T03:31:00Z">
            <w:trPr>
              <w:gridBefore w:val="1"/>
            </w:trPr>
          </w:trPrChange>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1089" w:author="Truong Bui" w:date="2022-10-12T03:31: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1710EDB2" w14:textId="77777777" w:rsidR="008A204D" w:rsidRPr="00DF4DC3" w:rsidRDefault="008A204D" w:rsidP="008A204D">
            <w:pPr>
              <w:spacing w:line="0" w:lineRule="atLeast"/>
              <w:rPr>
                <w:rFonts w:cs="Times New Roman"/>
              </w:rPr>
            </w:pPr>
            <w:r w:rsidRPr="652361BB">
              <w:rPr>
                <w:rFonts w:cs="Times New Roman"/>
              </w:rPr>
              <w:t>11</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1090" w:author="Truong Bui" w:date="2022-10-12T03:31: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7F7B814E" w14:textId="3DD36CF3" w:rsidR="008A204D" w:rsidRPr="00DF4DC3" w:rsidRDefault="008A204D" w:rsidP="008A204D">
            <w:pPr>
              <w:spacing w:line="0" w:lineRule="atLeast"/>
              <w:rPr>
                <w:rFonts w:cs="Times New Roman"/>
              </w:rPr>
            </w:pPr>
            <w:r w:rsidRPr="1A52F602">
              <w:rPr>
                <w:rFonts w:cs="Times New Roman"/>
              </w:rPr>
              <w:t>Arkansas</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1091" w:author="Truong Bui" w:date="2022-10-12T03:31: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3A67BF47" w14:textId="2DD153E0" w:rsidR="008A204D" w:rsidRPr="00DF4DC3" w:rsidRDefault="008A204D" w:rsidP="008A204D">
            <w:pPr>
              <w:spacing w:line="0" w:lineRule="atLeast"/>
              <w:rPr>
                <w:rFonts w:cs="Times New Roman"/>
              </w:rPr>
            </w:pPr>
            <w:r w:rsidRPr="4A2C2083">
              <w:rPr>
                <w:rFonts w:cs="Times New Roman"/>
              </w:rPr>
              <w:t>$       4,733</w:t>
            </w:r>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Change w:id="1092" w:author="Truong Bui" w:date="2022-10-12T03:31:00Z">
              <w:tcPr>
                <w:tcW w:w="166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699E197B" w14:textId="6FFA4905" w:rsidR="008A204D" w:rsidRPr="008A204D" w:rsidRDefault="008A204D" w:rsidP="008A204D">
            <w:pPr>
              <w:spacing w:line="0" w:lineRule="atLeast"/>
              <w:rPr>
                <w:rFonts w:ascii="Cambria" w:hAnsi="Cambria" w:cs="Times New Roman"/>
              </w:rPr>
            </w:pPr>
            <w:ins w:id="1093" w:author="Truong Bui" w:date="2022-10-12T03:31:00Z">
              <w:r w:rsidRPr="008A204D">
                <w:rPr>
                  <w:rFonts w:ascii="Cambria" w:hAnsi="Cambria" w:cs="Calibri"/>
                  <w:color w:val="000000"/>
                </w:rPr>
                <w:t xml:space="preserve"> $            10,856 </w:t>
              </w:r>
            </w:ins>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Change w:id="1094" w:author="Truong Bui" w:date="2022-10-12T03:31:00Z">
              <w:tcPr>
                <w:tcW w:w="166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544A798B" w14:textId="64F95E0C" w:rsidR="008A204D" w:rsidRPr="4A2C2083" w:rsidRDefault="008A204D" w:rsidP="008A204D">
            <w:pPr>
              <w:spacing w:line="0" w:lineRule="atLeast"/>
              <w:rPr>
                <w:rFonts w:cs="Times New Roman"/>
              </w:rPr>
            </w:pPr>
            <w:r>
              <w:rPr>
                <w:rFonts w:cs="Times New Roman"/>
              </w:rPr>
              <w:t>0.44</w:t>
            </w:r>
          </w:p>
        </w:tc>
      </w:tr>
      <w:tr w:rsidR="008A204D" w:rsidRPr="00DF4DC3" w14:paraId="4F7CE6FB" w14:textId="4825B565" w:rsidTr="003C7E7C">
        <w:tblPrEx>
          <w:tblW w:w="0" w:type="auto"/>
          <w:tblCellMar>
            <w:top w:w="15" w:type="dxa"/>
            <w:left w:w="15" w:type="dxa"/>
            <w:bottom w:w="15" w:type="dxa"/>
            <w:right w:w="15" w:type="dxa"/>
          </w:tblCellMar>
          <w:tblPrExChange w:id="1095" w:author="Truong Bui" w:date="2022-10-12T03:31:00Z">
            <w:tblPrEx>
              <w:tblW w:w="0" w:type="auto"/>
              <w:tblCellMar>
                <w:top w:w="15" w:type="dxa"/>
                <w:left w:w="15" w:type="dxa"/>
                <w:bottom w:w="15" w:type="dxa"/>
                <w:right w:w="15" w:type="dxa"/>
              </w:tblCellMar>
            </w:tblPrEx>
          </w:tblPrExChange>
        </w:tblPrEx>
        <w:trPr>
          <w:trPrChange w:id="1096" w:author="Truong Bui" w:date="2022-10-12T03:31:00Z">
            <w:trPr>
              <w:gridBefore w:val="1"/>
            </w:trPr>
          </w:trPrChange>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1097" w:author="Truong Bui" w:date="2022-10-12T03:31: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7F79C4F6" w14:textId="77777777" w:rsidR="008A204D" w:rsidRPr="00DF4DC3" w:rsidRDefault="008A204D" w:rsidP="008A204D">
            <w:pPr>
              <w:spacing w:line="0" w:lineRule="atLeast"/>
              <w:rPr>
                <w:rFonts w:cs="Times New Roman"/>
              </w:rPr>
            </w:pPr>
            <w:r w:rsidRPr="652361BB">
              <w:rPr>
                <w:rFonts w:cs="Times New Roman"/>
              </w:rPr>
              <w:t>12</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1098" w:author="Truong Bui" w:date="2022-10-12T03:31: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7D861CE1" w14:textId="6B70571F" w:rsidR="008A204D" w:rsidRPr="00DF4DC3" w:rsidRDefault="008A204D" w:rsidP="008A204D">
            <w:pPr>
              <w:spacing w:line="0" w:lineRule="atLeast"/>
              <w:rPr>
                <w:rFonts w:cs="Times New Roman"/>
              </w:rPr>
            </w:pPr>
            <w:r w:rsidRPr="4A2C2083">
              <w:rPr>
                <w:rFonts w:cs="Times New Roman"/>
              </w:rPr>
              <w:t>Colorado</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1099" w:author="Truong Bui" w:date="2022-10-12T03:31: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296EA5B9" w14:textId="2FC485D7" w:rsidR="008A204D" w:rsidRPr="00DF4DC3" w:rsidRDefault="008A204D" w:rsidP="008A204D">
            <w:pPr>
              <w:spacing w:line="0" w:lineRule="atLeast"/>
              <w:rPr>
                <w:rFonts w:cs="Times New Roman"/>
              </w:rPr>
            </w:pPr>
            <w:r w:rsidRPr="4A2C2083">
              <w:rPr>
                <w:rFonts w:cs="Times New Roman"/>
              </w:rPr>
              <w:t>$       5,789</w:t>
            </w:r>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Change w:id="1100" w:author="Truong Bui" w:date="2022-10-12T03:31:00Z">
              <w:tcPr>
                <w:tcW w:w="166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6A3CE763" w14:textId="6FD0398D" w:rsidR="008A204D" w:rsidRPr="008A204D" w:rsidRDefault="008A204D" w:rsidP="008A204D">
            <w:pPr>
              <w:spacing w:line="0" w:lineRule="atLeast"/>
              <w:rPr>
                <w:rFonts w:ascii="Cambria" w:hAnsi="Cambria" w:cs="Times New Roman"/>
              </w:rPr>
            </w:pPr>
            <w:ins w:id="1101" w:author="Truong Bui" w:date="2022-10-12T03:31:00Z">
              <w:r w:rsidRPr="008A204D">
                <w:rPr>
                  <w:rFonts w:ascii="Cambria" w:hAnsi="Cambria" w:cs="Calibri"/>
                  <w:color w:val="000000"/>
                </w:rPr>
                <w:t xml:space="preserve"> $            13,148 </w:t>
              </w:r>
            </w:ins>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Change w:id="1102" w:author="Truong Bui" w:date="2022-10-12T03:31:00Z">
              <w:tcPr>
                <w:tcW w:w="166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69ACACBF" w14:textId="3F177867" w:rsidR="008A204D" w:rsidRPr="4A2C2083" w:rsidRDefault="008A204D" w:rsidP="008A204D">
            <w:pPr>
              <w:spacing w:line="0" w:lineRule="atLeast"/>
              <w:rPr>
                <w:rFonts w:cs="Times New Roman"/>
              </w:rPr>
            </w:pPr>
            <w:r>
              <w:rPr>
                <w:rFonts w:cs="Times New Roman"/>
              </w:rPr>
              <w:t>0.44</w:t>
            </w:r>
          </w:p>
        </w:tc>
      </w:tr>
      <w:tr w:rsidR="008A204D" w:rsidRPr="00DF4DC3" w14:paraId="2B0284B9" w14:textId="206BF90D" w:rsidTr="003C7E7C">
        <w:tblPrEx>
          <w:tblW w:w="0" w:type="auto"/>
          <w:tblCellMar>
            <w:top w:w="15" w:type="dxa"/>
            <w:left w:w="15" w:type="dxa"/>
            <w:bottom w:w="15" w:type="dxa"/>
            <w:right w:w="15" w:type="dxa"/>
          </w:tblCellMar>
          <w:tblPrExChange w:id="1103" w:author="Truong Bui" w:date="2022-10-12T03:31:00Z">
            <w:tblPrEx>
              <w:tblW w:w="0" w:type="auto"/>
              <w:tblCellMar>
                <w:top w:w="15" w:type="dxa"/>
                <w:left w:w="15" w:type="dxa"/>
                <w:bottom w:w="15" w:type="dxa"/>
                <w:right w:w="15" w:type="dxa"/>
              </w:tblCellMar>
            </w:tblPrEx>
          </w:tblPrExChange>
        </w:tblPrEx>
        <w:trPr>
          <w:trPrChange w:id="1104" w:author="Truong Bui" w:date="2022-10-12T03:31:00Z">
            <w:trPr>
              <w:gridBefore w:val="1"/>
            </w:trPr>
          </w:trPrChange>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1105" w:author="Truong Bui" w:date="2022-10-12T03:31: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05B61403" w14:textId="77777777" w:rsidR="008A204D" w:rsidRPr="00DF4DC3" w:rsidRDefault="008A204D" w:rsidP="008A204D">
            <w:pPr>
              <w:spacing w:line="0" w:lineRule="atLeast"/>
              <w:rPr>
                <w:rFonts w:cs="Times New Roman"/>
              </w:rPr>
            </w:pPr>
            <w:r w:rsidRPr="652361BB">
              <w:rPr>
                <w:rFonts w:cs="Times New Roman"/>
              </w:rPr>
              <w:t>13</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1106" w:author="Truong Bui" w:date="2022-10-12T03:31: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352A6EFD" w14:textId="6F1D2F25" w:rsidR="008A204D" w:rsidRPr="00DF4DC3" w:rsidRDefault="008A204D" w:rsidP="008A204D">
            <w:pPr>
              <w:spacing w:line="0" w:lineRule="atLeast"/>
              <w:rPr>
                <w:rFonts w:cs="Times New Roman"/>
              </w:rPr>
            </w:pPr>
            <w:r w:rsidRPr="4A2C2083">
              <w:rPr>
                <w:rFonts w:cs="Times New Roman"/>
              </w:rPr>
              <w:t>Wyoming</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1107" w:author="Truong Bui" w:date="2022-10-12T03:31: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675C1465" w14:textId="508CDD75" w:rsidR="008A204D" w:rsidRPr="00DF4DC3" w:rsidRDefault="008A204D" w:rsidP="008A204D">
            <w:pPr>
              <w:spacing w:line="0" w:lineRule="atLeast"/>
              <w:rPr>
                <w:rFonts w:cs="Times New Roman"/>
              </w:rPr>
            </w:pPr>
            <w:r w:rsidRPr="4A2C2083">
              <w:rPr>
                <w:rFonts w:cs="Times New Roman"/>
              </w:rPr>
              <w:t>$       2,634</w:t>
            </w:r>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Change w:id="1108" w:author="Truong Bui" w:date="2022-10-12T03:31:00Z">
              <w:tcPr>
                <w:tcW w:w="166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4E256DBE" w14:textId="223CD66D" w:rsidR="008A204D" w:rsidRPr="008A204D" w:rsidRDefault="008A204D" w:rsidP="008A204D">
            <w:pPr>
              <w:spacing w:line="0" w:lineRule="atLeast"/>
              <w:rPr>
                <w:rFonts w:ascii="Cambria" w:hAnsi="Cambria" w:cs="Times New Roman"/>
              </w:rPr>
            </w:pPr>
            <w:ins w:id="1109" w:author="Truong Bui" w:date="2022-10-12T03:31:00Z">
              <w:r w:rsidRPr="008A204D">
                <w:rPr>
                  <w:rFonts w:ascii="Cambria" w:hAnsi="Cambria" w:cs="Calibri"/>
                  <w:color w:val="000000"/>
                </w:rPr>
                <w:t xml:space="preserve"> $               5,652 </w:t>
              </w:r>
            </w:ins>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Change w:id="1110" w:author="Truong Bui" w:date="2022-10-12T03:31:00Z">
              <w:tcPr>
                <w:tcW w:w="166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693E1D25" w14:textId="2457E478" w:rsidR="008A204D" w:rsidRPr="4A2C2083" w:rsidRDefault="008A204D" w:rsidP="008A204D">
            <w:pPr>
              <w:spacing w:line="0" w:lineRule="atLeast"/>
              <w:rPr>
                <w:rFonts w:cs="Times New Roman"/>
              </w:rPr>
            </w:pPr>
            <w:r>
              <w:rPr>
                <w:rFonts w:cs="Times New Roman"/>
              </w:rPr>
              <w:t>0.47</w:t>
            </w:r>
          </w:p>
        </w:tc>
      </w:tr>
      <w:tr w:rsidR="008A204D" w:rsidRPr="00DF4DC3" w14:paraId="6B1CBD83" w14:textId="0EF101D7" w:rsidTr="003C7E7C">
        <w:tblPrEx>
          <w:tblW w:w="0" w:type="auto"/>
          <w:tblCellMar>
            <w:top w:w="15" w:type="dxa"/>
            <w:left w:w="15" w:type="dxa"/>
            <w:bottom w:w="15" w:type="dxa"/>
            <w:right w:w="15" w:type="dxa"/>
          </w:tblCellMar>
          <w:tblPrExChange w:id="1111" w:author="Truong Bui" w:date="2022-10-12T03:31:00Z">
            <w:tblPrEx>
              <w:tblW w:w="0" w:type="auto"/>
              <w:tblCellMar>
                <w:top w:w="15" w:type="dxa"/>
                <w:left w:w="15" w:type="dxa"/>
                <w:bottom w:w="15" w:type="dxa"/>
                <w:right w:w="15" w:type="dxa"/>
              </w:tblCellMar>
            </w:tblPrEx>
          </w:tblPrExChange>
        </w:tblPrEx>
        <w:trPr>
          <w:trPrChange w:id="1112" w:author="Truong Bui" w:date="2022-10-12T03:31:00Z">
            <w:trPr>
              <w:gridBefore w:val="1"/>
            </w:trPr>
          </w:trPrChange>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1113" w:author="Truong Bui" w:date="2022-10-12T03:31: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1AAA8985" w14:textId="77777777" w:rsidR="008A204D" w:rsidRPr="00DF4DC3" w:rsidRDefault="008A204D" w:rsidP="008A204D">
            <w:pPr>
              <w:spacing w:line="0" w:lineRule="atLeast"/>
              <w:rPr>
                <w:rFonts w:cs="Times New Roman"/>
              </w:rPr>
            </w:pPr>
            <w:r w:rsidRPr="652361BB">
              <w:rPr>
                <w:rFonts w:cs="Times New Roman"/>
              </w:rPr>
              <w:t>14</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1114" w:author="Truong Bui" w:date="2022-10-12T03:31: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1B6A84C4" w14:textId="45E9D169" w:rsidR="008A204D" w:rsidRPr="00DF4DC3" w:rsidRDefault="008A204D" w:rsidP="008A204D">
            <w:pPr>
              <w:spacing w:line="0" w:lineRule="atLeast"/>
              <w:rPr>
                <w:rFonts w:cs="Times New Roman"/>
              </w:rPr>
            </w:pPr>
            <w:r w:rsidRPr="4A2C2083">
              <w:rPr>
                <w:rFonts w:cs="Times New Roman"/>
              </w:rPr>
              <w:t>Mississippi</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1115" w:author="Truong Bui" w:date="2022-10-12T03:31: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641E26AB" w14:textId="04C2BE00" w:rsidR="008A204D" w:rsidRPr="00DF4DC3" w:rsidRDefault="008A204D" w:rsidP="008A204D">
            <w:pPr>
              <w:spacing w:line="0" w:lineRule="atLeast"/>
              <w:rPr>
                <w:rFonts w:cs="Times New Roman"/>
              </w:rPr>
            </w:pPr>
            <w:r w:rsidRPr="4A2C2083">
              <w:rPr>
                <w:rFonts w:cs="Times New Roman"/>
              </w:rPr>
              <w:t>$       4,869</w:t>
            </w:r>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Change w:id="1116" w:author="Truong Bui" w:date="2022-10-12T03:31:00Z">
              <w:tcPr>
                <w:tcW w:w="166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6C24045A" w14:textId="12FAE559" w:rsidR="008A204D" w:rsidRPr="008A204D" w:rsidRDefault="008A204D" w:rsidP="008A204D">
            <w:pPr>
              <w:spacing w:line="0" w:lineRule="atLeast"/>
              <w:rPr>
                <w:rFonts w:ascii="Cambria" w:hAnsi="Cambria" w:cs="Times New Roman"/>
              </w:rPr>
            </w:pPr>
            <w:ins w:id="1117" w:author="Truong Bui" w:date="2022-10-12T03:31:00Z">
              <w:r w:rsidRPr="008A204D">
                <w:rPr>
                  <w:rFonts w:ascii="Cambria" w:hAnsi="Cambria" w:cs="Calibri"/>
                  <w:color w:val="000000"/>
                </w:rPr>
                <w:t xml:space="preserve"> $            10,286 </w:t>
              </w:r>
            </w:ins>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Change w:id="1118" w:author="Truong Bui" w:date="2022-10-12T03:31:00Z">
              <w:tcPr>
                <w:tcW w:w="166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4EE05013" w14:textId="45872614" w:rsidR="008A204D" w:rsidRPr="4A2C2083" w:rsidRDefault="008A204D" w:rsidP="008A204D">
            <w:pPr>
              <w:spacing w:line="0" w:lineRule="atLeast"/>
              <w:rPr>
                <w:rFonts w:cs="Times New Roman"/>
              </w:rPr>
            </w:pPr>
            <w:r>
              <w:rPr>
                <w:rFonts w:cs="Times New Roman"/>
              </w:rPr>
              <w:t>0.47</w:t>
            </w:r>
          </w:p>
        </w:tc>
      </w:tr>
      <w:tr w:rsidR="008A204D" w:rsidRPr="00DF4DC3" w14:paraId="5C5772BC" w14:textId="0E6CC0DF" w:rsidTr="003C7E7C">
        <w:tblPrEx>
          <w:tblW w:w="0" w:type="auto"/>
          <w:tblCellMar>
            <w:top w:w="15" w:type="dxa"/>
            <w:left w:w="15" w:type="dxa"/>
            <w:bottom w:w="15" w:type="dxa"/>
            <w:right w:w="15" w:type="dxa"/>
          </w:tblCellMar>
          <w:tblPrExChange w:id="1119" w:author="Truong Bui" w:date="2022-10-12T03:31:00Z">
            <w:tblPrEx>
              <w:tblW w:w="0" w:type="auto"/>
              <w:tblCellMar>
                <w:top w:w="15" w:type="dxa"/>
                <w:left w:w="15" w:type="dxa"/>
                <w:bottom w:w="15" w:type="dxa"/>
                <w:right w:w="15" w:type="dxa"/>
              </w:tblCellMar>
            </w:tblPrEx>
          </w:tblPrExChange>
        </w:tblPrEx>
        <w:trPr>
          <w:trPrChange w:id="1120" w:author="Truong Bui" w:date="2022-10-12T03:31:00Z">
            <w:trPr>
              <w:gridBefore w:val="1"/>
            </w:trPr>
          </w:trPrChange>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1121" w:author="Truong Bui" w:date="2022-10-12T03:31: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489F4001" w14:textId="77777777" w:rsidR="008A204D" w:rsidRPr="00DF4DC3" w:rsidRDefault="008A204D" w:rsidP="008A204D">
            <w:pPr>
              <w:spacing w:line="0" w:lineRule="atLeast"/>
              <w:rPr>
                <w:rFonts w:cs="Times New Roman"/>
              </w:rPr>
            </w:pPr>
            <w:r w:rsidRPr="652361BB">
              <w:rPr>
                <w:rFonts w:cs="Times New Roman"/>
              </w:rPr>
              <w:t>15</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1122" w:author="Truong Bui" w:date="2022-10-12T03:31: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2067321E" w14:textId="1C78EEA3" w:rsidR="008A204D" w:rsidRPr="00DF4DC3" w:rsidRDefault="008A204D" w:rsidP="008A204D">
            <w:pPr>
              <w:spacing w:line="0" w:lineRule="atLeast"/>
              <w:rPr>
                <w:rFonts w:cs="Times New Roman"/>
              </w:rPr>
            </w:pPr>
            <w:r w:rsidRPr="4A2C2083">
              <w:rPr>
                <w:rFonts w:cs="Times New Roman"/>
              </w:rPr>
              <w:t>Michigan</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1123" w:author="Truong Bui" w:date="2022-10-12T03:31: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112B3680" w14:textId="39CCA259" w:rsidR="008A204D" w:rsidRPr="00DF4DC3" w:rsidRDefault="008A204D" w:rsidP="008A204D">
            <w:pPr>
              <w:spacing w:line="0" w:lineRule="atLeast"/>
              <w:rPr>
                <w:rFonts w:cs="Times New Roman"/>
              </w:rPr>
            </w:pPr>
            <w:r w:rsidRPr="4A2C2083">
              <w:rPr>
                <w:rFonts w:cs="Times New Roman"/>
              </w:rPr>
              <w:t>$       20,957</w:t>
            </w:r>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Change w:id="1124" w:author="Truong Bui" w:date="2022-10-12T03:31:00Z">
              <w:tcPr>
                <w:tcW w:w="166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58BA2F9E" w14:textId="3E3D4154" w:rsidR="008A204D" w:rsidRPr="008A204D" w:rsidRDefault="008A204D" w:rsidP="008A204D">
            <w:pPr>
              <w:spacing w:line="0" w:lineRule="atLeast"/>
              <w:rPr>
                <w:rFonts w:ascii="Cambria" w:hAnsi="Cambria" w:cs="Times New Roman"/>
              </w:rPr>
            </w:pPr>
            <w:ins w:id="1125" w:author="Truong Bui" w:date="2022-10-12T03:31:00Z">
              <w:r w:rsidRPr="008A204D">
                <w:rPr>
                  <w:rFonts w:ascii="Cambria" w:hAnsi="Cambria" w:cs="Calibri"/>
                  <w:color w:val="000000"/>
                </w:rPr>
                <w:t xml:space="preserve"> $            41,283 </w:t>
              </w:r>
            </w:ins>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Change w:id="1126" w:author="Truong Bui" w:date="2022-10-12T03:31:00Z">
              <w:tcPr>
                <w:tcW w:w="166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7D2FE7ED" w14:textId="459C5E64" w:rsidR="008A204D" w:rsidRPr="4A2C2083" w:rsidRDefault="008A204D" w:rsidP="008A204D">
            <w:pPr>
              <w:spacing w:line="0" w:lineRule="atLeast"/>
              <w:rPr>
                <w:rFonts w:cs="Times New Roman"/>
              </w:rPr>
            </w:pPr>
            <w:r>
              <w:rPr>
                <w:rFonts w:cs="Times New Roman"/>
              </w:rPr>
              <w:t>0.51</w:t>
            </w:r>
          </w:p>
        </w:tc>
      </w:tr>
      <w:tr w:rsidR="008A204D" w:rsidRPr="00DF4DC3" w14:paraId="4186CBD8" w14:textId="31E162CA" w:rsidTr="003C7E7C">
        <w:tblPrEx>
          <w:tblW w:w="0" w:type="auto"/>
          <w:tblCellMar>
            <w:top w:w="15" w:type="dxa"/>
            <w:left w:w="15" w:type="dxa"/>
            <w:bottom w:w="15" w:type="dxa"/>
            <w:right w:w="15" w:type="dxa"/>
          </w:tblCellMar>
          <w:tblPrExChange w:id="1127" w:author="Truong Bui" w:date="2022-10-12T03:31:00Z">
            <w:tblPrEx>
              <w:tblW w:w="0" w:type="auto"/>
              <w:tblCellMar>
                <w:top w:w="15" w:type="dxa"/>
                <w:left w:w="15" w:type="dxa"/>
                <w:bottom w:w="15" w:type="dxa"/>
                <w:right w:w="15" w:type="dxa"/>
              </w:tblCellMar>
            </w:tblPrEx>
          </w:tblPrExChange>
        </w:tblPrEx>
        <w:trPr>
          <w:trPrChange w:id="1128" w:author="Truong Bui" w:date="2022-10-12T03:31:00Z">
            <w:trPr>
              <w:gridBefore w:val="1"/>
            </w:trPr>
          </w:trPrChange>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1129" w:author="Truong Bui" w:date="2022-10-12T03:31: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21D9704A" w14:textId="77777777" w:rsidR="008A204D" w:rsidRPr="00DF4DC3" w:rsidRDefault="008A204D" w:rsidP="008A204D">
            <w:pPr>
              <w:spacing w:line="0" w:lineRule="atLeast"/>
              <w:rPr>
                <w:rFonts w:cs="Times New Roman"/>
              </w:rPr>
            </w:pPr>
            <w:r w:rsidRPr="652361BB">
              <w:rPr>
                <w:rFonts w:cs="Times New Roman"/>
              </w:rPr>
              <w:t>16</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1130" w:author="Truong Bui" w:date="2022-10-12T03:31: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2DB58021" w14:textId="1ADFE229" w:rsidR="008A204D" w:rsidRPr="00DF4DC3" w:rsidRDefault="008A204D" w:rsidP="008A204D">
            <w:pPr>
              <w:spacing w:line="0" w:lineRule="atLeast"/>
              <w:rPr>
                <w:rFonts w:cs="Times New Roman"/>
              </w:rPr>
            </w:pPr>
            <w:r w:rsidRPr="4A2C2083">
              <w:rPr>
                <w:rFonts w:cs="Times New Roman"/>
              </w:rPr>
              <w:t>Ohio</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1131" w:author="Truong Bui" w:date="2022-10-12T03:31: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2A189F03" w14:textId="5A87CEF9" w:rsidR="008A204D" w:rsidRPr="00DF4DC3" w:rsidRDefault="008A204D" w:rsidP="008A204D">
            <w:pPr>
              <w:spacing w:line="0" w:lineRule="atLeast"/>
              <w:rPr>
                <w:rFonts w:cs="Times New Roman"/>
              </w:rPr>
            </w:pPr>
            <w:r w:rsidRPr="4A2C2083">
              <w:rPr>
                <w:rFonts w:cs="Times New Roman"/>
              </w:rPr>
              <w:t>$       18,676</w:t>
            </w:r>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Change w:id="1132" w:author="Truong Bui" w:date="2022-10-12T03:31:00Z">
              <w:tcPr>
                <w:tcW w:w="166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14ED74D3" w14:textId="4EFFFD9E" w:rsidR="008A204D" w:rsidRPr="008A204D" w:rsidRDefault="008A204D" w:rsidP="008A204D">
            <w:pPr>
              <w:spacing w:line="0" w:lineRule="atLeast"/>
              <w:rPr>
                <w:rFonts w:ascii="Cambria" w:hAnsi="Cambria" w:cs="Times New Roman"/>
              </w:rPr>
            </w:pPr>
            <w:ins w:id="1133" w:author="Truong Bui" w:date="2022-10-12T03:31:00Z">
              <w:r w:rsidRPr="008A204D">
                <w:rPr>
                  <w:rFonts w:ascii="Cambria" w:hAnsi="Cambria" w:cs="Calibri"/>
                  <w:color w:val="000000"/>
                </w:rPr>
                <w:t xml:space="preserve"> $            36,484 </w:t>
              </w:r>
            </w:ins>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Change w:id="1134" w:author="Truong Bui" w:date="2022-10-12T03:31:00Z">
              <w:tcPr>
                <w:tcW w:w="166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2E97A43E" w14:textId="39ACC667" w:rsidR="008A204D" w:rsidRPr="4A2C2083" w:rsidRDefault="008A204D" w:rsidP="008A204D">
            <w:pPr>
              <w:spacing w:line="0" w:lineRule="atLeast"/>
              <w:rPr>
                <w:rFonts w:cs="Times New Roman"/>
              </w:rPr>
            </w:pPr>
            <w:r>
              <w:rPr>
                <w:rFonts w:cs="Times New Roman"/>
              </w:rPr>
              <w:t>0.51</w:t>
            </w:r>
          </w:p>
        </w:tc>
      </w:tr>
      <w:tr w:rsidR="008A204D" w:rsidRPr="00DF4DC3" w14:paraId="692F00B9" w14:textId="0A84B598" w:rsidTr="003C7E7C">
        <w:tblPrEx>
          <w:tblW w:w="0" w:type="auto"/>
          <w:tblCellMar>
            <w:top w:w="15" w:type="dxa"/>
            <w:left w:w="15" w:type="dxa"/>
            <w:bottom w:w="15" w:type="dxa"/>
            <w:right w:w="15" w:type="dxa"/>
          </w:tblCellMar>
          <w:tblPrExChange w:id="1135" w:author="Truong Bui" w:date="2022-10-12T03:31:00Z">
            <w:tblPrEx>
              <w:tblW w:w="0" w:type="auto"/>
              <w:tblCellMar>
                <w:top w:w="15" w:type="dxa"/>
                <w:left w:w="15" w:type="dxa"/>
                <w:bottom w:w="15" w:type="dxa"/>
                <w:right w:w="15" w:type="dxa"/>
              </w:tblCellMar>
            </w:tblPrEx>
          </w:tblPrExChange>
        </w:tblPrEx>
        <w:trPr>
          <w:trPrChange w:id="1136" w:author="Truong Bui" w:date="2022-10-12T03:31:00Z">
            <w:trPr>
              <w:gridBefore w:val="1"/>
            </w:trPr>
          </w:trPrChange>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1137" w:author="Truong Bui" w:date="2022-10-12T03:31: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6B46F103" w14:textId="77777777" w:rsidR="008A204D" w:rsidRPr="00DF4DC3" w:rsidRDefault="008A204D" w:rsidP="008A204D">
            <w:pPr>
              <w:spacing w:line="0" w:lineRule="atLeast"/>
              <w:rPr>
                <w:rFonts w:cs="Times New Roman"/>
              </w:rPr>
            </w:pPr>
            <w:r w:rsidRPr="652361BB">
              <w:rPr>
                <w:rFonts w:cs="Times New Roman"/>
              </w:rPr>
              <w:t>17</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1138" w:author="Truong Bui" w:date="2022-10-12T03:31: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1B98EE3D" w14:textId="334F74CE" w:rsidR="008A204D" w:rsidRPr="00DF4DC3" w:rsidRDefault="008A204D" w:rsidP="008A204D">
            <w:pPr>
              <w:spacing w:line="0" w:lineRule="atLeast"/>
              <w:rPr>
                <w:rFonts w:cs="Times New Roman"/>
              </w:rPr>
            </w:pPr>
            <w:r w:rsidRPr="4A2C2083">
              <w:rPr>
                <w:rFonts w:cs="Times New Roman"/>
              </w:rPr>
              <w:t>Louisiana</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1139" w:author="Truong Bui" w:date="2022-10-12T03:31: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6BEB27FA" w14:textId="26E223F8" w:rsidR="008A204D" w:rsidRPr="00DF4DC3" w:rsidRDefault="008A204D" w:rsidP="008A204D">
            <w:pPr>
              <w:spacing w:line="0" w:lineRule="atLeast"/>
              <w:rPr>
                <w:rFonts w:cs="Times New Roman"/>
              </w:rPr>
            </w:pPr>
            <w:r w:rsidRPr="4A2C2083">
              <w:rPr>
                <w:rFonts w:cs="Times New Roman"/>
              </w:rPr>
              <w:t>$       6,412</w:t>
            </w:r>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Change w:id="1140" w:author="Truong Bui" w:date="2022-10-12T03:31:00Z">
              <w:tcPr>
                <w:tcW w:w="166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5890D478" w14:textId="4DB188E3" w:rsidR="008A204D" w:rsidRPr="008A204D" w:rsidRDefault="008A204D" w:rsidP="008A204D">
            <w:pPr>
              <w:spacing w:line="0" w:lineRule="atLeast"/>
              <w:rPr>
                <w:rFonts w:ascii="Cambria" w:hAnsi="Cambria" w:cs="Times New Roman"/>
              </w:rPr>
            </w:pPr>
            <w:ins w:id="1141" w:author="Truong Bui" w:date="2022-10-12T03:31:00Z">
              <w:r w:rsidRPr="008A204D">
                <w:rPr>
                  <w:rFonts w:ascii="Cambria" w:hAnsi="Cambria" w:cs="Calibri"/>
                  <w:color w:val="000000"/>
                </w:rPr>
                <w:t xml:space="preserve"> $            12,255 </w:t>
              </w:r>
            </w:ins>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Change w:id="1142" w:author="Truong Bui" w:date="2022-10-12T03:31:00Z">
              <w:tcPr>
                <w:tcW w:w="166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20373E3F" w14:textId="2C9046BB" w:rsidR="008A204D" w:rsidRPr="4A2C2083" w:rsidRDefault="008A204D" w:rsidP="008A204D">
            <w:pPr>
              <w:spacing w:line="0" w:lineRule="atLeast"/>
              <w:rPr>
                <w:rFonts w:cs="Times New Roman"/>
              </w:rPr>
            </w:pPr>
            <w:r>
              <w:rPr>
                <w:rFonts w:cs="Times New Roman"/>
              </w:rPr>
              <w:t>0.52</w:t>
            </w:r>
          </w:p>
        </w:tc>
      </w:tr>
      <w:tr w:rsidR="008A204D" w:rsidRPr="00DF4DC3" w14:paraId="04897F74" w14:textId="025BA8F1" w:rsidTr="003C7E7C">
        <w:tblPrEx>
          <w:tblW w:w="0" w:type="auto"/>
          <w:tblCellMar>
            <w:top w:w="15" w:type="dxa"/>
            <w:left w:w="15" w:type="dxa"/>
            <w:bottom w:w="15" w:type="dxa"/>
            <w:right w:w="15" w:type="dxa"/>
          </w:tblCellMar>
          <w:tblPrExChange w:id="1143" w:author="Truong Bui" w:date="2022-10-12T03:31:00Z">
            <w:tblPrEx>
              <w:tblW w:w="0" w:type="auto"/>
              <w:tblCellMar>
                <w:top w:w="15" w:type="dxa"/>
                <w:left w:w="15" w:type="dxa"/>
                <w:bottom w:w="15" w:type="dxa"/>
                <w:right w:w="15" w:type="dxa"/>
              </w:tblCellMar>
            </w:tblPrEx>
          </w:tblPrExChange>
        </w:tblPrEx>
        <w:trPr>
          <w:trPrChange w:id="1144" w:author="Truong Bui" w:date="2022-10-12T03:31:00Z">
            <w:trPr>
              <w:gridBefore w:val="1"/>
            </w:trPr>
          </w:trPrChange>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1145" w:author="Truong Bui" w:date="2022-10-12T03:31: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4B3BA028" w14:textId="77777777" w:rsidR="008A204D" w:rsidRPr="00DF4DC3" w:rsidRDefault="008A204D" w:rsidP="008A204D">
            <w:pPr>
              <w:spacing w:line="0" w:lineRule="atLeast"/>
              <w:rPr>
                <w:rFonts w:cs="Times New Roman"/>
              </w:rPr>
            </w:pPr>
            <w:r w:rsidRPr="652361BB">
              <w:rPr>
                <w:rFonts w:cs="Times New Roman"/>
              </w:rPr>
              <w:t>18</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1146" w:author="Truong Bui" w:date="2022-10-12T03:31: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497C0E66" w14:textId="59164015" w:rsidR="008A204D" w:rsidRPr="00DF4DC3" w:rsidRDefault="008A204D" w:rsidP="008A204D">
            <w:pPr>
              <w:spacing w:line="0" w:lineRule="atLeast"/>
              <w:rPr>
                <w:rFonts w:cs="Times New Roman"/>
              </w:rPr>
            </w:pPr>
            <w:r w:rsidRPr="4A2C2083">
              <w:rPr>
                <w:rFonts w:cs="Times New Roman"/>
              </w:rPr>
              <w:t>Massachusetts</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1147" w:author="Truong Bui" w:date="2022-10-12T03:31: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13946912" w14:textId="58A3C1B4" w:rsidR="008A204D" w:rsidRPr="00DF4DC3" w:rsidRDefault="008A204D" w:rsidP="008A204D">
            <w:pPr>
              <w:spacing w:line="0" w:lineRule="atLeast"/>
              <w:rPr>
                <w:rFonts w:cs="Times New Roman"/>
              </w:rPr>
            </w:pPr>
            <w:r w:rsidRPr="4A2C2083">
              <w:rPr>
                <w:rFonts w:cs="Times New Roman"/>
              </w:rPr>
              <w:t>$       204,258</w:t>
            </w:r>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Change w:id="1148" w:author="Truong Bui" w:date="2022-10-12T03:31:00Z">
              <w:tcPr>
                <w:tcW w:w="166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2B5746EE" w14:textId="2EDD5B49" w:rsidR="008A204D" w:rsidRPr="008A204D" w:rsidRDefault="008A204D" w:rsidP="008A204D">
            <w:pPr>
              <w:spacing w:line="0" w:lineRule="atLeast"/>
              <w:rPr>
                <w:rFonts w:ascii="Cambria" w:hAnsi="Cambria" w:cs="Times New Roman"/>
              </w:rPr>
            </w:pPr>
            <w:ins w:id="1149" w:author="Truong Bui" w:date="2022-10-12T03:31:00Z">
              <w:r w:rsidRPr="008A204D">
                <w:rPr>
                  <w:rFonts w:ascii="Cambria" w:hAnsi="Cambria" w:cs="Calibri"/>
                  <w:color w:val="000000"/>
                </w:rPr>
                <w:t xml:space="preserve"> $         385,105 </w:t>
              </w:r>
            </w:ins>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Change w:id="1150" w:author="Truong Bui" w:date="2022-10-12T03:31:00Z">
              <w:tcPr>
                <w:tcW w:w="166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116CE5EB" w14:textId="5E27F46E" w:rsidR="008A204D" w:rsidRPr="4A2C2083" w:rsidRDefault="008A204D" w:rsidP="008A204D">
            <w:pPr>
              <w:spacing w:line="0" w:lineRule="atLeast"/>
              <w:rPr>
                <w:rFonts w:cs="Times New Roman"/>
              </w:rPr>
            </w:pPr>
            <w:r>
              <w:rPr>
                <w:rFonts w:cs="Times New Roman"/>
              </w:rPr>
              <w:t>0.53</w:t>
            </w:r>
          </w:p>
        </w:tc>
      </w:tr>
      <w:tr w:rsidR="008A204D" w:rsidRPr="00DF4DC3" w14:paraId="3CC3AB18" w14:textId="19BD1CFA" w:rsidTr="003C7E7C">
        <w:tblPrEx>
          <w:tblW w:w="0" w:type="auto"/>
          <w:tblCellMar>
            <w:top w:w="15" w:type="dxa"/>
            <w:left w:w="15" w:type="dxa"/>
            <w:bottom w:w="15" w:type="dxa"/>
            <w:right w:w="15" w:type="dxa"/>
          </w:tblCellMar>
          <w:tblPrExChange w:id="1151" w:author="Truong Bui" w:date="2022-10-12T03:31:00Z">
            <w:tblPrEx>
              <w:tblW w:w="0" w:type="auto"/>
              <w:tblCellMar>
                <w:top w:w="15" w:type="dxa"/>
                <w:left w:w="15" w:type="dxa"/>
                <w:bottom w:w="15" w:type="dxa"/>
                <w:right w:w="15" w:type="dxa"/>
              </w:tblCellMar>
            </w:tblPrEx>
          </w:tblPrExChange>
        </w:tblPrEx>
        <w:trPr>
          <w:trPrChange w:id="1152" w:author="Truong Bui" w:date="2022-10-12T03:31:00Z">
            <w:trPr>
              <w:gridBefore w:val="1"/>
            </w:trPr>
          </w:trPrChange>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1153" w:author="Truong Bui" w:date="2022-10-12T03:31: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29EB26EF" w14:textId="77777777" w:rsidR="008A204D" w:rsidRPr="00DF4DC3" w:rsidRDefault="008A204D" w:rsidP="008A204D">
            <w:pPr>
              <w:spacing w:line="0" w:lineRule="atLeast"/>
              <w:rPr>
                <w:rFonts w:cs="Times New Roman"/>
              </w:rPr>
            </w:pPr>
            <w:r w:rsidRPr="652361BB">
              <w:rPr>
                <w:rFonts w:cs="Times New Roman"/>
              </w:rPr>
              <w:t>19</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1154" w:author="Truong Bui" w:date="2022-10-12T03:31: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3D417597" w14:textId="2E205D56" w:rsidR="008A204D" w:rsidRPr="00DF4DC3" w:rsidRDefault="008A204D" w:rsidP="008A204D">
            <w:pPr>
              <w:spacing w:line="0" w:lineRule="atLeast"/>
              <w:rPr>
                <w:rFonts w:cs="Times New Roman"/>
              </w:rPr>
            </w:pPr>
            <w:r w:rsidRPr="4A2C2083">
              <w:rPr>
                <w:rFonts w:cs="Times New Roman"/>
              </w:rPr>
              <w:t>Illinois</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1155" w:author="Truong Bui" w:date="2022-10-12T03:31: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139E8E9C" w14:textId="06C194B7" w:rsidR="008A204D" w:rsidRPr="00DF4DC3" w:rsidRDefault="008A204D" w:rsidP="008A204D">
            <w:pPr>
              <w:spacing w:line="0" w:lineRule="atLeast"/>
              <w:rPr>
                <w:rFonts w:cs="Times New Roman"/>
              </w:rPr>
            </w:pPr>
            <w:r w:rsidRPr="4A2C2083">
              <w:rPr>
                <w:rFonts w:cs="Times New Roman"/>
              </w:rPr>
              <w:t>$       22,602</w:t>
            </w:r>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Change w:id="1156" w:author="Truong Bui" w:date="2022-10-12T03:31:00Z">
              <w:tcPr>
                <w:tcW w:w="166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5B513603" w14:textId="7D03CBCB" w:rsidR="008A204D" w:rsidRPr="008A204D" w:rsidRDefault="008A204D" w:rsidP="008A204D">
            <w:pPr>
              <w:spacing w:line="0" w:lineRule="atLeast"/>
              <w:rPr>
                <w:rFonts w:ascii="Cambria" w:hAnsi="Cambria" w:cs="Times New Roman"/>
              </w:rPr>
            </w:pPr>
            <w:ins w:id="1157" w:author="Truong Bui" w:date="2022-10-12T03:31:00Z">
              <w:r w:rsidRPr="008A204D">
                <w:rPr>
                  <w:rFonts w:ascii="Cambria" w:hAnsi="Cambria" w:cs="Calibri"/>
                  <w:color w:val="000000"/>
                </w:rPr>
                <w:t xml:space="preserve"> $            42,392 </w:t>
              </w:r>
            </w:ins>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Change w:id="1158" w:author="Truong Bui" w:date="2022-10-12T03:31:00Z">
              <w:tcPr>
                <w:tcW w:w="166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070D5A92" w14:textId="6E2E5A7B" w:rsidR="008A204D" w:rsidRPr="4A2C2083" w:rsidRDefault="008A204D" w:rsidP="008A204D">
            <w:pPr>
              <w:spacing w:line="0" w:lineRule="atLeast"/>
              <w:rPr>
                <w:rFonts w:cs="Times New Roman"/>
              </w:rPr>
            </w:pPr>
            <w:r>
              <w:rPr>
                <w:rFonts w:cs="Times New Roman"/>
              </w:rPr>
              <w:t>0.53</w:t>
            </w:r>
          </w:p>
        </w:tc>
      </w:tr>
      <w:tr w:rsidR="008A204D" w:rsidRPr="00DF4DC3" w14:paraId="48B3F515" w14:textId="26584BE9" w:rsidTr="003C7E7C">
        <w:tblPrEx>
          <w:tblW w:w="0" w:type="auto"/>
          <w:tblCellMar>
            <w:top w:w="15" w:type="dxa"/>
            <w:left w:w="15" w:type="dxa"/>
            <w:bottom w:w="15" w:type="dxa"/>
            <w:right w:w="15" w:type="dxa"/>
          </w:tblCellMar>
          <w:tblPrExChange w:id="1159" w:author="Truong Bui" w:date="2022-10-12T03:31:00Z">
            <w:tblPrEx>
              <w:tblW w:w="0" w:type="auto"/>
              <w:tblCellMar>
                <w:top w:w="15" w:type="dxa"/>
                <w:left w:w="15" w:type="dxa"/>
                <w:bottom w:w="15" w:type="dxa"/>
                <w:right w:w="15" w:type="dxa"/>
              </w:tblCellMar>
            </w:tblPrEx>
          </w:tblPrExChange>
        </w:tblPrEx>
        <w:trPr>
          <w:trPrChange w:id="1160" w:author="Truong Bui" w:date="2022-10-12T03:31:00Z">
            <w:trPr>
              <w:gridBefore w:val="1"/>
            </w:trPr>
          </w:trPrChange>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1161" w:author="Truong Bui" w:date="2022-10-12T03:31: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39879468" w14:textId="77777777" w:rsidR="008A204D" w:rsidRPr="00DF4DC3" w:rsidRDefault="008A204D" w:rsidP="008A204D">
            <w:pPr>
              <w:spacing w:line="0" w:lineRule="atLeast"/>
              <w:rPr>
                <w:rFonts w:cs="Times New Roman"/>
              </w:rPr>
            </w:pPr>
            <w:r w:rsidRPr="652361BB">
              <w:rPr>
                <w:rFonts w:cs="Times New Roman"/>
              </w:rPr>
              <w:t>20</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1162" w:author="Truong Bui" w:date="2022-10-12T03:31: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215527B5" w14:textId="49785E39" w:rsidR="008A204D" w:rsidRPr="00DF4DC3" w:rsidRDefault="008A204D" w:rsidP="008A204D">
            <w:pPr>
              <w:spacing w:line="0" w:lineRule="atLeast"/>
              <w:rPr>
                <w:rFonts w:cs="Times New Roman"/>
              </w:rPr>
            </w:pPr>
            <w:r w:rsidRPr="4A2C2083">
              <w:rPr>
                <w:rFonts w:cs="Times New Roman"/>
              </w:rPr>
              <w:t xml:space="preserve">Florida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1163" w:author="Truong Bui" w:date="2022-10-12T03:31: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00D2A578" w14:textId="22D91B44" w:rsidR="008A204D" w:rsidRPr="00DF4DC3" w:rsidRDefault="008A204D" w:rsidP="008A204D">
            <w:pPr>
              <w:spacing w:line="0" w:lineRule="atLeast"/>
              <w:rPr>
                <w:rFonts w:cs="Times New Roman"/>
              </w:rPr>
            </w:pPr>
            <w:r w:rsidRPr="4A2C2083">
              <w:rPr>
                <w:rFonts w:cs="Times New Roman"/>
              </w:rPr>
              <w:t>$       54,002</w:t>
            </w:r>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Change w:id="1164" w:author="Truong Bui" w:date="2022-10-12T03:31:00Z">
              <w:tcPr>
                <w:tcW w:w="166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5ADFF345" w14:textId="15AE2781" w:rsidR="008A204D" w:rsidRPr="008A204D" w:rsidRDefault="008A204D" w:rsidP="008A204D">
            <w:pPr>
              <w:spacing w:line="0" w:lineRule="atLeast"/>
              <w:rPr>
                <w:rFonts w:ascii="Cambria" w:hAnsi="Cambria" w:cs="Times New Roman"/>
              </w:rPr>
            </w:pPr>
            <w:ins w:id="1165" w:author="Truong Bui" w:date="2022-10-12T03:31:00Z">
              <w:r w:rsidRPr="008A204D">
                <w:rPr>
                  <w:rFonts w:ascii="Cambria" w:hAnsi="Cambria" w:cs="Calibri"/>
                  <w:color w:val="000000"/>
                </w:rPr>
                <w:t xml:space="preserve"> $            86,644 </w:t>
              </w:r>
            </w:ins>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Change w:id="1166" w:author="Truong Bui" w:date="2022-10-12T03:31:00Z">
              <w:tcPr>
                <w:tcW w:w="166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2464FE51" w14:textId="0FAC5616" w:rsidR="008A204D" w:rsidRPr="4A2C2083" w:rsidRDefault="008A204D" w:rsidP="008A204D">
            <w:pPr>
              <w:spacing w:line="0" w:lineRule="atLeast"/>
              <w:rPr>
                <w:rFonts w:cs="Times New Roman"/>
              </w:rPr>
            </w:pPr>
            <w:r>
              <w:rPr>
                <w:rFonts w:cs="Times New Roman"/>
              </w:rPr>
              <w:t>0.62</w:t>
            </w:r>
          </w:p>
        </w:tc>
      </w:tr>
      <w:tr w:rsidR="008A204D" w:rsidRPr="00DF4DC3" w14:paraId="62E29020" w14:textId="517D26A4" w:rsidTr="003C7E7C">
        <w:tblPrEx>
          <w:tblW w:w="0" w:type="auto"/>
          <w:tblCellMar>
            <w:top w:w="15" w:type="dxa"/>
            <w:left w:w="15" w:type="dxa"/>
            <w:bottom w:w="15" w:type="dxa"/>
            <w:right w:w="15" w:type="dxa"/>
          </w:tblCellMar>
          <w:tblPrExChange w:id="1167" w:author="Truong Bui" w:date="2022-10-12T03:31:00Z">
            <w:tblPrEx>
              <w:tblW w:w="0" w:type="auto"/>
              <w:tblCellMar>
                <w:top w:w="15" w:type="dxa"/>
                <w:left w:w="15" w:type="dxa"/>
                <w:bottom w:w="15" w:type="dxa"/>
                <w:right w:w="15" w:type="dxa"/>
              </w:tblCellMar>
            </w:tblPrEx>
          </w:tblPrExChange>
        </w:tblPrEx>
        <w:trPr>
          <w:trPrChange w:id="1168" w:author="Truong Bui" w:date="2022-10-12T03:31:00Z">
            <w:trPr>
              <w:gridBefore w:val="1"/>
            </w:trPr>
          </w:trPrChange>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1169" w:author="Truong Bui" w:date="2022-10-12T03:31: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3ACDF5B7" w14:textId="77777777" w:rsidR="008A204D" w:rsidRPr="00DF4DC3" w:rsidRDefault="008A204D" w:rsidP="008A204D">
            <w:pPr>
              <w:spacing w:line="0" w:lineRule="atLeast"/>
              <w:rPr>
                <w:rFonts w:cs="Times New Roman"/>
              </w:rPr>
            </w:pPr>
            <w:r w:rsidRPr="652361BB">
              <w:rPr>
                <w:rFonts w:cs="Times New Roman"/>
              </w:rPr>
              <w:t>21</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1170" w:author="Truong Bui" w:date="2022-10-12T03:31: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0A584FCA" w14:textId="41FCDF6F" w:rsidR="008A204D" w:rsidRPr="00DF4DC3" w:rsidRDefault="008A204D" w:rsidP="008A204D">
            <w:pPr>
              <w:spacing w:line="0" w:lineRule="atLeast"/>
              <w:rPr>
                <w:rFonts w:cs="Times New Roman"/>
              </w:rPr>
            </w:pPr>
            <w:r w:rsidRPr="4A2C2083">
              <w:rPr>
                <w:rFonts w:cs="Times New Roman"/>
              </w:rPr>
              <w:t>Iowa</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1171" w:author="Truong Bui" w:date="2022-10-12T03:31: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16E41744" w14:textId="089B88CD" w:rsidR="008A204D" w:rsidRPr="00DF4DC3" w:rsidRDefault="008A204D" w:rsidP="008A204D">
            <w:pPr>
              <w:spacing w:line="0" w:lineRule="atLeast"/>
              <w:rPr>
                <w:rFonts w:cs="Times New Roman"/>
              </w:rPr>
            </w:pPr>
            <w:r w:rsidRPr="4A2C2083">
              <w:rPr>
                <w:rFonts w:cs="Times New Roman"/>
              </w:rPr>
              <w:t>$       6,343</w:t>
            </w:r>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Change w:id="1172" w:author="Truong Bui" w:date="2022-10-12T03:31:00Z">
              <w:tcPr>
                <w:tcW w:w="166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60C51347" w14:textId="552E43F9" w:rsidR="008A204D" w:rsidRPr="008A204D" w:rsidRDefault="008A204D" w:rsidP="008A204D">
            <w:pPr>
              <w:spacing w:line="0" w:lineRule="atLeast"/>
              <w:rPr>
                <w:rFonts w:ascii="Cambria" w:hAnsi="Cambria" w:cs="Times New Roman"/>
              </w:rPr>
            </w:pPr>
            <w:ins w:id="1173" w:author="Truong Bui" w:date="2022-10-12T03:31:00Z">
              <w:r w:rsidRPr="008A204D">
                <w:rPr>
                  <w:rFonts w:ascii="Cambria" w:hAnsi="Cambria" w:cs="Calibri"/>
                  <w:color w:val="000000"/>
                </w:rPr>
                <w:t xml:space="preserve"> $            10,129 </w:t>
              </w:r>
            </w:ins>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Change w:id="1174" w:author="Truong Bui" w:date="2022-10-12T03:31:00Z">
              <w:tcPr>
                <w:tcW w:w="166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49404AC7" w14:textId="14F7D6F0" w:rsidR="008A204D" w:rsidRPr="4A2C2083" w:rsidRDefault="008A204D" w:rsidP="008A204D">
            <w:pPr>
              <w:spacing w:line="0" w:lineRule="atLeast"/>
              <w:rPr>
                <w:rFonts w:cs="Times New Roman"/>
              </w:rPr>
            </w:pPr>
            <w:r>
              <w:rPr>
                <w:rFonts w:cs="Times New Roman"/>
              </w:rPr>
              <w:t>0.63</w:t>
            </w:r>
          </w:p>
        </w:tc>
      </w:tr>
      <w:tr w:rsidR="008A204D" w:rsidRPr="00DF4DC3" w14:paraId="569DB428" w14:textId="42818F08" w:rsidTr="003C7E7C">
        <w:tblPrEx>
          <w:tblW w:w="0" w:type="auto"/>
          <w:tblCellMar>
            <w:top w:w="15" w:type="dxa"/>
            <w:left w:w="15" w:type="dxa"/>
            <w:bottom w:w="15" w:type="dxa"/>
            <w:right w:w="15" w:type="dxa"/>
          </w:tblCellMar>
          <w:tblPrExChange w:id="1175" w:author="Truong Bui" w:date="2022-10-12T03:31:00Z">
            <w:tblPrEx>
              <w:tblW w:w="0" w:type="auto"/>
              <w:tblCellMar>
                <w:top w:w="15" w:type="dxa"/>
                <w:left w:w="15" w:type="dxa"/>
                <w:bottom w:w="15" w:type="dxa"/>
                <w:right w:w="15" w:type="dxa"/>
              </w:tblCellMar>
            </w:tblPrEx>
          </w:tblPrExChange>
        </w:tblPrEx>
        <w:trPr>
          <w:trPrChange w:id="1176" w:author="Truong Bui" w:date="2022-10-12T03:31:00Z">
            <w:trPr>
              <w:gridBefore w:val="1"/>
            </w:trPr>
          </w:trPrChange>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1177" w:author="Truong Bui" w:date="2022-10-12T03:31: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28C0111D" w14:textId="77777777" w:rsidR="008A204D" w:rsidRPr="00DF4DC3" w:rsidRDefault="008A204D" w:rsidP="008A204D">
            <w:pPr>
              <w:spacing w:line="0" w:lineRule="atLeast"/>
              <w:rPr>
                <w:rFonts w:cs="Times New Roman"/>
              </w:rPr>
            </w:pPr>
            <w:r w:rsidRPr="652361BB">
              <w:rPr>
                <w:rFonts w:cs="Times New Roman"/>
              </w:rPr>
              <w:t>22</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1178" w:author="Truong Bui" w:date="2022-10-12T03:31: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6B5D582E" w14:textId="5E6FC6D0" w:rsidR="008A204D" w:rsidRPr="00DF4DC3" w:rsidRDefault="008A204D" w:rsidP="008A204D">
            <w:pPr>
              <w:spacing w:line="0" w:lineRule="atLeast"/>
              <w:rPr>
                <w:rFonts w:cs="Times New Roman"/>
              </w:rPr>
            </w:pPr>
            <w:r w:rsidRPr="4A2C2083">
              <w:rPr>
                <w:rFonts w:cs="Times New Roman"/>
              </w:rPr>
              <w:t>Alabama</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1179" w:author="Truong Bui" w:date="2022-10-12T03:31: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410AC4D3" w14:textId="13132D97" w:rsidR="008A204D" w:rsidRPr="00DF4DC3" w:rsidRDefault="008A204D" w:rsidP="008A204D">
            <w:pPr>
              <w:spacing w:line="0" w:lineRule="atLeast"/>
              <w:rPr>
                <w:rFonts w:cs="Times New Roman"/>
              </w:rPr>
            </w:pPr>
            <w:r w:rsidRPr="4A2C2083">
              <w:rPr>
                <w:rFonts w:cs="Times New Roman"/>
              </w:rPr>
              <w:t>$       8.843</w:t>
            </w:r>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Change w:id="1180" w:author="Truong Bui" w:date="2022-10-12T03:31:00Z">
              <w:tcPr>
                <w:tcW w:w="166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1B4B2F7C" w14:textId="6AF28591" w:rsidR="008A204D" w:rsidRPr="008A204D" w:rsidRDefault="008A204D" w:rsidP="008A204D">
            <w:pPr>
              <w:spacing w:line="0" w:lineRule="atLeast"/>
              <w:rPr>
                <w:rFonts w:ascii="Cambria" w:hAnsi="Cambria" w:cs="Times New Roman"/>
              </w:rPr>
            </w:pPr>
            <w:ins w:id="1181" w:author="Truong Bui" w:date="2022-10-12T03:31:00Z">
              <w:r w:rsidRPr="008A204D">
                <w:rPr>
                  <w:rFonts w:ascii="Cambria" w:hAnsi="Cambria" w:cs="Calibri"/>
                  <w:color w:val="000000"/>
                </w:rPr>
                <w:t xml:space="preserve"> $            13,588 </w:t>
              </w:r>
            </w:ins>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Change w:id="1182" w:author="Truong Bui" w:date="2022-10-12T03:31:00Z">
              <w:tcPr>
                <w:tcW w:w="166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7F58FE78" w14:textId="6A549FE1" w:rsidR="008A204D" w:rsidRPr="4A2C2083" w:rsidRDefault="008A204D" w:rsidP="008A204D">
            <w:pPr>
              <w:spacing w:line="0" w:lineRule="atLeast"/>
              <w:rPr>
                <w:rFonts w:cs="Times New Roman"/>
              </w:rPr>
            </w:pPr>
            <w:r>
              <w:rPr>
                <w:rFonts w:cs="Times New Roman"/>
              </w:rPr>
              <w:t>0.65</w:t>
            </w:r>
          </w:p>
        </w:tc>
      </w:tr>
      <w:tr w:rsidR="008A204D" w:rsidRPr="00DF4DC3" w14:paraId="619B1EA7" w14:textId="14273643" w:rsidTr="003C7E7C">
        <w:tblPrEx>
          <w:tblW w:w="0" w:type="auto"/>
          <w:tblCellMar>
            <w:top w:w="15" w:type="dxa"/>
            <w:left w:w="15" w:type="dxa"/>
            <w:bottom w:w="15" w:type="dxa"/>
            <w:right w:w="15" w:type="dxa"/>
          </w:tblCellMar>
          <w:tblPrExChange w:id="1183" w:author="Truong Bui" w:date="2022-10-12T03:31:00Z">
            <w:tblPrEx>
              <w:tblW w:w="0" w:type="auto"/>
              <w:tblCellMar>
                <w:top w:w="15" w:type="dxa"/>
                <w:left w:w="15" w:type="dxa"/>
                <w:bottom w:w="15" w:type="dxa"/>
                <w:right w:w="15" w:type="dxa"/>
              </w:tblCellMar>
            </w:tblPrEx>
          </w:tblPrExChange>
        </w:tblPrEx>
        <w:trPr>
          <w:trPrChange w:id="1184" w:author="Truong Bui" w:date="2022-10-12T03:31:00Z">
            <w:trPr>
              <w:gridBefore w:val="1"/>
            </w:trPr>
          </w:trPrChange>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1185" w:author="Truong Bui" w:date="2022-10-12T03:31: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7B1548BB" w14:textId="77777777" w:rsidR="008A204D" w:rsidRPr="00DF4DC3" w:rsidRDefault="008A204D" w:rsidP="008A204D">
            <w:pPr>
              <w:spacing w:line="0" w:lineRule="atLeast"/>
              <w:rPr>
                <w:rFonts w:cs="Times New Roman"/>
              </w:rPr>
            </w:pPr>
            <w:r w:rsidRPr="652361BB">
              <w:rPr>
                <w:rFonts w:cs="Times New Roman"/>
              </w:rPr>
              <w:t>23</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1186" w:author="Truong Bui" w:date="2022-10-12T03:31: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7A9424D7" w14:textId="4FB3CD52" w:rsidR="008A204D" w:rsidRPr="00DF4DC3" w:rsidRDefault="008A204D" w:rsidP="008A204D">
            <w:pPr>
              <w:spacing w:line="0" w:lineRule="atLeast"/>
              <w:rPr>
                <w:rFonts w:cs="Times New Roman"/>
              </w:rPr>
            </w:pPr>
            <w:r w:rsidRPr="4A2C2083">
              <w:rPr>
                <w:rFonts w:cs="Times New Roman"/>
              </w:rPr>
              <w:t>Maine</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1187" w:author="Truong Bui" w:date="2022-10-12T03:31: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7F48EAE6" w14:textId="594D42BA" w:rsidR="008A204D" w:rsidRPr="00DF4DC3" w:rsidRDefault="008A204D" w:rsidP="008A204D">
            <w:pPr>
              <w:spacing w:line="0" w:lineRule="atLeast"/>
              <w:rPr>
                <w:rFonts w:cs="Times New Roman"/>
              </w:rPr>
            </w:pPr>
            <w:r w:rsidRPr="4A2C2083">
              <w:rPr>
                <w:rFonts w:cs="Times New Roman"/>
              </w:rPr>
              <w:t>$       5,702</w:t>
            </w:r>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Change w:id="1188" w:author="Truong Bui" w:date="2022-10-12T03:31:00Z">
              <w:tcPr>
                <w:tcW w:w="166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1C8CA279" w14:textId="74FAEAE8" w:rsidR="008A204D" w:rsidRPr="008A204D" w:rsidRDefault="008A204D" w:rsidP="008A204D">
            <w:pPr>
              <w:spacing w:line="0" w:lineRule="atLeast"/>
              <w:rPr>
                <w:rFonts w:ascii="Cambria" w:hAnsi="Cambria" w:cs="Times New Roman"/>
              </w:rPr>
            </w:pPr>
            <w:ins w:id="1189" w:author="Truong Bui" w:date="2022-10-12T03:31:00Z">
              <w:r w:rsidRPr="008A204D">
                <w:rPr>
                  <w:rFonts w:ascii="Cambria" w:hAnsi="Cambria" w:cs="Calibri"/>
                  <w:color w:val="000000"/>
                </w:rPr>
                <w:t xml:space="preserve"> $               8,418 </w:t>
              </w:r>
            </w:ins>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Change w:id="1190" w:author="Truong Bui" w:date="2022-10-12T03:31:00Z">
              <w:tcPr>
                <w:tcW w:w="166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3F5954C6" w14:textId="6B9DD203" w:rsidR="008A204D" w:rsidRPr="4A2C2083" w:rsidRDefault="008A204D" w:rsidP="008A204D">
            <w:pPr>
              <w:spacing w:line="0" w:lineRule="atLeast"/>
              <w:rPr>
                <w:rFonts w:cs="Times New Roman"/>
              </w:rPr>
            </w:pPr>
            <w:r>
              <w:rPr>
                <w:rFonts w:cs="Times New Roman"/>
              </w:rPr>
              <w:t>0.68</w:t>
            </w:r>
          </w:p>
        </w:tc>
      </w:tr>
      <w:tr w:rsidR="008A204D" w:rsidRPr="00DF4DC3" w14:paraId="7FBF00D8" w14:textId="6115FEC1" w:rsidTr="003C7E7C">
        <w:tblPrEx>
          <w:tblW w:w="0" w:type="auto"/>
          <w:tblCellMar>
            <w:top w:w="15" w:type="dxa"/>
            <w:left w:w="15" w:type="dxa"/>
            <w:bottom w:w="15" w:type="dxa"/>
            <w:right w:w="15" w:type="dxa"/>
          </w:tblCellMar>
          <w:tblPrExChange w:id="1191" w:author="Truong Bui" w:date="2022-10-12T03:31:00Z">
            <w:tblPrEx>
              <w:tblW w:w="0" w:type="auto"/>
              <w:tblCellMar>
                <w:top w:w="15" w:type="dxa"/>
                <w:left w:w="15" w:type="dxa"/>
                <w:bottom w:w="15" w:type="dxa"/>
                <w:right w:w="15" w:type="dxa"/>
              </w:tblCellMar>
            </w:tblPrEx>
          </w:tblPrExChange>
        </w:tblPrEx>
        <w:trPr>
          <w:trPrChange w:id="1192" w:author="Truong Bui" w:date="2022-10-12T03:31:00Z">
            <w:trPr>
              <w:gridBefore w:val="1"/>
            </w:trPr>
          </w:trPrChange>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1193" w:author="Truong Bui" w:date="2022-10-12T03:31: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16F3E0A9" w14:textId="77777777" w:rsidR="008A204D" w:rsidRPr="00DF4DC3" w:rsidRDefault="008A204D" w:rsidP="008A204D">
            <w:pPr>
              <w:spacing w:line="0" w:lineRule="atLeast"/>
              <w:rPr>
                <w:rFonts w:cs="Times New Roman"/>
              </w:rPr>
            </w:pPr>
            <w:r w:rsidRPr="652361BB">
              <w:rPr>
                <w:rFonts w:cs="Times New Roman"/>
              </w:rPr>
              <w:t>24</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1194" w:author="Truong Bui" w:date="2022-10-12T03:31: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24FE6DC4" w14:textId="500389EB" w:rsidR="008A204D" w:rsidRPr="00DF4DC3" w:rsidRDefault="008A204D" w:rsidP="008A204D">
            <w:pPr>
              <w:spacing w:line="0" w:lineRule="atLeast"/>
              <w:rPr>
                <w:rFonts w:cs="Times New Roman"/>
              </w:rPr>
            </w:pPr>
            <w:r w:rsidRPr="4A2C2083">
              <w:rPr>
                <w:rFonts w:cs="Times New Roman"/>
              </w:rPr>
              <w:t>Alaska</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1195" w:author="Truong Bui" w:date="2022-10-12T03:31: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3CBD489C" w14:textId="55784004" w:rsidR="008A204D" w:rsidRPr="00DF4DC3" w:rsidRDefault="008A204D" w:rsidP="008A204D">
            <w:pPr>
              <w:spacing w:line="0" w:lineRule="atLeast"/>
              <w:rPr>
                <w:rFonts w:cs="Times New Roman"/>
              </w:rPr>
            </w:pPr>
            <w:r w:rsidRPr="4A2C2083">
              <w:rPr>
                <w:rFonts w:cs="Times New Roman"/>
              </w:rPr>
              <w:t>$       6,827</w:t>
            </w:r>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Change w:id="1196" w:author="Truong Bui" w:date="2022-10-12T03:31:00Z">
              <w:tcPr>
                <w:tcW w:w="166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26B472D3" w14:textId="5912C163" w:rsidR="008A204D" w:rsidRPr="008A204D" w:rsidRDefault="008A204D" w:rsidP="008A204D">
            <w:pPr>
              <w:spacing w:line="0" w:lineRule="atLeast"/>
              <w:rPr>
                <w:rFonts w:ascii="Cambria" w:hAnsi="Cambria" w:cs="Times New Roman"/>
              </w:rPr>
            </w:pPr>
            <w:ins w:id="1197" w:author="Truong Bui" w:date="2022-10-12T03:31:00Z">
              <w:r w:rsidRPr="008A204D">
                <w:rPr>
                  <w:rFonts w:ascii="Cambria" w:hAnsi="Cambria" w:cs="Calibri"/>
                  <w:color w:val="000000"/>
                </w:rPr>
                <w:t xml:space="preserve"> $               9,395 </w:t>
              </w:r>
            </w:ins>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Change w:id="1198" w:author="Truong Bui" w:date="2022-10-12T03:31:00Z">
              <w:tcPr>
                <w:tcW w:w="166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23DB0F40" w14:textId="7D9084B3" w:rsidR="008A204D" w:rsidRPr="4A2C2083" w:rsidRDefault="008A204D" w:rsidP="008A204D">
            <w:pPr>
              <w:spacing w:line="0" w:lineRule="atLeast"/>
              <w:rPr>
                <w:rFonts w:cs="Times New Roman"/>
              </w:rPr>
            </w:pPr>
            <w:r>
              <w:rPr>
                <w:rFonts w:cs="Times New Roman"/>
              </w:rPr>
              <w:t>0.73</w:t>
            </w:r>
          </w:p>
        </w:tc>
      </w:tr>
      <w:tr w:rsidR="008A204D" w:rsidRPr="00DF4DC3" w14:paraId="5425B04F" w14:textId="25E4DBA0" w:rsidTr="003C7E7C">
        <w:tblPrEx>
          <w:tblW w:w="0" w:type="auto"/>
          <w:tblCellMar>
            <w:top w:w="15" w:type="dxa"/>
            <w:left w:w="15" w:type="dxa"/>
            <w:bottom w:w="15" w:type="dxa"/>
            <w:right w:w="15" w:type="dxa"/>
          </w:tblCellMar>
          <w:tblPrExChange w:id="1199" w:author="Truong Bui" w:date="2022-10-12T03:31:00Z">
            <w:tblPrEx>
              <w:tblW w:w="0" w:type="auto"/>
              <w:tblCellMar>
                <w:top w:w="15" w:type="dxa"/>
                <w:left w:w="15" w:type="dxa"/>
                <w:bottom w:w="15" w:type="dxa"/>
                <w:right w:w="15" w:type="dxa"/>
              </w:tblCellMar>
            </w:tblPrEx>
          </w:tblPrExChange>
        </w:tblPrEx>
        <w:trPr>
          <w:trPrChange w:id="1200" w:author="Truong Bui" w:date="2022-10-12T03:31:00Z">
            <w:trPr>
              <w:gridBefore w:val="1"/>
            </w:trPr>
          </w:trPrChange>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1201" w:author="Truong Bui" w:date="2022-10-12T03:31: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5D90523B" w14:textId="77777777" w:rsidR="008A204D" w:rsidRPr="00DF4DC3" w:rsidRDefault="008A204D" w:rsidP="008A204D">
            <w:pPr>
              <w:spacing w:line="0" w:lineRule="atLeast"/>
              <w:rPr>
                <w:rFonts w:cs="Times New Roman"/>
              </w:rPr>
            </w:pPr>
            <w:r w:rsidRPr="652361BB">
              <w:rPr>
                <w:rFonts w:cs="Times New Roman"/>
              </w:rPr>
              <w:t>25</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1202" w:author="Truong Bui" w:date="2022-10-12T03:31: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04AF93B4" w14:textId="373BD23E" w:rsidR="008A204D" w:rsidRPr="00DF4DC3" w:rsidRDefault="008A204D" w:rsidP="008A204D">
            <w:pPr>
              <w:spacing w:line="0" w:lineRule="atLeast"/>
              <w:rPr>
                <w:rFonts w:cs="Times New Roman"/>
              </w:rPr>
            </w:pPr>
            <w:r w:rsidRPr="4A2C2083">
              <w:rPr>
                <w:rFonts w:cs="Times New Roman"/>
              </w:rPr>
              <w:t>Delaware</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1203" w:author="Truong Bui" w:date="2022-10-12T03:31: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1BC97612" w14:textId="7664CCFC" w:rsidR="008A204D" w:rsidRPr="00DF4DC3" w:rsidRDefault="008A204D" w:rsidP="008A204D">
            <w:pPr>
              <w:spacing w:line="0" w:lineRule="atLeast"/>
              <w:rPr>
                <w:rFonts w:cs="Times New Roman"/>
              </w:rPr>
            </w:pPr>
            <w:r w:rsidRPr="4A2C2083">
              <w:rPr>
                <w:rFonts w:cs="Times New Roman"/>
              </w:rPr>
              <w:t>$       31,747</w:t>
            </w:r>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Change w:id="1204" w:author="Truong Bui" w:date="2022-10-12T03:31:00Z">
              <w:tcPr>
                <w:tcW w:w="166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39824066" w14:textId="3F91DD97" w:rsidR="008A204D" w:rsidRPr="008A204D" w:rsidRDefault="008A204D" w:rsidP="008A204D">
            <w:pPr>
              <w:spacing w:line="0" w:lineRule="atLeast"/>
              <w:rPr>
                <w:rFonts w:ascii="Cambria" w:hAnsi="Cambria" w:cs="Times New Roman"/>
              </w:rPr>
            </w:pPr>
            <w:ins w:id="1205" w:author="Truong Bui" w:date="2022-10-12T03:31:00Z">
              <w:r w:rsidRPr="008A204D">
                <w:rPr>
                  <w:rFonts w:ascii="Cambria" w:hAnsi="Cambria" w:cs="Calibri"/>
                  <w:color w:val="000000"/>
                </w:rPr>
                <w:t xml:space="preserve"> $            42,076 </w:t>
              </w:r>
            </w:ins>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Change w:id="1206" w:author="Truong Bui" w:date="2022-10-12T03:31:00Z">
              <w:tcPr>
                <w:tcW w:w="166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57CA46A4" w14:textId="34D80317" w:rsidR="008A204D" w:rsidRPr="4A2C2083" w:rsidRDefault="008A204D" w:rsidP="008A204D">
            <w:pPr>
              <w:spacing w:line="0" w:lineRule="atLeast"/>
              <w:rPr>
                <w:rFonts w:cs="Times New Roman"/>
              </w:rPr>
            </w:pPr>
            <w:r>
              <w:rPr>
                <w:rFonts w:cs="Times New Roman"/>
              </w:rPr>
              <w:t>0.75</w:t>
            </w:r>
          </w:p>
        </w:tc>
      </w:tr>
      <w:tr w:rsidR="008A204D" w:rsidRPr="00DF4DC3" w14:paraId="18FCDDC2" w14:textId="0604E04B" w:rsidTr="003C7E7C">
        <w:tblPrEx>
          <w:tblW w:w="0" w:type="auto"/>
          <w:tblCellMar>
            <w:top w:w="15" w:type="dxa"/>
            <w:left w:w="15" w:type="dxa"/>
            <w:bottom w:w="15" w:type="dxa"/>
            <w:right w:w="15" w:type="dxa"/>
          </w:tblCellMar>
          <w:tblPrExChange w:id="1207" w:author="Truong Bui" w:date="2022-10-12T03:31:00Z">
            <w:tblPrEx>
              <w:tblW w:w="0" w:type="auto"/>
              <w:tblCellMar>
                <w:top w:w="15" w:type="dxa"/>
                <w:left w:w="15" w:type="dxa"/>
                <w:bottom w:w="15" w:type="dxa"/>
                <w:right w:w="15" w:type="dxa"/>
              </w:tblCellMar>
            </w:tblPrEx>
          </w:tblPrExChange>
        </w:tblPrEx>
        <w:trPr>
          <w:trPrChange w:id="1208" w:author="Truong Bui" w:date="2022-10-12T03:31:00Z">
            <w:trPr>
              <w:gridBefore w:val="1"/>
            </w:trPr>
          </w:trPrChange>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1209" w:author="Truong Bui" w:date="2022-10-12T03:31: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44E9A46F" w14:textId="77777777" w:rsidR="008A204D" w:rsidRPr="00DF4DC3" w:rsidRDefault="008A204D" w:rsidP="008A204D">
            <w:pPr>
              <w:spacing w:line="0" w:lineRule="atLeast"/>
              <w:rPr>
                <w:rFonts w:cs="Times New Roman"/>
              </w:rPr>
            </w:pPr>
            <w:r w:rsidRPr="652361BB">
              <w:rPr>
                <w:rFonts w:cs="Times New Roman"/>
              </w:rPr>
              <w:t>26</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1210" w:author="Truong Bui" w:date="2022-10-12T03:31: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52561914" w14:textId="2BA2C0C0" w:rsidR="008A204D" w:rsidRPr="00DF4DC3" w:rsidRDefault="008A204D" w:rsidP="008A204D">
            <w:pPr>
              <w:spacing w:line="0" w:lineRule="atLeast"/>
              <w:rPr>
                <w:rFonts w:cs="Times New Roman"/>
              </w:rPr>
            </w:pPr>
            <w:r w:rsidRPr="4A2C2083">
              <w:rPr>
                <w:rFonts w:cs="Times New Roman"/>
              </w:rPr>
              <w:t>Kentucky</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1211" w:author="Truong Bui" w:date="2022-10-12T03:31: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0193A48E" w14:textId="552CDFD9" w:rsidR="008A204D" w:rsidRPr="00DF4DC3" w:rsidRDefault="008A204D" w:rsidP="008A204D">
            <w:pPr>
              <w:spacing w:line="0" w:lineRule="atLeast"/>
              <w:rPr>
                <w:rFonts w:cs="Times New Roman"/>
              </w:rPr>
            </w:pPr>
            <w:r w:rsidRPr="4A2C2083">
              <w:rPr>
                <w:rFonts w:cs="Times New Roman"/>
              </w:rPr>
              <w:t>$       7,035</w:t>
            </w:r>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Change w:id="1212" w:author="Truong Bui" w:date="2022-10-12T03:31:00Z">
              <w:tcPr>
                <w:tcW w:w="166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33C3A82C" w14:textId="59EEAF8A" w:rsidR="008A204D" w:rsidRPr="008A204D" w:rsidRDefault="008A204D" w:rsidP="008A204D">
            <w:pPr>
              <w:spacing w:line="0" w:lineRule="atLeast"/>
              <w:rPr>
                <w:rFonts w:ascii="Cambria" w:hAnsi="Cambria" w:cs="Times New Roman"/>
              </w:rPr>
            </w:pPr>
            <w:ins w:id="1213" w:author="Truong Bui" w:date="2022-10-12T03:31:00Z">
              <w:r w:rsidRPr="008A204D">
                <w:rPr>
                  <w:rFonts w:ascii="Cambria" w:hAnsi="Cambria" w:cs="Calibri"/>
                  <w:color w:val="000000"/>
                </w:rPr>
                <w:t xml:space="preserve"> $               9,188 </w:t>
              </w:r>
            </w:ins>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Change w:id="1214" w:author="Truong Bui" w:date="2022-10-12T03:31:00Z">
              <w:tcPr>
                <w:tcW w:w="166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041D4124" w14:textId="7BBE3103" w:rsidR="008A204D" w:rsidRPr="4A2C2083" w:rsidRDefault="008A204D" w:rsidP="008A204D">
            <w:pPr>
              <w:spacing w:line="0" w:lineRule="atLeast"/>
              <w:rPr>
                <w:rFonts w:cs="Times New Roman"/>
              </w:rPr>
            </w:pPr>
            <w:r>
              <w:rPr>
                <w:rFonts w:cs="Times New Roman"/>
              </w:rPr>
              <w:t>0.77</w:t>
            </w:r>
          </w:p>
        </w:tc>
      </w:tr>
      <w:tr w:rsidR="008A204D" w:rsidRPr="00DF4DC3" w14:paraId="6DBC8AE4" w14:textId="7158B5C7" w:rsidTr="003C7E7C">
        <w:tblPrEx>
          <w:tblW w:w="0" w:type="auto"/>
          <w:tblCellMar>
            <w:top w:w="15" w:type="dxa"/>
            <w:left w:w="15" w:type="dxa"/>
            <w:bottom w:w="15" w:type="dxa"/>
            <w:right w:w="15" w:type="dxa"/>
          </w:tblCellMar>
          <w:tblPrExChange w:id="1215" w:author="Truong Bui" w:date="2022-10-12T03:31:00Z">
            <w:tblPrEx>
              <w:tblW w:w="0" w:type="auto"/>
              <w:tblCellMar>
                <w:top w:w="15" w:type="dxa"/>
                <w:left w:w="15" w:type="dxa"/>
                <w:bottom w:w="15" w:type="dxa"/>
                <w:right w:w="15" w:type="dxa"/>
              </w:tblCellMar>
            </w:tblPrEx>
          </w:tblPrExChange>
        </w:tblPrEx>
        <w:trPr>
          <w:trPrChange w:id="1216" w:author="Truong Bui" w:date="2022-10-12T03:31:00Z">
            <w:trPr>
              <w:gridBefore w:val="1"/>
            </w:trPr>
          </w:trPrChange>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1217" w:author="Truong Bui" w:date="2022-10-12T03:31: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37D41A3B" w14:textId="77777777" w:rsidR="008A204D" w:rsidRPr="00DF4DC3" w:rsidRDefault="008A204D" w:rsidP="008A204D">
            <w:pPr>
              <w:spacing w:line="0" w:lineRule="atLeast"/>
              <w:rPr>
                <w:rFonts w:cs="Times New Roman"/>
              </w:rPr>
            </w:pPr>
            <w:r w:rsidRPr="652361BB">
              <w:rPr>
                <w:rFonts w:cs="Times New Roman"/>
              </w:rPr>
              <w:t>27</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1218" w:author="Truong Bui" w:date="2022-10-12T03:31: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5EFF14D9" w14:textId="2A8BC710" w:rsidR="008A204D" w:rsidRPr="00DF4DC3" w:rsidRDefault="008A204D" w:rsidP="008A204D">
            <w:pPr>
              <w:spacing w:line="0" w:lineRule="atLeast"/>
              <w:rPr>
                <w:rFonts w:cs="Times New Roman"/>
              </w:rPr>
            </w:pPr>
            <w:r w:rsidRPr="4A2C2083">
              <w:rPr>
                <w:rFonts w:cs="Times New Roman"/>
              </w:rPr>
              <w:t>New Mexico</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1219" w:author="Truong Bui" w:date="2022-10-12T03:31: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5BAA81F4" w14:textId="528DA02F" w:rsidR="008A204D" w:rsidRPr="00DF4DC3" w:rsidRDefault="008A204D" w:rsidP="008A204D">
            <w:pPr>
              <w:spacing w:line="0" w:lineRule="atLeast"/>
              <w:rPr>
                <w:rFonts w:cs="Times New Roman"/>
              </w:rPr>
            </w:pPr>
            <w:r w:rsidRPr="4A2C2083">
              <w:rPr>
                <w:rFonts w:cs="Times New Roman"/>
              </w:rPr>
              <w:t>$       5,872</w:t>
            </w:r>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Change w:id="1220" w:author="Truong Bui" w:date="2022-10-12T03:31:00Z">
              <w:tcPr>
                <w:tcW w:w="166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42843284" w14:textId="34D11820" w:rsidR="008A204D" w:rsidRPr="008A204D" w:rsidRDefault="008A204D" w:rsidP="008A204D">
            <w:pPr>
              <w:spacing w:line="0" w:lineRule="atLeast"/>
              <w:rPr>
                <w:rFonts w:ascii="Cambria" w:hAnsi="Cambria" w:cs="Times New Roman"/>
              </w:rPr>
            </w:pPr>
            <w:ins w:id="1221" w:author="Truong Bui" w:date="2022-10-12T03:31:00Z">
              <w:r w:rsidRPr="008A204D">
                <w:rPr>
                  <w:rFonts w:ascii="Cambria" w:hAnsi="Cambria" w:cs="Calibri"/>
                  <w:color w:val="000000"/>
                </w:rPr>
                <w:t xml:space="preserve"> $               7,238 </w:t>
              </w:r>
            </w:ins>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Change w:id="1222" w:author="Truong Bui" w:date="2022-10-12T03:31:00Z">
              <w:tcPr>
                <w:tcW w:w="166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734279DE" w14:textId="55264194" w:rsidR="008A204D" w:rsidRPr="4A2C2083" w:rsidRDefault="008A204D" w:rsidP="008A204D">
            <w:pPr>
              <w:spacing w:line="0" w:lineRule="atLeast"/>
              <w:rPr>
                <w:rFonts w:cs="Times New Roman"/>
              </w:rPr>
            </w:pPr>
            <w:r>
              <w:rPr>
                <w:rFonts w:cs="Times New Roman"/>
              </w:rPr>
              <w:t>0.81</w:t>
            </w:r>
          </w:p>
        </w:tc>
      </w:tr>
      <w:tr w:rsidR="008A204D" w:rsidRPr="00DF4DC3" w14:paraId="574B8746" w14:textId="584A2D1D" w:rsidTr="003C7E7C">
        <w:tblPrEx>
          <w:tblW w:w="0" w:type="auto"/>
          <w:tblCellMar>
            <w:top w:w="15" w:type="dxa"/>
            <w:left w:w="15" w:type="dxa"/>
            <w:bottom w:w="15" w:type="dxa"/>
            <w:right w:w="15" w:type="dxa"/>
          </w:tblCellMar>
          <w:tblPrExChange w:id="1223" w:author="Truong Bui" w:date="2022-10-12T03:31:00Z">
            <w:tblPrEx>
              <w:tblW w:w="0" w:type="auto"/>
              <w:tblCellMar>
                <w:top w:w="15" w:type="dxa"/>
                <w:left w:w="15" w:type="dxa"/>
                <w:bottom w:w="15" w:type="dxa"/>
                <w:right w:w="15" w:type="dxa"/>
              </w:tblCellMar>
            </w:tblPrEx>
          </w:tblPrExChange>
        </w:tblPrEx>
        <w:trPr>
          <w:trPrChange w:id="1224" w:author="Truong Bui" w:date="2022-10-12T03:31:00Z">
            <w:trPr>
              <w:gridBefore w:val="1"/>
            </w:trPr>
          </w:trPrChange>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1225" w:author="Truong Bui" w:date="2022-10-12T03:31: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75294E00" w14:textId="77777777" w:rsidR="008A204D" w:rsidRPr="00DF4DC3" w:rsidRDefault="008A204D" w:rsidP="008A204D">
            <w:pPr>
              <w:spacing w:line="0" w:lineRule="atLeast"/>
              <w:rPr>
                <w:rFonts w:cs="Times New Roman"/>
              </w:rPr>
            </w:pPr>
            <w:r w:rsidRPr="652361BB">
              <w:rPr>
                <w:rFonts w:cs="Times New Roman"/>
              </w:rPr>
              <w:t>28</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1226" w:author="Truong Bui" w:date="2022-10-12T03:31: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4CA25BE5" w14:textId="59EE3F66" w:rsidR="008A204D" w:rsidRPr="00DF4DC3" w:rsidRDefault="008A204D" w:rsidP="008A204D">
            <w:pPr>
              <w:spacing w:line="0" w:lineRule="atLeast"/>
              <w:rPr>
                <w:rFonts w:cs="Times New Roman"/>
              </w:rPr>
            </w:pPr>
            <w:r w:rsidRPr="4A2C2083">
              <w:rPr>
                <w:rFonts w:cs="Times New Roman"/>
              </w:rPr>
              <w:t>Nebraska</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1227" w:author="Truong Bui" w:date="2022-10-12T03:31: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0E7BC3EC" w14:textId="00EA71EA" w:rsidR="008A204D" w:rsidRPr="00DF4DC3" w:rsidRDefault="008A204D" w:rsidP="008A204D">
            <w:pPr>
              <w:spacing w:line="0" w:lineRule="atLeast"/>
              <w:rPr>
                <w:rFonts w:cs="Times New Roman"/>
              </w:rPr>
            </w:pPr>
            <w:r w:rsidRPr="4A2C2083">
              <w:rPr>
                <w:rFonts w:cs="Times New Roman"/>
              </w:rPr>
              <w:t>$       3,923</w:t>
            </w:r>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Change w:id="1228" w:author="Truong Bui" w:date="2022-10-12T03:31:00Z">
              <w:tcPr>
                <w:tcW w:w="166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6E508009" w14:textId="5497590B" w:rsidR="008A204D" w:rsidRPr="008A204D" w:rsidRDefault="008A204D" w:rsidP="008A204D">
            <w:pPr>
              <w:spacing w:line="0" w:lineRule="atLeast"/>
              <w:rPr>
                <w:rFonts w:ascii="Cambria" w:hAnsi="Cambria" w:cs="Times New Roman"/>
              </w:rPr>
            </w:pPr>
            <w:ins w:id="1229" w:author="Truong Bui" w:date="2022-10-12T03:31:00Z">
              <w:r w:rsidRPr="008A204D">
                <w:rPr>
                  <w:rFonts w:ascii="Cambria" w:hAnsi="Cambria" w:cs="Calibri"/>
                  <w:color w:val="000000"/>
                </w:rPr>
                <w:t xml:space="preserve"> $               4,733 </w:t>
              </w:r>
            </w:ins>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Change w:id="1230" w:author="Truong Bui" w:date="2022-10-12T03:31:00Z">
              <w:tcPr>
                <w:tcW w:w="166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30B187EE" w14:textId="69A8B337" w:rsidR="008A204D" w:rsidRPr="4A2C2083" w:rsidRDefault="008A204D" w:rsidP="008A204D">
            <w:pPr>
              <w:spacing w:line="0" w:lineRule="atLeast"/>
              <w:rPr>
                <w:rFonts w:cs="Times New Roman"/>
              </w:rPr>
            </w:pPr>
            <w:r>
              <w:rPr>
                <w:rFonts w:cs="Times New Roman"/>
              </w:rPr>
              <w:t>0.83</w:t>
            </w:r>
          </w:p>
        </w:tc>
      </w:tr>
      <w:tr w:rsidR="008A204D" w:rsidRPr="00DF4DC3" w14:paraId="206314F6" w14:textId="25B8797F" w:rsidTr="003C7E7C">
        <w:tblPrEx>
          <w:tblW w:w="0" w:type="auto"/>
          <w:tblCellMar>
            <w:top w:w="15" w:type="dxa"/>
            <w:left w:w="15" w:type="dxa"/>
            <w:bottom w:w="15" w:type="dxa"/>
            <w:right w:w="15" w:type="dxa"/>
          </w:tblCellMar>
          <w:tblPrExChange w:id="1231" w:author="Truong Bui" w:date="2022-10-12T03:31:00Z">
            <w:tblPrEx>
              <w:tblW w:w="0" w:type="auto"/>
              <w:tblCellMar>
                <w:top w:w="15" w:type="dxa"/>
                <w:left w:w="15" w:type="dxa"/>
                <w:bottom w:w="15" w:type="dxa"/>
                <w:right w:w="15" w:type="dxa"/>
              </w:tblCellMar>
            </w:tblPrEx>
          </w:tblPrExChange>
        </w:tblPrEx>
        <w:trPr>
          <w:trPrChange w:id="1232" w:author="Truong Bui" w:date="2022-10-12T03:31:00Z">
            <w:trPr>
              <w:gridBefore w:val="1"/>
            </w:trPr>
          </w:trPrChange>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1233" w:author="Truong Bui" w:date="2022-10-12T03:31: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07916BDD" w14:textId="77777777" w:rsidR="008A204D" w:rsidRPr="00DF4DC3" w:rsidRDefault="008A204D" w:rsidP="008A204D">
            <w:pPr>
              <w:spacing w:line="0" w:lineRule="atLeast"/>
              <w:rPr>
                <w:rFonts w:cs="Times New Roman"/>
              </w:rPr>
            </w:pPr>
            <w:r w:rsidRPr="652361BB">
              <w:rPr>
                <w:rFonts w:cs="Times New Roman"/>
              </w:rPr>
              <w:t>29</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1234" w:author="Truong Bui" w:date="2022-10-12T03:31: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70E3B22F" w14:textId="539071DE" w:rsidR="008A204D" w:rsidRPr="00DF4DC3" w:rsidRDefault="008A204D" w:rsidP="008A204D">
            <w:pPr>
              <w:spacing w:line="0" w:lineRule="atLeast"/>
              <w:rPr>
                <w:rFonts w:cs="Times New Roman"/>
              </w:rPr>
            </w:pPr>
            <w:r w:rsidRPr="4A2C2083">
              <w:rPr>
                <w:rFonts w:cs="Times New Roman"/>
              </w:rPr>
              <w:t>South Dakota</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1235" w:author="Truong Bui" w:date="2022-10-12T03:31: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001DDB23" w14:textId="209D1E36" w:rsidR="008A204D" w:rsidRPr="00DF4DC3" w:rsidRDefault="008A204D" w:rsidP="008A204D">
            <w:pPr>
              <w:spacing w:line="0" w:lineRule="atLeast"/>
              <w:rPr>
                <w:rFonts w:cs="Times New Roman"/>
              </w:rPr>
            </w:pPr>
            <w:r w:rsidRPr="4A2C2083">
              <w:rPr>
                <w:rFonts w:cs="Times New Roman"/>
              </w:rPr>
              <w:t>$       2,114</w:t>
            </w:r>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Change w:id="1236" w:author="Truong Bui" w:date="2022-10-12T03:31:00Z">
              <w:tcPr>
                <w:tcW w:w="166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1C3A08F7" w14:textId="4D3FD788" w:rsidR="008A204D" w:rsidRPr="008A204D" w:rsidRDefault="008A204D" w:rsidP="008A204D">
            <w:pPr>
              <w:spacing w:line="0" w:lineRule="atLeast"/>
              <w:rPr>
                <w:rFonts w:ascii="Cambria" w:hAnsi="Cambria" w:cs="Times New Roman"/>
              </w:rPr>
            </w:pPr>
            <w:ins w:id="1237" w:author="Truong Bui" w:date="2022-10-12T03:31:00Z">
              <w:r w:rsidRPr="008A204D">
                <w:rPr>
                  <w:rFonts w:ascii="Cambria" w:hAnsi="Cambria" w:cs="Calibri"/>
                  <w:color w:val="000000"/>
                </w:rPr>
                <w:t xml:space="preserve"> $               2,284 </w:t>
              </w:r>
            </w:ins>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Change w:id="1238" w:author="Truong Bui" w:date="2022-10-12T03:31:00Z">
              <w:tcPr>
                <w:tcW w:w="166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3119D448" w14:textId="687B5597" w:rsidR="008A204D" w:rsidRPr="4A2C2083" w:rsidRDefault="008A204D" w:rsidP="008A204D">
            <w:pPr>
              <w:spacing w:line="0" w:lineRule="atLeast"/>
              <w:rPr>
                <w:rFonts w:cs="Times New Roman"/>
              </w:rPr>
            </w:pPr>
            <w:r>
              <w:rPr>
                <w:rFonts w:cs="Times New Roman"/>
              </w:rPr>
              <w:t>0.93</w:t>
            </w:r>
          </w:p>
        </w:tc>
      </w:tr>
      <w:tr w:rsidR="008A204D" w:rsidRPr="00DF4DC3" w14:paraId="74DB9B10" w14:textId="46F18B26" w:rsidTr="003C7E7C">
        <w:tblPrEx>
          <w:tblW w:w="0" w:type="auto"/>
          <w:tblCellMar>
            <w:top w:w="15" w:type="dxa"/>
            <w:left w:w="15" w:type="dxa"/>
            <w:bottom w:w="15" w:type="dxa"/>
            <w:right w:w="15" w:type="dxa"/>
          </w:tblCellMar>
          <w:tblPrExChange w:id="1239" w:author="Truong Bui" w:date="2022-10-12T03:31:00Z">
            <w:tblPrEx>
              <w:tblW w:w="0" w:type="auto"/>
              <w:tblCellMar>
                <w:top w:w="15" w:type="dxa"/>
                <w:left w:w="15" w:type="dxa"/>
                <w:bottom w:w="15" w:type="dxa"/>
                <w:right w:w="15" w:type="dxa"/>
              </w:tblCellMar>
            </w:tblPrEx>
          </w:tblPrExChange>
        </w:tblPrEx>
        <w:trPr>
          <w:trPrChange w:id="1240" w:author="Truong Bui" w:date="2022-10-12T03:31:00Z">
            <w:trPr>
              <w:gridBefore w:val="1"/>
            </w:trPr>
          </w:trPrChange>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1241" w:author="Truong Bui" w:date="2022-10-12T03:31: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1427E3F6" w14:textId="77777777" w:rsidR="008A204D" w:rsidRPr="00DF4DC3" w:rsidRDefault="008A204D" w:rsidP="008A204D">
            <w:pPr>
              <w:spacing w:line="0" w:lineRule="atLeast"/>
              <w:rPr>
                <w:rFonts w:cs="Times New Roman"/>
              </w:rPr>
            </w:pPr>
            <w:r w:rsidRPr="652361BB">
              <w:rPr>
                <w:rFonts w:cs="Times New Roman"/>
              </w:rPr>
              <w:t>30</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1242" w:author="Truong Bui" w:date="2022-10-12T03:31: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59612211" w14:textId="28CBF393" w:rsidR="008A204D" w:rsidRPr="00DF4DC3" w:rsidRDefault="008A204D" w:rsidP="008A204D">
            <w:pPr>
              <w:spacing w:line="0" w:lineRule="atLeast"/>
              <w:rPr>
                <w:rFonts w:cs="Times New Roman"/>
              </w:rPr>
            </w:pPr>
            <w:r w:rsidRPr="4A2C2083">
              <w:rPr>
                <w:rFonts w:cs="Times New Roman"/>
              </w:rPr>
              <w:t>Missouri</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1243" w:author="Truong Bui" w:date="2022-10-12T03:31: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7C90C9DC" w14:textId="22E3384D" w:rsidR="008A204D" w:rsidRPr="00DF4DC3" w:rsidRDefault="008A204D" w:rsidP="008A204D">
            <w:pPr>
              <w:spacing w:line="0" w:lineRule="atLeast"/>
              <w:rPr>
                <w:rFonts w:cs="Times New Roman"/>
              </w:rPr>
            </w:pPr>
            <w:r w:rsidRPr="4A2C2083">
              <w:rPr>
                <w:rFonts w:cs="Times New Roman"/>
              </w:rPr>
              <w:t>$       8,454</w:t>
            </w:r>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Change w:id="1244" w:author="Truong Bui" w:date="2022-10-12T03:31:00Z">
              <w:tcPr>
                <w:tcW w:w="166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58FCCC73" w14:textId="253C62C3" w:rsidR="008A204D" w:rsidRPr="008A204D" w:rsidRDefault="008A204D" w:rsidP="008A204D">
            <w:pPr>
              <w:spacing w:line="0" w:lineRule="atLeast"/>
              <w:rPr>
                <w:rFonts w:ascii="Cambria" w:hAnsi="Cambria" w:cs="Times New Roman"/>
              </w:rPr>
            </w:pPr>
            <w:ins w:id="1245" w:author="Truong Bui" w:date="2022-10-12T03:31:00Z">
              <w:r w:rsidRPr="008A204D">
                <w:rPr>
                  <w:rFonts w:ascii="Cambria" w:hAnsi="Cambria" w:cs="Calibri"/>
                  <w:color w:val="000000"/>
                </w:rPr>
                <w:t xml:space="preserve"> $               8,998 </w:t>
              </w:r>
            </w:ins>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Change w:id="1246" w:author="Truong Bui" w:date="2022-10-12T03:31:00Z">
              <w:tcPr>
                <w:tcW w:w="166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3B74051A" w14:textId="2B45A656" w:rsidR="008A204D" w:rsidRPr="4A2C2083" w:rsidRDefault="008A204D" w:rsidP="008A204D">
            <w:pPr>
              <w:spacing w:line="0" w:lineRule="atLeast"/>
              <w:rPr>
                <w:rFonts w:cs="Times New Roman"/>
              </w:rPr>
            </w:pPr>
            <w:r>
              <w:rPr>
                <w:rFonts w:cs="Times New Roman"/>
              </w:rPr>
              <w:t>0.94</w:t>
            </w:r>
          </w:p>
        </w:tc>
      </w:tr>
      <w:tr w:rsidR="008A204D" w:rsidRPr="00DF4DC3" w14:paraId="414588A2" w14:textId="6CF4772E" w:rsidTr="003C7E7C">
        <w:tblPrEx>
          <w:tblW w:w="0" w:type="auto"/>
          <w:tblCellMar>
            <w:top w:w="15" w:type="dxa"/>
            <w:left w:w="15" w:type="dxa"/>
            <w:bottom w:w="15" w:type="dxa"/>
            <w:right w:w="15" w:type="dxa"/>
          </w:tblCellMar>
          <w:tblPrExChange w:id="1247" w:author="Truong Bui" w:date="2022-10-12T03:31:00Z">
            <w:tblPrEx>
              <w:tblW w:w="0" w:type="auto"/>
              <w:tblCellMar>
                <w:top w:w="15" w:type="dxa"/>
                <w:left w:w="15" w:type="dxa"/>
                <w:bottom w:w="15" w:type="dxa"/>
                <w:right w:w="15" w:type="dxa"/>
              </w:tblCellMar>
            </w:tblPrEx>
          </w:tblPrExChange>
        </w:tblPrEx>
        <w:trPr>
          <w:trPrChange w:id="1248" w:author="Truong Bui" w:date="2022-10-12T03:31:00Z">
            <w:trPr>
              <w:gridBefore w:val="1"/>
            </w:trPr>
          </w:trPrChange>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1249" w:author="Truong Bui" w:date="2022-10-12T03:31: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27D89C5D" w14:textId="77777777" w:rsidR="008A204D" w:rsidRPr="00DF4DC3" w:rsidRDefault="008A204D" w:rsidP="008A204D">
            <w:pPr>
              <w:spacing w:line="0" w:lineRule="atLeast"/>
              <w:rPr>
                <w:rFonts w:cs="Times New Roman"/>
              </w:rPr>
            </w:pPr>
            <w:r w:rsidRPr="652361BB">
              <w:rPr>
                <w:rFonts w:cs="Times New Roman"/>
              </w:rPr>
              <w:t>31</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1250" w:author="Truong Bui" w:date="2022-10-12T03:31: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3BF376D3" w14:textId="57FD6DF8" w:rsidR="008A204D" w:rsidRPr="00DF4DC3" w:rsidRDefault="008A204D" w:rsidP="008A204D">
            <w:pPr>
              <w:spacing w:line="0" w:lineRule="atLeast"/>
              <w:rPr>
                <w:rFonts w:cs="Times New Roman"/>
              </w:rPr>
            </w:pPr>
            <w:r w:rsidRPr="4A2C2083">
              <w:rPr>
                <w:rFonts w:cs="Times New Roman"/>
              </w:rPr>
              <w:t>Texas</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1251" w:author="Truong Bui" w:date="2022-10-12T03:31: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5D788AF8" w14:textId="2942E1D4" w:rsidR="008A204D" w:rsidRPr="00DF4DC3" w:rsidRDefault="008A204D" w:rsidP="008A204D">
            <w:pPr>
              <w:spacing w:line="0" w:lineRule="atLeast"/>
              <w:rPr>
                <w:rFonts w:cs="Times New Roman"/>
              </w:rPr>
            </w:pPr>
            <w:r w:rsidRPr="4A2C2083">
              <w:rPr>
                <w:rFonts w:cs="Times New Roman"/>
              </w:rPr>
              <w:t>$       13,668</w:t>
            </w:r>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Change w:id="1252" w:author="Truong Bui" w:date="2022-10-12T03:31:00Z">
              <w:tcPr>
                <w:tcW w:w="166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204B5774" w14:textId="18A58AF7" w:rsidR="008A204D" w:rsidRPr="008A204D" w:rsidRDefault="008A204D" w:rsidP="008A204D">
            <w:pPr>
              <w:spacing w:line="0" w:lineRule="atLeast"/>
              <w:rPr>
                <w:rFonts w:ascii="Cambria" w:hAnsi="Cambria" w:cs="Times New Roman"/>
              </w:rPr>
            </w:pPr>
            <w:ins w:id="1253" w:author="Truong Bui" w:date="2022-10-12T03:31:00Z">
              <w:r w:rsidRPr="008A204D">
                <w:rPr>
                  <w:rFonts w:ascii="Cambria" w:hAnsi="Cambria" w:cs="Calibri"/>
                  <w:color w:val="000000"/>
                </w:rPr>
                <w:t xml:space="preserve"> $            13,170 </w:t>
              </w:r>
            </w:ins>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Change w:id="1254" w:author="Truong Bui" w:date="2022-10-12T03:31:00Z">
              <w:tcPr>
                <w:tcW w:w="166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798D1D83" w14:textId="270DE3D0" w:rsidR="008A204D" w:rsidRPr="4A2C2083" w:rsidRDefault="008A204D" w:rsidP="008A204D">
            <w:pPr>
              <w:spacing w:line="0" w:lineRule="atLeast"/>
              <w:rPr>
                <w:rFonts w:cs="Times New Roman"/>
              </w:rPr>
            </w:pPr>
            <w:r>
              <w:rPr>
                <w:rFonts w:cs="Times New Roman"/>
              </w:rPr>
              <w:t>1.04</w:t>
            </w:r>
          </w:p>
        </w:tc>
      </w:tr>
      <w:tr w:rsidR="008A204D" w:rsidRPr="00DF4DC3" w14:paraId="23582F10" w14:textId="35B229E5" w:rsidTr="003C7E7C">
        <w:tblPrEx>
          <w:tblW w:w="0" w:type="auto"/>
          <w:tblCellMar>
            <w:top w:w="15" w:type="dxa"/>
            <w:left w:w="15" w:type="dxa"/>
            <w:bottom w:w="15" w:type="dxa"/>
            <w:right w:w="15" w:type="dxa"/>
          </w:tblCellMar>
          <w:tblPrExChange w:id="1255" w:author="Truong Bui" w:date="2022-10-12T03:31:00Z">
            <w:tblPrEx>
              <w:tblW w:w="0" w:type="auto"/>
              <w:tblCellMar>
                <w:top w:w="15" w:type="dxa"/>
                <w:left w:w="15" w:type="dxa"/>
                <w:bottom w:w="15" w:type="dxa"/>
                <w:right w:w="15" w:type="dxa"/>
              </w:tblCellMar>
            </w:tblPrEx>
          </w:tblPrExChange>
        </w:tblPrEx>
        <w:trPr>
          <w:trPrChange w:id="1256" w:author="Truong Bui" w:date="2022-10-12T03:31:00Z">
            <w:trPr>
              <w:gridBefore w:val="1"/>
            </w:trPr>
          </w:trPrChange>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1257" w:author="Truong Bui" w:date="2022-10-12T03:31: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2397877E" w14:textId="77777777" w:rsidR="008A204D" w:rsidRPr="00DF4DC3" w:rsidRDefault="008A204D" w:rsidP="008A204D">
            <w:pPr>
              <w:spacing w:line="0" w:lineRule="atLeast"/>
              <w:rPr>
                <w:rFonts w:cs="Times New Roman"/>
              </w:rPr>
            </w:pPr>
            <w:r w:rsidRPr="652361BB">
              <w:rPr>
                <w:rFonts w:cs="Times New Roman"/>
              </w:rPr>
              <w:lastRenderedPageBreak/>
              <w:t>32</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1258" w:author="Truong Bui" w:date="2022-10-12T03:31: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0735C20C" w14:textId="57F02629" w:rsidR="008A204D" w:rsidRPr="00DF4DC3" w:rsidRDefault="008A204D" w:rsidP="008A204D">
            <w:pPr>
              <w:spacing w:line="0" w:lineRule="atLeast"/>
              <w:rPr>
                <w:rFonts w:cs="Times New Roman"/>
              </w:rPr>
            </w:pPr>
            <w:r w:rsidRPr="4A2C2083">
              <w:rPr>
                <w:rFonts w:cs="Times New Roman"/>
              </w:rPr>
              <w:t>Idaho</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1259" w:author="Truong Bui" w:date="2022-10-12T03:31: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439CA84C" w14:textId="736A4068" w:rsidR="008A204D" w:rsidRPr="00DF4DC3" w:rsidRDefault="008A204D" w:rsidP="008A204D">
            <w:pPr>
              <w:spacing w:line="0" w:lineRule="atLeast"/>
              <w:rPr>
                <w:rFonts w:cs="Times New Roman"/>
              </w:rPr>
            </w:pPr>
            <w:r w:rsidRPr="4A2C2083">
              <w:rPr>
                <w:rFonts w:cs="Times New Roman"/>
              </w:rPr>
              <w:t>$       7,747</w:t>
            </w:r>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Change w:id="1260" w:author="Truong Bui" w:date="2022-10-12T03:31:00Z">
              <w:tcPr>
                <w:tcW w:w="166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5221D195" w14:textId="21D0DB15" w:rsidR="008A204D" w:rsidRPr="008A204D" w:rsidRDefault="008A204D" w:rsidP="008A204D">
            <w:pPr>
              <w:spacing w:line="0" w:lineRule="atLeast"/>
              <w:rPr>
                <w:rFonts w:ascii="Cambria" w:hAnsi="Cambria" w:cs="Times New Roman"/>
              </w:rPr>
            </w:pPr>
            <w:ins w:id="1261" w:author="Truong Bui" w:date="2022-10-12T03:31:00Z">
              <w:r w:rsidRPr="008A204D">
                <w:rPr>
                  <w:rFonts w:ascii="Cambria" w:hAnsi="Cambria" w:cs="Calibri"/>
                  <w:color w:val="000000"/>
                </w:rPr>
                <w:t xml:space="preserve"> $               7,190 </w:t>
              </w:r>
            </w:ins>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Change w:id="1262" w:author="Truong Bui" w:date="2022-10-12T03:31:00Z">
              <w:tcPr>
                <w:tcW w:w="166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0EFE010C" w14:textId="5C398134" w:rsidR="008A204D" w:rsidRPr="4A2C2083" w:rsidRDefault="008A204D" w:rsidP="008A204D">
            <w:pPr>
              <w:spacing w:line="0" w:lineRule="atLeast"/>
              <w:rPr>
                <w:rFonts w:cs="Times New Roman"/>
              </w:rPr>
            </w:pPr>
            <w:r>
              <w:rPr>
                <w:rFonts w:cs="Times New Roman"/>
              </w:rPr>
              <w:t>1.08</w:t>
            </w:r>
          </w:p>
        </w:tc>
      </w:tr>
      <w:tr w:rsidR="008A204D" w:rsidRPr="00DF4DC3" w14:paraId="439F0BD8" w14:textId="417AEE72" w:rsidTr="003C7E7C">
        <w:tblPrEx>
          <w:tblW w:w="0" w:type="auto"/>
          <w:tblCellMar>
            <w:top w:w="15" w:type="dxa"/>
            <w:left w:w="15" w:type="dxa"/>
            <w:bottom w:w="15" w:type="dxa"/>
            <w:right w:w="15" w:type="dxa"/>
          </w:tblCellMar>
          <w:tblPrExChange w:id="1263" w:author="Truong Bui" w:date="2022-10-12T03:31:00Z">
            <w:tblPrEx>
              <w:tblW w:w="0" w:type="auto"/>
              <w:tblCellMar>
                <w:top w:w="15" w:type="dxa"/>
                <w:left w:w="15" w:type="dxa"/>
                <w:bottom w:w="15" w:type="dxa"/>
                <w:right w:w="15" w:type="dxa"/>
              </w:tblCellMar>
            </w:tblPrEx>
          </w:tblPrExChange>
        </w:tblPrEx>
        <w:trPr>
          <w:trPrChange w:id="1264" w:author="Truong Bui" w:date="2022-10-12T03:31:00Z">
            <w:trPr>
              <w:gridBefore w:val="1"/>
            </w:trPr>
          </w:trPrChange>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1265" w:author="Truong Bui" w:date="2022-10-12T03:31: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0912343C" w14:textId="77777777" w:rsidR="008A204D" w:rsidRPr="00DF4DC3" w:rsidRDefault="008A204D" w:rsidP="008A204D">
            <w:pPr>
              <w:spacing w:line="0" w:lineRule="atLeast"/>
              <w:rPr>
                <w:rFonts w:cs="Times New Roman"/>
              </w:rPr>
            </w:pPr>
            <w:r w:rsidRPr="652361BB">
              <w:rPr>
                <w:rFonts w:cs="Times New Roman"/>
              </w:rPr>
              <w:t>33</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1266" w:author="Truong Bui" w:date="2022-10-12T03:31: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1A6A96D9" w14:textId="368289A3" w:rsidR="008A204D" w:rsidRPr="00DF4DC3" w:rsidRDefault="008A204D" w:rsidP="008A204D">
            <w:pPr>
              <w:spacing w:line="0" w:lineRule="atLeast"/>
              <w:rPr>
                <w:rFonts w:cs="Times New Roman"/>
              </w:rPr>
            </w:pPr>
            <w:r w:rsidRPr="4A2C2083">
              <w:rPr>
                <w:rFonts w:cs="Times New Roman"/>
              </w:rPr>
              <w:t>Montana</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1267" w:author="Truong Bui" w:date="2022-10-12T03:31: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34D56A3A" w14:textId="761FBDB5" w:rsidR="008A204D" w:rsidRPr="00DF4DC3" w:rsidRDefault="008A204D" w:rsidP="008A204D">
            <w:pPr>
              <w:spacing w:line="0" w:lineRule="atLeast"/>
              <w:rPr>
                <w:rFonts w:cs="Times New Roman"/>
              </w:rPr>
            </w:pPr>
            <w:r w:rsidRPr="4A2C2083">
              <w:rPr>
                <w:rFonts w:cs="Times New Roman"/>
              </w:rPr>
              <w:t>$       3,062</w:t>
            </w:r>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Change w:id="1268" w:author="Truong Bui" w:date="2022-10-12T03:31:00Z">
              <w:tcPr>
                <w:tcW w:w="166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155B8CEB" w14:textId="647174B1" w:rsidR="008A204D" w:rsidRPr="008A204D" w:rsidRDefault="008A204D" w:rsidP="008A204D">
            <w:pPr>
              <w:spacing w:line="0" w:lineRule="atLeast"/>
              <w:rPr>
                <w:rFonts w:ascii="Cambria" w:hAnsi="Cambria" w:cs="Times New Roman"/>
              </w:rPr>
            </w:pPr>
            <w:ins w:id="1269" w:author="Truong Bui" w:date="2022-10-12T03:31:00Z">
              <w:r w:rsidRPr="008A204D">
                <w:rPr>
                  <w:rFonts w:ascii="Cambria" w:hAnsi="Cambria" w:cs="Calibri"/>
                  <w:color w:val="000000"/>
                </w:rPr>
                <w:t xml:space="preserve"> $               2,841 </w:t>
              </w:r>
            </w:ins>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Change w:id="1270" w:author="Truong Bui" w:date="2022-10-12T03:31:00Z">
              <w:tcPr>
                <w:tcW w:w="166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241A5106" w14:textId="78DBD101" w:rsidR="008A204D" w:rsidRPr="4A2C2083" w:rsidRDefault="008A204D" w:rsidP="008A204D">
            <w:pPr>
              <w:spacing w:line="0" w:lineRule="atLeast"/>
              <w:rPr>
                <w:rFonts w:cs="Times New Roman"/>
              </w:rPr>
            </w:pPr>
            <w:r>
              <w:rPr>
                <w:rFonts w:cs="Times New Roman"/>
              </w:rPr>
              <w:t>1.08</w:t>
            </w:r>
          </w:p>
        </w:tc>
      </w:tr>
      <w:tr w:rsidR="008A204D" w:rsidRPr="00DF4DC3" w14:paraId="533AAFA4" w14:textId="20A32335" w:rsidTr="003C7E7C">
        <w:tblPrEx>
          <w:tblW w:w="0" w:type="auto"/>
          <w:tblCellMar>
            <w:top w:w="15" w:type="dxa"/>
            <w:left w:w="15" w:type="dxa"/>
            <w:bottom w:w="15" w:type="dxa"/>
            <w:right w:w="15" w:type="dxa"/>
          </w:tblCellMar>
          <w:tblPrExChange w:id="1271" w:author="Truong Bui" w:date="2022-10-12T03:31:00Z">
            <w:tblPrEx>
              <w:tblW w:w="0" w:type="auto"/>
              <w:tblCellMar>
                <w:top w:w="15" w:type="dxa"/>
                <w:left w:w="15" w:type="dxa"/>
                <w:bottom w:w="15" w:type="dxa"/>
                <w:right w:w="15" w:type="dxa"/>
              </w:tblCellMar>
            </w:tblPrEx>
          </w:tblPrExChange>
        </w:tblPrEx>
        <w:trPr>
          <w:trPrChange w:id="1272" w:author="Truong Bui" w:date="2022-10-12T03:31:00Z">
            <w:trPr>
              <w:gridBefore w:val="1"/>
            </w:trPr>
          </w:trPrChange>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1273" w:author="Truong Bui" w:date="2022-10-12T03:31: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47963F66" w14:textId="77777777" w:rsidR="008A204D" w:rsidRPr="00DF4DC3" w:rsidRDefault="008A204D" w:rsidP="008A204D">
            <w:pPr>
              <w:spacing w:line="0" w:lineRule="atLeast"/>
              <w:rPr>
                <w:rFonts w:cs="Times New Roman"/>
              </w:rPr>
            </w:pPr>
            <w:r w:rsidRPr="652361BB">
              <w:rPr>
                <w:rFonts w:cs="Times New Roman"/>
              </w:rPr>
              <w:t>34</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1274" w:author="Truong Bui" w:date="2022-10-12T03:31: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6A0B1567" w14:textId="5416774F" w:rsidR="008A204D" w:rsidRPr="00DF4DC3" w:rsidRDefault="008A204D" w:rsidP="008A204D">
            <w:pPr>
              <w:spacing w:line="0" w:lineRule="atLeast"/>
              <w:rPr>
                <w:rFonts w:cs="Times New Roman"/>
              </w:rPr>
            </w:pPr>
            <w:r w:rsidRPr="4A2C2083">
              <w:rPr>
                <w:rFonts w:cs="Times New Roman"/>
              </w:rPr>
              <w:t xml:space="preserve">New Hampshire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1275" w:author="Truong Bui" w:date="2022-10-12T03:31: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47731B0C" w14:textId="64649AE3" w:rsidR="008A204D" w:rsidRPr="00DF4DC3" w:rsidRDefault="008A204D" w:rsidP="008A204D">
            <w:pPr>
              <w:spacing w:line="0" w:lineRule="atLeast"/>
              <w:rPr>
                <w:rFonts w:cs="Times New Roman"/>
              </w:rPr>
            </w:pPr>
            <w:r w:rsidRPr="4A2C2083">
              <w:rPr>
                <w:rFonts w:cs="Times New Roman"/>
              </w:rPr>
              <w:t>$       12,649</w:t>
            </w:r>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Change w:id="1276" w:author="Truong Bui" w:date="2022-10-12T03:31:00Z">
              <w:tcPr>
                <w:tcW w:w="166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6B9915F2" w14:textId="6F968FC0" w:rsidR="008A204D" w:rsidRPr="008A204D" w:rsidRDefault="008A204D" w:rsidP="008A204D">
            <w:pPr>
              <w:spacing w:line="0" w:lineRule="atLeast"/>
              <w:rPr>
                <w:rFonts w:ascii="Cambria" w:hAnsi="Cambria" w:cs="Times New Roman"/>
              </w:rPr>
            </w:pPr>
            <w:ins w:id="1277" w:author="Truong Bui" w:date="2022-10-12T03:31:00Z">
              <w:r w:rsidRPr="008A204D">
                <w:rPr>
                  <w:rFonts w:ascii="Cambria" w:hAnsi="Cambria" w:cs="Calibri"/>
                  <w:color w:val="000000"/>
                </w:rPr>
                <w:t xml:space="preserve"> $            11,625 </w:t>
              </w:r>
            </w:ins>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Change w:id="1278" w:author="Truong Bui" w:date="2022-10-12T03:31:00Z">
              <w:tcPr>
                <w:tcW w:w="166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2D8A5B6E" w14:textId="7433FDA7" w:rsidR="008A204D" w:rsidRPr="4A2C2083" w:rsidRDefault="008A204D" w:rsidP="008A204D">
            <w:pPr>
              <w:spacing w:line="0" w:lineRule="atLeast"/>
              <w:rPr>
                <w:rFonts w:cs="Times New Roman"/>
              </w:rPr>
            </w:pPr>
            <w:r>
              <w:rPr>
                <w:rFonts w:cs="Times New Roman"/>
              </w:rPr>
              <w:t>1.09</w:t>
            </w:r>
          </w:p>
        </w:tc>
      </w:tr>
      <w:tr w:rsidR="008A204D" w:rsidRPr="00DF4DC3" w14:paraId="6ADDD9B5" w14:textId="2FE26720" w:rsidTr="003C7E7C">
        <w:tblPrEx>
          <w:tblW w:w="0" w:type="auto"/>
          <w:tblCellMar>
            <w:top w:w="15" w:type="dxa"/>
            <w:left w:w="15" w:type="dxa"/>
            <w:bottom w:w="15" w:type="dxa"/>
            <w:right w:w="15" w:type="dxa"/>
          </w:tblCellMar>
          <w:tblPrExChange w:id="1279" w:author="Truong Bui" w:date="2022-10-12T03:31:00Z">
            <w:tblPrEx>
              <w:tblW w:w="0" w:type="auto"/>
              <w:tblCellMar>
                <w:top w:w="15" w:type="dxa"/>
                <w:left w:w="15" w:type="dxa"/>
                <w:bottom w:w="15" w:type="dxa"/>
                <w:right w:w="15" w:type="dxa"/>
              </w:tblCellMar>
            </w:tblPrEx>
          </w:tblPrExChange>
        </w:tblPrEx>
        <w:trPr>
          <w:trPrChange w:id="1280" w:author="Truong Bui" w:date="2022-10-12T03:31:00Z">
            <w:trPr>
              <w:gridBefore w:val="1"/>
            </w:trPr>
          </w:trPrChange>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1281" w:author="Truong Bui" w:date="2022-10-12T03:31: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0D710B96" w14:textId="77777777" w:rsidR="008A204D" w:rsidRPr="00DF4DC3" w:rsidRDefault="008A204D" w:rsidP="008A204D">
            <w:pPr>
              <w:spacing w:line="0" w:lineRule="atLeast"/>
              <w:rPr>
                <w:rFonts w:cs="Times New Roman"/>
              </w:rPr>
            </w:pPr>
            <w:r w:rsidRPr="652361BB">
              <w:rPr>
                <w:rFonts w:cs="Times New Roman"/>
              </w:rPr>
              <w:t>35</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1282" w:author="Truong Bui" w:date="2022-10-12T03:31: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44D62746" w14:textId="6A7B0428" w:rsidR="008A204D" w:rsidRPr="00DF4DC3" w:rsidRDefault="008A204D" w:rsidP="008A204D">
            <w:pPr>
              <w:spacing w:line="0" w:lineRule="atLeast"/>
              <w:rPr>
                <w:rFonts w:cs="Times New Roman"/>
              </w:rPr>
            </w:pPr>
            <w:r w:rsidRPr="4A2C2083">
              <w:rPr>
                <w:rFonts w:cs="Times New Roman"/>
              </w:rPr>
              <w:t>North Dakota</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1283" w:author="Truong Bui" w:date="2022-10-12T03:31: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373E0D09" w14:textId="4D0DB1E2" w:rsidR="008A204D" w:rsidRPr="00DF4DC3" w:rsidRDefault="008A204D" w:rsidP="008A204D">
            <w:pPr>
              <w:spacing w:line="0" w:lineRule="atLeast"/>
              <w:rPr>
                <w:rFonts w:cs="Times New Roman"/>
              </w:rPr>
            </w:pPr>
            <w:r w:rsidRPr="4A2C2083">
              <w:rPr>
                <w:rFonts w:cs="Times New Roman"/>
              </w:rPr>
              <w:t>$       2,141</w:t>
            </w:r>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Change w:id="1284" w:author="Truong Bui" w:date="2022-10-12T03:31:00Z">
              <w:tcPr>
                <w:tcW w:w="166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72D92EA6" w14:textId="7E15B6B3" w:rsidR="008A204D" w:rsidRPr="008A204D" w:rsidRDefault="008A204D" w:rsidP="008A204D">
            <w:pPr>
              <w:spacing w:line="0" w:lineRule="atLeast"/>
              <w:rPr>
                <w:rFonts w:ascii="Cambria" w:hAnsi="Cambria" w:cs="Times New Roman"/>
              </w:rPr>
            </w:pPr>
            <w:ins w:id="1285" w:author="Truong Bui" w:date="2022-10-12T03:31:00Z">
              <w:r w:rsidRPr="008A204D">
                <w:rPr>
                  <w:rFonts w:ascii="Cambria" w:hAnsi="Cambria" w:cs="Calibri"/>
                  <w:color w:val="000000"/>
                </w:rPr>
                <w:t xml:space="preserve"> $               1,875 </w:t>
              </w:r>
            </w:ins>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Change w:id="1286" w:author="Truong Bui" w:date="2022-10-12T03:31:00Z">
              <w:tcPr>
                <w:tcW w:w="166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1B9AFA23" w14:textId="03415C69" w:rsidR="008A204D" w:rsidRPr="4A2C2083" w:rsidRDefault="008A204D" w:rsidP="008A204D">
            <w:pPr>
              <w:spacing w:line="0" w:lineRule="atLeast"/>
              <w:rPr>
                <w:rFonts w:cs="Times New Roman"/>
              </w:rPr>
            </w:pPr>
            <w:r>
              <w:rPr>
                <w:rFonts w:cs="Times New Roman"/>
              </w:rPr>
              <w:t>1.14</w:t>
            </w:r>
          </w:p>
        </w:tc>
      </w:tr>
      <w:tr w:rsidR="008A204D" w:rsidRPr="00DF4DC3" w14:paraId="341C99CF" w14:textId="237ADD72" w:rsidTr="003C7E7C">
        <w:tblPrEx>
          <w:tblW w:w="0" w:type="auto"/>
          <w:tblCellMar>
            <w:top w:w="15" w:type="dxa"/>
            <w:left w:w="15" w:type="dxa"/>
            <w:bottom w:w="15" w:type="dxa"/>
            <w:right w:w="15" w:type="dxa"/>
          </w:tblCellMar>
          <w:tblPrExChange w:id="1287" w:author="Truong Bui" w:date="2022-10-12T03:31:00Z">
            <w:tblPrEx>
              <w:tblW w:w="0" w:type="auto"/>
              <w:tblCellMar>
                <w:top w:w="15" w:type="dxa"/>
                <w:left w:w="15" w:type="dxa"/>
                <w:bottom w:w="15" w:type="dxa"/>
                <w:right w:w="15" w:type="dxa"/>
              </w:tblCellMar>
            </w:tblPrEx>
          </w:tblPrExChange>
        </w:tblPrEx>
        <w:trPr>
          <w:trPrChange w:id="1288" w:author="Truong Bui" w:date="2022-10-12T03:31:00Z">
            <w:trPr>
              <w:gridBefore w:val="1"/>
            </w:trPr>
          </w:trPrChange>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1289" w:author="Truong Bui" w:date="2022-10-12T03:31: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5BF5E0B9" w14:textId="77777777" w:rsidR="008A204D" w:rsidRPr="00DF4DC3" w:rsidRDefault="008A204D" w:rsidP="008A204D">
            <w:pPr>
              <w:spacing w:line="0" w:lineRule="atLeast"/>
              <w:rPr>
                <w:rFonts w:cs="Times New Roman"/>
              </w:rPr>
            </w:pPr>
            <w:r w:rsidRPr="652361BB">
              <w:rPr>
                <w:rFonts w:cs="Times New Roman"/>
              </w:rPr>
              <w:t>36</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1290" w:author="Truong Bui" w:date="2022-10-12T03:31: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02BB0FAC" w14:textId="4036DF23" w:rsidR="008A204D" w:rsidRPr="00DF4DC3" w:rsidRDefault="008A204D" w:rsidP="008A204D">
            <w:pPr>
              <w:spacing w:line="0" w:lineRule="atLeast"/>
              <w:rPr>
                <w:rFonts w:cs="Times New Roman"/>
              </w:rPr>
            </w:pPr>
            <w:r w:rsidRPr="4A2C2083">
              <w:rPr>
                <w:rFonts w:cs="Times New Roman"/>
              </w:rPr>
              <w:t>Nevada</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1291" w:author="Truong Bui" w:date="2022-10-12T03:31: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40791F4B" w14:textId="4D8DA6C6" w:rsidR="008A204D" w:rsidRPr="00DF4DC3" w:rsidRDefault="008A204D" w:rsidP="008A204D">
            <w:pPr>
              <w:spacing w:line="0" w:lineRule="atLeast"/>
              <w:rPr>
                <w:rFonts w:cs="Times New Roman"/>
              </w:rPr>
            </w:pPr>
            <w:r w:rsidRPr="4A2C2083">
              <w:rPr>
                <w:rFonts w:cs="Times New Roman"/>
              </w:rPr>
              <w:t>$       13,720</w:t>
            </w:r>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Change w:id="1292" w:author="Truong Bui" w:date="2022-10-12T03:31:00Z">
              <w:tcPr>
                <w:tcW w:w="166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6A0E6875" w14:textId="220EFE45" w:rsidR="008A204D" w:rsidRPr="008A204D" w:rsidRDefault="008A204D" w:rsidP="008A204D">
            <w:pPr>
              <w:spacing w:line="0" w:lineRule="atLeast"/>
              <w:rPr>
                <w:rFonts w:ascii="Cambria" w:hAnsi="Cambria" w:cs="Times New Roman"/>
              </w:rPr>
            </w:pPr>
            <w:ins w:id="1293" w:author="Truong Bui" w:date="2022-10-12T03:31:00Z">
              <w:r w:rsidRPr="008A204D">
                <w:rPr>
                  <w:rFonts w:ascii="Cambria" w:hAnsi="Cambria" w:cs="Calibri"/>
                  <w:color w:val="000000"/>
                </w:rPr>
                <w:t xml:space="preserve"> $            11,633 </w:t>
              </w:r>
            </w:ins>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Change w:id="1294" w:author="Truong Bui" w:date="2022-10-12T03:31:00Z">
              <w:tcPr>
                <w:tcW w:w="166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3B8E11E4" w14:textId="57543B01" w:rsidR="008A204D" w:rsidRPr="4A2C2083" w:rsidRDefault="008A204D" w:rsidP="008A204D">
            <w:pPr>
              <w:spacing w:line="0" w:lineRule="atLeast"/>
              <w:rPr>
                <w:rFonts w:cs="Times New Roman"/>
              </w:rPr>
            </w:pPr>
            <w:r>
              <w:rPr>
                <w:rFonts w:cs="Times New Roman"/>
              </w:rPr>
              <w:t>1.18</w:t>
            </w:r>
          </w:p>
        </w:tc>
      </w:tr>
      <w:tr w:rsidR="008A204D" w:rsidRPr="00DF4DC3" w14:paraId="5ED3EC5E" w14:textId="54512980" w:rsidTr="003C7E7C">
        <w:tblPrEx>
          <w:tblW w:w="0" w:type="auto"/>
          <w:tblCellMar>
            <w:top w:w="15" w:type="dxa"/>
            <w:left w:w="15" w:type="dxa"/>
            <w:bottom w:w="15" w:type="dxa"/>
            <w:right w:w="15" w:type="dxa"/>
          </w:tblCellMar>
          <w:tblPrExChange w:id="1295" w:author="Truong Bui" w:date="2022-10-12T03:31:00Z">
            <w:tblPrEx>
              <w:tblW w:w="0" w:type="auto"/>
              <w:tblCellMar>
                <w:top w:w="15" w:type="dxa"/>
                <w:left w:w="15" w:type="dxa"/>
                <w:bottom w:w="15" w:type="dxa"/>
                <w:right w:w="15" w:type="dxa"/>
              </w:tblCellMar>
            </w:tblPrEx>
          </w:tblPrExChange>
        </w:tblPrEx>
        <w:trPr>
          <w:trPrChange w:id="1296" w:author="Truong Bui" w:date="2022-10-12T03:31:00Z">
            <w:trPr>
              <w:gridBefore w:val="1"/>
            </w:trPr>
          </w:trPrChange>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1297" w:author="Truong Bui" w:date="2022-10-12T03:31: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48456DAC" w14:textId="77777777" w:rsidR="008A204D" w:rsidRPr="00DF4DC3" w:rsidRDefault="008A204D" w:rsidP="008A204D">
            <w:pPr>
              <w:spacing w:line="0" w:lineRule="atLeast"/>
              <w:rPr>
                <w:rFonts w:cs="Times New Roman"/>
              </w:rPr>
            </w:pPr>
            <w:r w:rsidRPr="652361BB">
              <w:rPr>
                <w:rFonts w:cs="Times New Roman"/>
              </w:rPr>
              <w:t>37</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1298" w:author="Truong Bui" w:date="2022-10-12T03:31: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2A8D374D" w14:textId="1C50F53C" w:rsidR="008A204D" w:rsidRPr="00DF4DC3" w:rsidRDefault="008A204D" w:rsidP="008A204D">
            <w:pPr>
              <w:spacing w:line="0" w:lineRule="atLeast"/>
              <w:rPr>
                <w:rFonts w:cs="Times New Roman"/>
              </w:rPr>
            </w:pPr>
            <w:r w:rsidRPr="4A2C2083">
              <w:rPr>
                <w:rFonts w:cs="Times New Roman"/>
              </w:rPr>
              <w:t>Oklahoma</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1299" w:author="Truong Bui" w:date="2022-10-12T03:31: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4A14BCBF" w14:textId="6533EC27" w:rsidR="008A204D" w:rsidRPr="00DF4DC3" w:rsidRDefault="008A204D" w:rsidP="008A204D">
            <w:pPr>
              <w:spacing w:line="0" w:lineRule="atLeast"/>
              <w:rPr>
                <w:rFonts w:cs="Times New Roman"/>
              </w:rPr>
            </w:pPr>
            <w:r w:rsidRPr="4A2C2083">
              <w:rPr>
                <w:rFonts w:cs="Times New Roman"/>
              </w:rPr>
              <w:t>$       12,641</w:t>
            </w:r>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Change w:id="1300" w:author="Truong Bui" w:date="2022-10-12T03:31:00Z">
              <w:tcPr>
                <w:tcW w:w="166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7B95B7CC" w14:textId="343D5FAE" w:rsidR="008A204D" w:rsidRPr="008A204D" w:rsidRDefault="008A204D" w:rsidP="008A204D">
            <w:pPr>
              <w:spacing w:line="0" w:lineRule="atLeast"/>
              <w:rPr>
                <w:rFonts w:ascii="Cambria" w:hAnsi="Cambria" w:cs="Times New Roman"/>
              </w:rPr>
            </w:pPr>
            <w:ins w:id="1301" w:author="Truong Bui" w:date="2022-10-12T03:31:00Z">
              <w:r w:rsidRPr="008A204D">
                <w:rPr>
                  <w:rFonts w:ascii="Cambria" w:hAnsi="Cambria" w:cs="Calibri"/>
                  <w:color w:val="000000"/>
                </w:rPr>
                <w:t xml:space="preserve"> $            10,426 </w:t>
              </w:r>
            </w:ins>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Change w:id="1302" w:author="Truong Bui" w:date="2022-10-12T03:31:00Z">
              <w:tcPr>
                <w:tcW w:w="166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48B1ECE4" w14:textId="6F12FAB6" w:rsidR="008A204D" w:rsidRPr="4A2C2083" w:rsidRDefault="008A204D" w:rsidP="008A204D">
            <w:pPr>
              <w:spacing w:line="0" w:lineRule="atLeast"/>
              <w:rPr>
                <w:rFonts w:cs="Times New Roman"/>
              </w:rPr>
            </w:pPr>
            <w:r>
              <w:rPr>
                <w:rFonts w:cs="Times New Roman"/>
              </w:rPr>
              <w:t>1.21</w:t>
            </w:r>
          </w:p>
        </w:tc>
      </w:tr>
      <w:tr w:rsidR="008A204D" w:rsidRPr="00DF4DC3" w14:paraId="20D82693" w14:textId="6CD9B50D" w:rsidTr="003C7E7C">
        <w:tblPrEx>
          <w:tblW w:w="0" w:type="auto"/>
          <w:tblCellMar>
            <w:top w:w="15" w:type="dxa"/>
            <w:left w:w="15" w:type="dxa"/>
            <w:bottom w:w="15" w:type="dxa"/>
            <w:right w:w="15" w:type="dxa"/>
          </w:tblCellMar>
          <w:tblPrExChange w:id="1303" w:author="Truong Bui" w:date="2022-10-12T03:31:00Z">
            <w:tblPrEx>
              <w:tblW w:w="0" w:type="auto"/>
              <w:tblCellMar>
                <w:top w:w="15" w:type="dxa"/>
                <w:left w:w="15" w:type="dxa"/>
                <w:bottom w:w="15" w:type="dxa"/>
                <w:right w:w="15" w:type="dxa"/>
              </w:tblCellMar>
            </w:tblPrEx>
          </w:tblPrExChange>
        </w:tblPrEx>
        <w:trPr>
          <w:trPrChange w:id="1304" w:author="Truong Bui" w:date="2022-10-12T03:31:00Z">
            <w:trPr>
              <w:gridBefore w:val="1"/>
            </w:trPr>
          </w:trPrChange>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1305" w:author="Truong Bui" w:date="2022-10-12T03:31: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031FCD2F" w14:textId="77777777" w:rsidR="008A204D" w:rsidRPr="00DF4DC3" w:rsidRDefault="008A204D" w:rsidP="008A204D">
            <w:pPr>
              <w:spacing w:line="0" w:lineRule="atLeast"/>
              <w:rPr>
                <w:rFonts w:cs="Times New Roman"/>
              </w:rPr>
            </w:pPr>
            <w:r w:rsidRPr="652361BB">
              <w:rPr>
                <w:rFonts w:cs="Times New Roman"/>
              </w:rPr>
              <w:t>38</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1306" w:author="Truong Bui" w:date="2022-10-12T03:31: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760F414A" w14:textId="3E62C2C1" w:rsidR="008A204D" w:rsidRPr="00DF4DC3" w:rsidRDefault="008A204D" w:rsidP="008A204D">
            <w:pPr>
              <w:spacing w:line="0" w:lineRule="atLeast"/>
              <w:rPr>
                <w:rFonts w:cs="Times New Roman"/>
              </w:rPr>
            </w:pPr>
            <w:r w:rsidRPr="4A2C2083">
              <w:rPr>
                <w:rFonts w:cs="Times New Roman"/>
              </w:rPr>
              <w:t>Minnesota</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1307" w:author="Truong Bui" w:date="2022-10-12T03:31: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1D4C8BE2" w14:textId="5B8CA8B2" w:rsidR="008A204D" w:rsidRPr="00DF4DC3" w:rsidRDefault="008A204D" w:rsidP="008A204D">
            <w:pPr>
              <w:spacing w:line="0" w:lineRule="atLeast"/>
              <w:rPr>
                <w:rFonts w:cs="Times New Roman"/>
              </w:rPr>
            </w:pPr>
            <w:r w:rsidRPr="4A2C2083">
              <w:rPr>
                <w:rFonts w:cs="Times New Roman"/>
              </w:rPr>
              <w:t>$       14,286</w:t>
            </w:r>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Change w:id="1308" w:author="Truong Bui" w:date="2022-10-12T03:31:00Z">
              <w:tcPr>
                <w:tcW w:w="166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08CB040F" w14:textId="318C5C0C" w:rsidR="008A204D" w:rsidRPr="008A204D" w:rsidRDefault="008A204D" w:rsidP="008A204D">
            <w:pPr>
              <w:spacing w:line="0" w:lineRule="atLeast"/>
              <w:rPr>
                <w:rFonts w:ascii="Cambria" w:hAnsi="Cambria" w:cs="Times New Roman"/>
              </w:rPr>
            </w:pPr>
            <w:ins w:id="1309" w:author="Truong Bui" w:date="2022-10-12T03:31:00Z">
              <w:r w:rsidRPr="008A204D">
                <w:rPr>
                  <w:rFonts w:ascii="Cambria" w:hAnsi="Cambria" w:cs="Calibri"/>
                  <w:color w:val="000000"/>
                </w:rPr>
                <w:t xml:space="preserve"> $            11,365 </w:t>
              </w:r>
            </w:ins>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Change w:id="1310" w:author="Truong Bui" w:date="2022-10-12T03:31:00Z">
              <w:tcPr>
                <w:tcW w:w="166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7703A5D6" w14:textId="5586FB2F" w:rsidR="008A204D" w:rsidRPr="4A2C2083" w:rsidRDefault="008A204D" w:rsidP="008A204D">
            <w:pPr>
              <w:spacing w:line="0" w:lineRule="atLeast"/>
              <w:rPr>
                <w:rFonts w:cs="Times New Roman"/>
              </w:rPr>
            </w:pPr>
            <w:r>
              <w:rPr>
                <w:rFonts w:cs="Times New Roman"/>
              </w:rPr>
              <w:t>1.26</w:t>
            </w:r>
          </w:p>
        </w:tc>
      </w:tr>
      <w:tr w:rsidR="008A204D" w:rsidRPr="00DF4DC3" w14:paraId="6630B99D" w14:textId="61FDF528" w:rsidTr="003C7E7C">
        <w:tblPrEx>
          <w:tblW w:w="0" w:type="auto"/>
          <w:tblCellMar>
            <w:top w:w="15" w:type="dxa"/>
            <w:left w:w="15" w:type="dxa"/>
            <w:bottom w:w="15" w:type="dxa"/>
            <w:right w:w="15" w:type="dxa"/>
          </w:tblCellMar>
          <w:tblPrExChange w:id="1311" w:author="Truong Bui" w:date="2022-10-12T03:31:00Z">
            <w:tblPrEx>
              <w:tblW w:w="0" w:type="auto"/>
              <w:tblCellMar>
                <w:top w:w="15" w:type="dxa"/>
                <w:left w:w="15" w:type="dxa"/>
                <w:bottom w:w="15" w:type="dxa"/>
                <w:right w:w="15" w:type="dxa"/>
              </w:tblCellMar>
            </w:tblPrEx>
          </w:tblPrExChange>
        </w:tblPrEx>
        <w:trPr>
          <w:trPrChange w:id="1312" w:author="Truong Bui" w:date="2022-10-12T03:31:00Z">
            <w:trPr>
              <w:gridBefore w:val="1"/>
            </w:trPr>
          </w:trPrChange>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1313" w:author="Truong Bui" w:date="2022-10-12T03:31: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1F4C8A87" w14:textId="77777777" w:rsidR="008A204D" w:rsidRPr="00DF4DC3" w:rsidRDefault="008A204D" w:rsidP="008A204D">
            <w:pPr>
              <w:spacing w:line="0" w:lineRule="atLeast"/>
              <w:rPr>
                <w:rFonts w:cs="Times New Roman"/>
              </w:rPr>
            </w:pPr>
            <w:r w:rsidRPr="652361BB">
              <w:rPr>
                <w:rFonts w:cs="Times New Roman"/>
              </w:rPr>
              <w:t>39</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1314" w:author="Truong Bui" w:date="2022-10-12T03:31: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566B2E90" w14:textId="388FED76" w:rsidR="008A204D" w:rsidRPr="00DF4DC3" w:rsidRDefault="008A204D" w:rsidP="008A204D">
            <w:pPr>
              <w:spacing w:line="0" w:lineRule="atLeast"/>
              <w:rPr>
                <w:rFonts w:cs="Times New Roman"/>
              </w:rPr>
            </w:pPr>
            <w:r w:rsidRPr="4A2C2083">
              <w:rPr>
                <w:rFonts w:cs="Times New Roman"/>
              </w:rPr>
              <w:t>Maryland</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1315" w:author="Truong Bui" w:date="2022-10-12T03:31: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2F551782" w14:textId="03FF6D22" w:rsidR="008A204D" w:rsidRPr="00DF4DC3" w:rsidRDefault="008A204D" w:rsidP="008A204D">
            <w:pPr>
              <w:spacing w:line="0" w:lineRule="atLeast"/>
              <w:rPr>
                <w:rFonts w:cs="Times New Roman"/>
              </w:rPr>
            </w:pPr>
            <w:r w:rsidRPr="4A2C2083">
              <w:rPr>
                <w:rFonts w:cs="Times New Roman"/>
              </w:rPr>
              <w:t>$       75,610</w:t>
            </w:r>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Change w:id="1316" w:author="Truong Bui" w:date="2022-10-12T03:31:00Z">
              <w:tcPr>
                <w:tcW w:w="166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6FD861C1" w14:textId="70B3F6EC" w:rsidR="008A204D" w:rsidRPr="008A204D" w:rsidRDefault="008A204D" w:rsidP="008A204D">
            <w:pPr>
              <w:spacing w:line="0" w:lineRule="atLeast"/>
              <w:rPr>
                <w:rFonts w:ascii="Cambria" w:hAnsi="Cambria" w:cs="Times New Roman"/>
              </w:rPr>
            </w:pPr>
            <w:ins w:id="1317" w:author="Truong Bui" w:date="2022-10-12T03:31:00Z">
              <w:r w:rsidRPr="008A204D">
                <w:rPr>
                  <w:rFonts w:ascii="Cambria" w:hAnsi="Cambria" w:cs="Calibri"/>
                  <w:color w:val="000000"/>
                </w:rPr>
                <w:t xml:space="preserve"> $            55,712 </w:t>
              </w:r>
            </w:ins>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Change w:id="1318" w:author="Truong Bui" w:date="2022-10-12T03:31:00Z">
              <w:tcPr>
                <w:tcW w:w="166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66B2E774" w14:textId="00384E20" w:rsidR="008A204D" w:rsidRPr="4A2C2083" w:rsidRDefault="008A204D" w:rsidP="008A204D">
            <w:pPr>
              <w:spacing w:line="0" w:lineRule="atLeast"/>
              <w:rPr>
                <w:rFonts w:cs="Times New Roman"/>
              </w:rPr>
            </w:pPr>
            <w:r>
              <w:rPr>
                <w:rFonts w:cs="Times New Roman"/>
              </w:rPr>
              <w:t>1.36</w:t>
            </w:r>
          </w:p>
        </w:tc>
      </w:tr>
      <w:tr w:rsidR="008A204D" w:rsidRPr="00DF4DC3" w14:paraId="25949668" w14:textId="78664ADE" w:rsidTr="003C7E7C">
        <w:tblPrEx>
          <w:tblW w:w="0" w:type="auto"/>
          <w:tblCellMar>
            <w:top w:w="15" w:type="dxa"/>
            <w:left w:w="15" w:type="dxa"/>
            <w:bottom w:w="15" w:type="dxa"/>
            <w:right w:w="15" w:type="dxa"/>
          </w:tblCellMar>
          <w:tblPrExChange w:id="1319" w:author="Truong Bui" w:date="2022-10-12T03:31:00Z">
            <w:tblPrEx>
              <w:tblW w:w="0" w:type="auto"/>
              <w:tblCellMar>
                <w:top w:w="15" w:type="dxa"/>
                <w:left w:w="15" w:type="dxa"/>
                <w:bottom w:w="15" w:type="dxa"/>
                <w:right w:w="15" w:type="dxa"/>
              </w:tblCellMar>
            </w:tblPrEx>
          </w:tblPrExChange>
        </w:tblPrEx>
        <w:trPr>
          <w:trPrChange w:id="1320" w:author="Truong Bui" w:date="2022-10-12T03:31:00Z">
            <w:trPr>
              <w:gridBefore w:val="1"/>
            </w:trPr>
          </w:trPrChange>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1321" w:author="Truong Bui" w:date="2022-10-12T03:31: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764DB33E" w14:textId="77777777" w:rsidR="008A204D" w:rsidRPr="00DF4DC3" w:rsidRDefault="008A204D" w:rsidP="008A204D">
            <w:pPr>
              <w:spacing w:line="0" w:lineRule="atLeast"/>
              <w:rPr>
                <w:rFonts w:cs="Times New Roman"/>
              </w:rPr>
            </w:pPr>
            <w:r w:rsidRPr="652361BB">
              <w:rPr>
                <w:rFonts w:cs="Times New Roman"/>
              </w:rPr>
              <w:t>40</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1322" w:author="Truong Bui" w:date="2022-10-12T03:31: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1DE2515B" w14:textId="7BCC17C7" w:rsidR="008A204D" w:rsidRPr="00DF4DC3" w:rsidRDefault="008A204D" w:rsidP="008A204D">
            <w:pPr>
              <w:spacing w:line="0" w:lineRule="atLeast"/>
              <w:rPr>
                <w:rFonts w:cs="Times New Roman"/>
              </w:rPr>
            </w:pPr>
            <w:r w:rsidRPr="4A2C2083">
              <w:rPr>
                <w:rFonts w:cs="Times New Roman"/>
              </w:rPr>
              <w:t>New Jersey</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1323" w:author="Truong Bui" w:date="2022-10-12T03:31: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1BCF6701" w14:textId="1EC47C0F" w:rsidR="008A204D" w:rsidRPr="00DF4DC3" w:rsidRDefault="008A204D" w:rsidP="008A204D">
            <w:pPr>
              <w:spacing w:line="0" w:lineRule="atLeast"/>
              <w:rPr>
                <w:rFonts w:cs="Times New Roman"/>
              </w:rPr>
            </w:pPr>
            <w:r w:rsidRPr="4A2C2083">
              <w:rPr>
                <w:rFonts w:cs="Times New Roman"/>
              </w:rPr>
              <w:t>$       686,275</w:t>
            </w:r>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Change w:id="1324" w:author="Truong Bui" w:date="2022-10-12T03:31:00Z">
              <w:tcPr>
                <w:tcW w:w="166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205BAB81" w14:textId="4314AF46" w:rsidR="008A204D" w:rsidRPr="008A204D" w:rsidRDefault="008A204D" w:rsidP="008A204D">
            <w:pPr>
              <w:spacing w:line="0" w:lineRule="atLeast"/>
              <w:rPr>
                <w:rFonts w:ascii="Cambria" w:hAnsi="Cambria" w:cs="Times New Roman"/>
              </w:rPr>
            </w:pPr>
            <w:ins w:id="1325" w:author="Truong Bui" w:date="2022-10-12T03:31:00Z">
              <w:r w:rsidRPr="008A204D">
                <w:rPr>
                  <w:rFonts w:ascii="Cambria" w:hAnsi="Cambria" w:cs="Calibri"/>
                  <w:color w:val="000000"/>
                </w:rPr>
                <w:t xml:space="preserve"> $         444,323 </w:t>
              </w:r>
            </w:ins>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Change w:id="1326" w:author="Truong Bui" w:date="2022-10-12T03:31:00Z">
              <w:tcPr>
                <w:tcW w:w="166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07531EEA" w14:textId="0CC38F09" w:rsidR="008A204D" w:rsidRPr="4A2C2083" w:rsidRDefault="008A204D" w:rsidP="008A204D">
            <w:pPr>
              <w:spacing w:line="0" w:lineRule="atLeast"/>
              <w:rPr>
                <w:rFonts w:cs="Times New Roman"/>
              </w:rPr>
            </w:pPr>
            <w:r>
              <w:rPr>
                <w:rFonts w:cs="Times New Roman"/>
              </w:rPr>
              <w:t>1.54</w:t>
            </w:r>
          </w:p>
        </w:tc>
      </w:tr>
      <w:tr w:rsidR="008A204D" w:rsidRPr="00DF4DC3" w14:paraId="5BDD626B" w14:textId="1AD598A7" w:rsidTr="003C7E7C">
        <w:tblPrEx>
          <w:tblW w:w="0" w:type="auto"/>
          <w:tblCellMar>
            <w:top w:w="15" w:type="dxa"/>
            <w:left w:w="15" w:type="dxa"/>
            <w:bottom w:w="15" w:type="dxa"/>
            <w:right w:w="15" w:type="dxa"/>
          </w:tblCellMar>
          <w:tblPrExChange w:id="1327" w:author="Truong Bui" w:date="2022-10-12T03:31:00Z">
            <w:tblPrEx>
              <w:tblW w:w="0" w:type="auto"/>
              <w:tblCellMar>
                <w:top w:w="15" w:type="dxa"/>
                <w:left w:w="15" w:type="dxa"/>
                <w:bottom w:w="15" w:type="dxa"/>
                <w:right w:w="15" w:type="dxa"/>
              </w:tblCellMar>
            </w:tblPrEx>
          </w:tblPrExChange>
        </w:tblPrEx>
        <w:trPr>
          <w:trPrChange w:id="1328" w:author="Truong Bui" w:date="2022-10-12T03:31:00Z">
            <w:trPr>
              <w:gridBefore w:val="1"/>
            </w:trPr>
          </w:trPrChange>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1329" w:author="Truong Bui" w:date="2022-10-12T03:31: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505AE886" w14:textId="77777777" w:rsidR="008A204D" w:rsidRPr="00DF4DC3" w:rsidRDefault="008A204D" w:rsidP="008A204D">
            <w:pPr>
              <w:spacing w:line="0" w:lineRule="atLeast"/>
              <w:rPr>
                <w:rFonts w:cs="Times New Roman"/>
              </w:rPr>
            </w:pPr>
            <w:r w:rsidRPr="652361BB">
              <w:rPr>
                <w:rFonts w:cs="Times New Roman"/>
              </w:rPr>
              <w:t>41</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1330" w:author="Truong Bui" w:date="2022-10-12T03:31: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4A97473A" w14:textId="69E35E77" w:rsidR="008A204D" w:rsidRPr="00DF4DC3" w:rsidRDefault="008A204D" w:rsidP="008A204D">
            <w:pPr>
              <w:spacing w:line="0" w:lineRule="atLeast"/>
              <w:rPr>
                <w:rFonts w:cs="Times New Roman"/>
              </w:rPr>
            </w:pPr>
            <w:r w:rsidRPr="4A2C2083">
              <w:rPr>
                <w:rFonts w:cs="Times New Roman"/>
              </w:rPr>
              <w:t>California</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1331" w:author="Truong Bui" w:date="2022-10-12T03:31: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78D21169" w14:textId="6110A2AE" w:rsidR="008A204D" w:rsidRPr="00DF4DC3" w:rsidRDefault="008A204D" w:rsidP="008A204D">
            <w:pPr>
              <w:spacing w:line="0" w:lineRule="atLeast"/>
              <w:rPr>
                <w:rFonts w:cs="Times New Roman"/>
              </w:rPr>
            </w:pPr>
            <w:r w:rsidRPr="4A2C2083">
              <w:rPr>
                <w:rFonts w:cs="Times New Roman"/>
              </w:rPr>
              <w:t>$       64,691</w:t>
            </w:r>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Change w:id="1332" w:author="Truong Bui" w:date="2022-10-12T03:31:00Z">
              <w:tcPr>
                <w:tcW w:w="166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6463C0E6" w14:textId="0B94EDDE" w:rsidR="008A204D" w:rsidRPr="008A204D" w:rsidRDefault="008A204D" w:rsidP="008A204D">
            <w:pPr>
              <w:spacing w:line="0" w:lineRule="atLeast"/>
              <w:rPr>
                <w:rFonts w:ascii="Cambria" w:hAnsi="Cambria" w:cs="Times New Roman"/>
              </w:rPr>
            </w:pPr>
            <w:ins w:id="1333" w:author="Truong Bui" w:date="2022-10-12T03:31:00Z">
              <w:r w:rsidRPr="008A204D">
                <w:rPr>
                  <w:rFonts w:ascii="Cambria" w:hAnsi="Cambria" w:cs="Calibri"/>
                  <w:color w:val="000000"/>
                </w:rPr>
                <w:t xml:space="preserve"> $            41,607 </w:t>
              </w:r>
            </w:ins>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Change w:id="1334" w:author="Truong Bui" w:date="2022-10-12T03:31:00Z">
              <w:tcPr>
                <w:tcW w:w="166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0F4E0780" w14:textId="477B7193" w:rsidR="008A204D" w:rsidRPr="4A2C2083" w:rsidRDefault="008A204D" w:rsidP="008A204D">
            <w:pPr>
              <w:spacing w:line="0" w:lineRule="atLeast"/>
              <w:rPr>
                <w:rFonts w:cs="Times New Roman"/>
              </w:rPr>
            </w:pPr>
            <w:r>
              <w:rPr>
                <w:rFonts w:cs="Times New Roman"/>
              </w:rPr>
              <w:t>1.55</w:t>
            </w:r>
          </w:p>
        </w:tc>
      </w:tr>
      <w:tr w:rsidR="008A204D" w:rsidRPr="00DF4DC3" w14:paraId="2BE17877" w14:textId="3F828241" w:rsidTr="003C7E7C">
        <w:tblPrEx>
          <w:tblW w:w="0" w:type="auto"/>
          <w:tblCellMar>
            <w:top w:w="15" w:type="dxa"/>
            <w:left w:w="15" w:type="dxa"/>
            <w:bottom w:w="15" w:type="dxa"/>
            <w:right w:w="15" w:type="dxa"/>
          </w:tblCellMar>
          <w:tblPrExChange w:id="1335" w:author="Truong Bui" w:date="2022-10-12T03:31:00Z">
            <w:tblPrEx>
              <w:tblW w:w="0" w:type="auto"/>
              <w:tblCellMar>
                <w:top w:w="15" w:type="dxa"/>
                <w:left w:w="15" w:type="dxa"/>
                <w:bottom w:w="15" w:type="dxa"/>
                <w:right w:w="15" w:type="dxa"/>
              </w:tblCellMar>
            </w:tblPrEx>
          </w:tblPrExChange>
        </w:tblPrEx>
        <w:trPr>
          <w:trPrChange w:id="1336" w:author="Truong Bui" w:date="2022-10-12T03:31:00Z">
            <w:trPr>
              <w:gridBefore w:val="1"/>
            </w:trPr>
          </w:trPrChange>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1337" w:author="Truong Bui" w:date="2022-10-12T03:31: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57158D6B" w14:textId="77777777" w:rsidR="008A204D" w:rsidRPr="00DF4DC3" w:rsidRDefault="008A204D" w:rsidP="008A204D">
            <w:pPr>
              <w:spacing w:line="0" w:lineRule="atLeast"/>
              <w:rPr>
                <w:rFonts w:cs="Times New Roman"/>
              </w:rPr>
            </w:pPr>
            <w:r w:rsidRPr="652361BB">
              <w:rPr>
                <w:rFonts w:cs="Times New Roman"/>
              </w:rPr>
              <w:t>42</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Change w:id="1338" w:author="Truong Bui" w:date="2022-10-12T03:31: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tcPrChange>
          </w:tcPr>
          <w:p w14:paraId="70DF26F2" w14:textId="4BD0F73A" w:rsidR="008A204D" w:rsidRPr="00DF4DC3" w:rsidRDefault="008A204D" w:rsidP="008A204D">
            <w:pPr>
              <w:spacing w:line="0" w:lineRule="atLeast"/>
              <w:rPr>
                <w:rFonts w:cs="Times New Roman"/>
              </w:rPr>
            </w:pPr>
            <w:r w:rsidRPr="4A2C2083">
              <w:rPr>
                <w:rFonts w:cs="Times New Roman"/>
              </w:rPr>
              <w:t>Wisconsin</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Change w:id="1339" w:author="Truong Bui" w:date="2022-10-12T03:31: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tcPrChange>
          </w:tcPr>
          <w:p w14:paraId="25E7F492" w14:textId="770DE238" w:rsidR="008A204D" w:rsidRPr="00DF4DC3" w:rsidRDefault="008A204D" w:rsidP="008A204D">
            <w:pPr>
              <w:spacing w:line="0" w:lineRule="atLeast"/>
              <w:rPr>
                <w:rFonts w:cs="Times New Roman"/>
              </w:rPr>
            </w:pPr>
            <w:r w:rsidRPr="4A2C2083">
              <w:rPr>
                <w:rFonts w:cs="Times New Roman"/>
              </w:rPr>
              <w:t>$      20,958</w:t>
            </w:r>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Change w:id="1340" w:author="Truong Bui" w:date="2022-10-12T03:31:00Z">
              <w:tcPr>
                <w:tcW w:w="166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3DD362C5" w14:textId="6B762487" w:rsidR="008A204D" w:rsidRPr="008A204D" w:rsidRDefault="008A204D" w:rsidP="008A204D">
            <w:pPr>
              <w:spacing w:line="0" w:lineRule="atLeast"/>
              <w:rPr>
                <w:rFonts w:ascii="Cambria" w:hAnsi="Cambria" w:cs="Times New Roman"/>
              </w:rPr>
            </w:pPr>
            <w:ins w:id="1341" w:author="Truong Bui" w:date="2022-10-12T03:31:00Z">
              <w:r w:rsidRPr="008A204D">
                <w:rPr>
                  <w:rFonts w:ascii="Cambria" w:hAnsi="Cambria" w:cs="Calibri"/>
                  <w:color w:val="000000"/>
                </w:rPr>
                <w:t xml:space="preserve"> $            13,275 </w:t>
              </w:r>
            </w:ins>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Change w:id="1342" w:author="Truong Bui" w:date="2022-10-12T03:31:00Z">
              <w:tcPr>
                <w:tcW w:w="166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0CCBDFC4" w14:textId="71BBCC5B" w:rsidR="008A204D" w:rsidRPr="4A2C2083" w:rsidRDefault="008A204D" w:rsidP="008A204D">
            <w:pPr>
              <w:spacing w:line="0" w:lineRule="atLeast"/>
              <w:rPr>
                <w:rFonts w:cs="Times New Roman"/>
              </w:rPr>
            </w:pPr>
            <w:r>
              <w:rPr>
                <w:rFonts w:cs="Times New Roman"/>
              </w:rPr>
              <w:t>1.58</w:t>
            </w:r>
          </w:p>
        </w:tc>
      </w:tr>
      <w:tr w:rsidR="008A204D" w:rsidRPr="00DF4DC3" w14:paraId="14D0C25C" w14:textId="0454281D" w:rsidTr="003C7E7C">
        <w:tblPrEx>
          <w:tblW w:w="0" w:type="auto"/>
          <w:tblCellMar>
            <w:top w:w="15" w:type="dxa"/>
            <w:left w:w="15" w:type="dxa"/>
            <w:bottom w:w="15" w:type="dxa"/>
            <w:right w:w="15" w:type="dxa"/>
          </w:tblCellMar>
          <w:tblPrExChange w:id="1343" w:author="Truong Bui" w:date="2022-10-12T03:31:00Z">
            <w:tblPrEx>
              <w:tblW w:w="0" w:type="auto"/>
              <w:tblCellMar>
                <w:top w:w="15" w:type="dxa"/>
                <w:left w:w="15" w:type="dxa"/>
                <w:bottom w:w="15" w:type="dxa"/>
                <w:right w:w="15" w:type="dxa"/>
              </w:tblCellMar>
            </w:tblPrEx>
          </w:tblPrExChange>
        </w:tblPrEx>
        <w:trPr>
          <w:trPrChange w:id="1344" w:author="Truong Bui" w:date="2022-10-12T03:31:00Z">
            <w:trPr>
              <w:gridBefore w:val="1"/>
            </w:trPr>
          </w:trPrChange>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1345" w:author="Truong Bui" w:date="2022-10-12T03:31: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03D73431" w14:textId="77777777" w:rsidR="008A204D" w:rsidRPr="00DF4DC3" w:rsidRDefault="008A204D" w:rsidP="008A204D">
            <w:pPr>
              <w:spacing w:line="0" w:lineRule="atLeast"/>
              <w:rPr>
                <w:rFonts w:cs="Times New Roman"/>
              </w:rPr>
            </w:pPr>
            <w:r w:rsidRPr="652361BB">
              <w:rPr>
                <w:rFonts w:cs="Times New Roman"/>
              </w:rPr>
              <w:t>43</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Change w:id="1346" w:author="Truong Bui" w:date="2022-10-12T03:31: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tcPrChange>
          </w:tcPr>
          <w:p w14:paraId="71F9EFCC" w14:textId="4BE4B18E" w:rsidR="008A204D" w:rsidRPr="00DF4DC3" w:rsidRDefault="008A204D" w:rsidP="008A204D">
            <w:pPr>
              <w:spacing w:line="0" w:lineRule="atLeast"/>
              <w:rPr>
                <w:rFonts w:cs="Times New Roman"/>
              </w:rPr>
            </w:pPr>
            <w:r w:rsidRPr="4A2C2083">
              <w:rPr>
                <w:rFonts w:cs="Times New Roman"/>
              </w:rPr>
              <w:t>Pennsylvania</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Change w:id="1347" w:author="Truong Bui" w:date="2022-10-12T03:31: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tcPrChange>
          </w:tcPr>
          <w:p w14:paraId="759C7146" w14:textId="33E8F4EE" w:rsidR="008A204D" w:rsidRPr="00DF4DC3" w:rsidRDefault="008A204D" w:rsidP="008A204D">
            <w:pPr>
              <w:spacing w:line="0" w:lineRule="atLeast"/>
              <w:rPr>
                <w:rFonts w:cs="Times New Roman"/>
              </w:rPr>
            </w:pPr>
            <w:r w:rsidRPr="4A2C2083">
              <w:rPr>
                <w:rFonts w:cs="Times New Roman"/>
              </w:rPr>
              <w:t>$       28,019</w:t>
            </w:r>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Change w:id="1348" w:author="Truong Bui" w:date="2022-10-12T03:31:00Z">
              <w:tcPr>
                <w:tcW w:w="166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7BE71CB5" w14:textId="2E6448CE" w:rsidR="008A204D" w:rsidRPr="008A204D" w:rsidRDefault="008A204D" w:rsidP="008A204D">
            <w:pPr>
              <w:spacing w:line="0" w:lineRule="atLeast"/>
              <w:rPr>
                <w:rFonts w:ascii="Cambria" w:hAnsi="Cambria" w:cs="Times New Roman"/>
              </w:rPr>
            </w:pPr>
            <w:ins w:id="1349" w:author="Truong Bui" w:date="2022-10-12T03:31:00Z">
              <w:r w:rsidRPr="008A204D">
                <w:rPr>
                  <w:rFonts w:ascii="Cambria" w:hAnsi="Cambria" w:cs="Calibri"/>
                  <w:color w:val="000000"/>
                </w:rPr>
                <w:t xml:space="preserve"> $            16,652 </w:t>
              </w:r>
            </w:ins>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Change w:id="1350" w:author="Truong Bui" w:date="2022-10-12T03:31:00Z">
              <w:tcPr>
                <w:tcW w:w="166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2B93A612" w14:textId="294660B2" w:rsidR="008A204D" w:rsidRPr="4A2C2083" w:rsidRDefault="008A204D" w:rsidP="008A204D">
            <w:pPr>
              <w:spacing w:line="0" w:lineRule="atLeast"/>
              <w:rPr>
                <w:rFonts w:cs="Times New Roman"/>
              </w:rPr>
            </w:pPr>
            <w:r>
              <w:rPr>
                <w:rFonts w:cs="Times New Roman"/>
              </w:rPr>
              <w:t>1.68</w:t>
            </w:r>
          </w:p>
        </w:tc>
      </w:tr>
      <w:tr w:rsidR="008A204D" w:rsidRPr="00DF4DC3" w14:paraId="042EDF41" w14:textId="5A56C998" w:rsidTr="003C7E7C">
        <w:tblPrEx>
          <w:tblW w:w="0" w:type="auto"/>
          <w:tblCellMar>
            <w:top w:w="15" w:type="dxa"/>
            <w:left w:w="15" w:type="dxa"/>
            <w:bottom w:w="15" w:type="dxa"/>
            <w:right w:w="15" w:type="dxa"/>
          </w:tblCellMar>
          <w:tblPrExChange w:id="1351" w:author="Truong Bui" w:date="2022-10-12T03:31:00Z">
            <w:tblPrEx>
              <w:tblW w:w="0" w:type="auto"/>
              <w:tblCellMar>
                <w:top w:w="15" w:type="dxa"/>
                <w:left w:w="15" w:type="dxa"/>
                <w:bottom w:w="15" w:type="dxa"/>
                <w:right w:w="15" w:type="dxa"/>
              </w:tblCellMar>
            </w:tblPrEx>
          </w:tblPrExChange>
        </w:tblPrEx>
        <w:trPr>
          <w:trPrChange w:id="1352" w:author="Truong Bui" w:date="2022-10-12T03:31:00Z">
            <w:trPr>
              <w:gridBefore w:val="1"/>
            </w:trPr>
          </w:trPrChange>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1353" w:author="Truong Bui" w:date="2022-10-12T03:31: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27BD0E80" w14:textId="77777777" w:rsidR="008A204D" w:rsidRPr="00DF4DC3" w:rsidRDefault="008A204D" w:rsidP="008A204D">
            <w:pPr>
              <w:spacing w:line="0" w:lineRule="atLeast"/>
              <w:rPr>
                <w:rFonts w:cs="Times New Roman"/>
              </w:rPr>
            </w:pPr>
            <w:r w:rsidRPr="652361BB">
              <w:rPr>
                <w:rFonts w:cs="Times New Roman"/>
              </w:rPr>
              <w:t>44</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Change w:id="1354" w:author="Truong Bui" w:date="2022-10-12T03:31: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tcPrChange>
          </w:tcPr>
          <w:p w14:paraId="1AE21E7E" w14:textId="17352097" w:rsidR="008A204D" w:rsidRPr="00DF4DC3" w:rsidRDefault="008A204D" w:rsidP="008A204D">
            <w:pPr>
              <w:spacing w:line="0" w:lineRule="atLeast"/>
              <w:rPr>
                <w:rFonts w:cs="Times New Roman"/>
              </w:rPr>
            </w:pPr>
            <w:r w:rsidRPr="4A2C2083">
              <w:rPr>
                <w:rFonts w:cs="Times New Roman"/>
              </w:rPr>
              <w:t>Arizona</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Change w:id="1355" w:author="Truong Bui" w:date="2022-10-12T03:31: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tcPrChange>
          </w:tcPr>
          <w:p w14:paraId="20996BC8" w14:textId="11719A60" w:rsidR="008A204D" w:rsidRPr="00DF4DC3" w:rsidRDefault="008A204D" w:rsidP="008A204D">
            <w:pPr>
              <w:spacing w:line="0" w:lineRule="atLeast"/>
              <w:rPr>
                <w:rFonts w:cs="Times New Roman"/>
              </w:rPr>
            </w:pPr>
            <w:r w:rsidRPr="4A2C2083">
              <w:rPr>
                <w:rFonts w:cs="Times New Roman"/>
              </w:rPr>
              <w:t>$       19,739</w:t>
            </w:r>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Change w:id="1356" w:author="Truong Bui" w:date="2022-10-12T03:31:00Z">
              <w:tcPr>
                <w:tcW w:w="166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3AAABA4D" w14:textId="5849C0C1" w:rsidR="008A204D" w:rsidRPr="008A204D" w:rsidRDefault="008A204D" w:rsidP="008A204D">
            <w:pPr>
              <w:spacing w:line="0" w:lineRule="atLeast"/>
              <w:rPr>
                <w:rFonts w:ascii="Cambria" w:hAnsi="Cambria" w:cs="Times New Roman"/>
              </w:rPr>
            </w:pPr>
            <w:ins w:id="1357" w:author="Truong Bui" w:date="2022-10-12T03:31:00Z">
              <w:r w:rsidRPr="008A204D">
                <w:rPr>
                  <w:rFonts w:ascii="Cambria" w:hAnsi="Cambria" w:cs="Calibri"/>
                  <w:color w:val="000000"/>
                </w:rPr>
                <w:t xml:space="preserve"> $            11,483 </w:t>
              </w:r>
            </w:ins>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Change w:id="1358" w:author="Truong Bui" w:date="2022-10-12T03:31:00Z">
              <w:tcPr>
                <w:tcW w:w="166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4E80A9E1" w14:textId="02664272" w:rsidR="008A204D" w:rsidRPr="4A2C2083" w:rsidRDefault="008A204D" w:rsidP="008A204D">
            <w:pPr>
              <w:spacing w:line="0" w:lineRule="atLeast"/>
              <w:rPr>
                <w:rFonts w:cs="Times New Roman"/>
              </w:rPr>
            </w:pPr>
            <w:r>
              <w:rPr>
                <w:rFonts w:cs="Times New Roman"/>
              </w:rPr>
              <w:t>1.72</w:t>
            </w:r>
          </w:p>
        </w:tc>
      </w:tr>
      <w:tr w:rsidR="008A204D" w:rsidRPr="00DF4DC3" w14:paraId="1396E582" w14:textId="3901F887" w:rsidTr="003C7E7C">
        <w:tblPrEx>
          <w:tblW w:w="0" w:type="auto"/>
          <w:tblCellMar>
            <w:top w:w="15" w:type="dxa"/>
            <w:left w:w="15" w:type="dxa"/>
            <w:bottom w:w="15" w:type="dxa"/>
            <w:right w:w="15" w:type="dxa"/>
          </w:tblCellMar>
          <w:tblPrExChange w:id="1359" w:author="Truong Bui" w:date="2022-10-12T03:31:00Z">
            <w:tblPrEx>
              <w:tblW w:w="0" w:type="auto"/>
              <w:tblCellMar>
                <w:top w:w="15" w:type="dxa"/>
                <w:left w:w="15" w:type="dxa"/>
                <w:bottom w:w="15" w:type="dxa"/>
                <w:right w:w="15" w:type="dxa"/>
              </w:tblCellMar>
            </w:tblPrEx>
          </w:tblPrExChange>
        </w:tblPrEx>
        <w:trPr>
          <w:trPrChange w:id="1360" w:author="Truong Bui" w:date="2022-10-12T03:31:00Z">
            <w:trPr>
              <w:gridBefore w:val="1"/>
            </w:trPr>
          </w:trPrChange>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1361" w:author="Truong Bui" w:date="2022-10-12T03:31: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15377F42" w14:textId="77777777" w:rsidR="008A204D" w:rsidRPr="00DF4DC3" w:rsidRDefault="008A204D" w:rsidP="008A204D">
            <w:pPr>
              <w:spacing w:line="0" w:lineRule="atLeast"/>
              <w:rPr>
                <w:rFonts w:cs="Times New Roman"/>
              </w:rPr>
            </w:pPr>
            <w:r w:rsidRPr="652361BB">
              <w:rPr>
                <w:rFonts w:cs="Times New Roman"/>
              </w:rPr>
              <w:t>45</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Change w:id="1362" w:author="Truong Bui" w:date="2022-10-12T03:31: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tcPrChange>
          </w:tcPr>
          <w:p w14:paraId="0D19B4C3" w14:textId="61114329" w:rsidR="008A204D" w:rsidRPr="00DF4DC3" w:rsidRDefault="008A204D" w:rsidP="008A204D">
            <w:pPr>
              <w:spacing w:line="0" w:lineRule="atLeast"/>
              <w:rPr>
                <w:rFonts w:cs="Times New Roman"/>
              </w:rPr>
            </w:pPr>
            <w:r w:rsidRPr="4A2C2083">
              <w:rPr>
                <w:rFonts w:cs="Times New Roman"/>
              </w:rPr>
              <w:t xml:space="preserve">Vermont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Change w:id="1363" w:author="Truong Bui" w:date="2022-10-12T03:31: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tcPrChange>
          </w:tcPr>
          <w:p w14:paraId="544CB074" w14:textId="2C18F043" w:rsidR="008A204D" w:rsidRPr="00DF4DC3" w:rsidRDefault="008A204D" w:rsidP="008A204D">
            <w:pPr>
              <w:spacing w:line="0" w:lineRule="atLeast"/>
              <w:rPr>
                <w:rFonts w:cs="Times New Roman"/>
              </w:rPr>
            </w:pPr>
            <w:r w:rsidRPr="4A2C2083">
              <w:rPr>
                <w:rFonts w:cs="Times New Roman"/>
              </w:rPr>
              <w:t>$       13,285</w:t>
            </w:r>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Change w:id="1364" w:author="Truong Bui" w:date="2022-10-12T03:31:00Z">
              <w:tcPr>
                <w:tcW w:w="166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7317FE3B" w14:textId="2074959D" w:rsidR="008A204D" w:rsidRPr="008A204D" w:rsidRDefault="008A204D" w:rsidP="008A204D">
            <w:pPr>
              <w:spacing w:line="0" w:lineRule="atLeast"/>
              <w:rPr>
                <w:rFonts w:ascii="Cambria" w:hAnsi="Cambria" w:cs="Times New Roman"/>
              </w:rPr>
            </w:pPr>
            <w:ins w:id="1365" w:author="Truong Bui" w:date="2022-10-12T03:31:00Z">
              <w:r w:rsidRPr="008A204D">
                <w:rPr>
                  <w:rFonts w:ascii="Cambria" w:hAnsi="Cambria" w:cs="Calibri"/>
                  <w:color w:val="000000"/>
                </w:rPr>
                <w:t xml:space="preserve"> $               7,255 </w:t>
              </w:r>
            </w:ins>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Change w:id="1366" w:author="Truong Bui" w:date="2022-10-12T03:31:00Z">
              <w:tcPr>
                <w:tcW w:w="166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1BA81A14" w14:textId="13E45F21" w:rsidR="008A204D" w:rsidRPr="4A2C2083" w:rsidRDefault="008A204D" w:rsidP="008A204D">
            <w:pPr>
              <w:spacing w:line="0" w:lineRule="atLeast"/>
              <w:rPr>
                <w:rFonts w:cs="Times New Roman"/>
              </w:rPr>
            </w:pPr>
            <w:r>
              <w:rPr>
                <w:rFonts w:cs="Times New Roman"/>
              </w:rPr>
              <w:t>1.83</w:t>
            </w:r>
          </w:p>
        </w:tc>
      </w:tr>
      <w:tr w:rsidR="008A204D" w:rsidRPr="00DF4DC3" w14:paraId="3489BE80" w14:textId="1AFD2C3D" w:rsidTr="003C7E7C">
        <w:tblPrEx>
          <w:tblW w:w="0" w:type="auto"/>
          <w:tblCellMar>
            <w:top w:w="15" w:type="dxa"/>
            <w:left w:w="15" w:type="dxa"/>
            <w:bottom w:w="15" w:type="dxa"/>
            <w:right w:w="15" w:type="dxa"/>
          </w:tblCellMar>
          <w:tblPrExChange w:id="1367" w:author="Truong Bui" w:date="2022-10-12T03:31:00Z">
            <w:tblPrEx>
              <w:tblW w:w="0" w:type="auto"/>
              <w:tblCellMar>
                <w:top w:w="15" w:type="dxa"/>
                <w:left w:w="15" w:type="dxa"/>
                <w:bottom w:w="15" w:type="dxa"/>
                <w:right w:w="15" w:type="dxa"/>
              </w:tblCellMar>
            </w:tblPrEx>
          </w:tblPrExChange>
        </w:tblPrEx>
        <w:trPr>
          <w:trPrChange w:id="1368" w:author="Truong Bui" w:date="2022-10-12T03:31:00Z">
            <w:trPr>
              <w:gridBefore w:val="1"/>
            </w:trPr>
          </w:trPrChange>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1369" w:author="Truong Bui" w:date="2022-10-12T03:31: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1EEF71D6" w14:textId="77777777" w:rsidR="008A204D" w:rsidRPr="00DF4DC3" w:rsidRDefault="008A204D" w:rsidP="008A204D">
            <w:pPr>
              <w:spacing w:line="0" w:lineRule="atLeast"/>
              <w:rPr>
                <w:rFonts w:cs="Times New Roman"/>
              </w:rPr>
            </w:pPr>
            <w:r w:rsidRPr="652361BB">
              <w:rPr>
                <w:rFonts w:cs="Times New Roman"/>
              </w:rPr>
              <w:t>46</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Change w:id="1370" w:author="Truong Bui" w:date="2022-10-12T03:31: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tcPrChange>
          </w:tcPr>
          <w:p w14:paraId="62EEEEC4" w14:textId="0B2CD110" w:rsidR="008A204D" w:rsidRPr="00DF4DC3" w:rsidRDefault="008A204D" w:rsidP="008A204D">
            <w:pPr>
              <w:spacing w:line="0" w:lineRule="atLeast"/>
              <w:rPr>
                <w:rFonts w:cs="Times New Roman"/>
              </w:rPr>
            </w:pPr>
            <w:r w:rsidRPr="4A2C2083">
              <w:rPr>
                <w:rFonts w:cs="Times New Roman"/>
              </w:rPr>
              <w:t xml:space="preserve">Washington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Change w:id="1371" w:author="Truong Bui" w:date="2022-10-12T03:31: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tcPr>
            </w:tcPrChange>
          </w:tcPr>
          <w:p w14:paraId="25CE73F4" w14:textId="17C5BE1B" w:rsidR="008A204D" w:rsidRPr="00DF4DC3" w:rsidRDefault="008A204D" w:rsidP="008A204D">
            <w:pPr>
              <w:spacing w:line="0" w:lineRule="atLeast"/>
              <w:rPr>
                <w:rFonts w:cs="Times New Roman"/>
              </w:rPr>
            </w:pPr>
            <w:r w:rsidRPr="4A2C2083">
              <w:rPr>
                <w:rFonts w:cs="Times New Roman"/>
              </w:rPr>
              <w:t>$       31,787</w:t>
            </w:r>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Change w:id="1372" w:author="Truong Bui" w:date="2022-10-12T03:31:00Z">
              <w:tcPr>
                <w:tcW w:w="166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464988BD" w14:textId="339C7849" w:rsidR="008A204D" w:rsidRPr="008A204D" w:rsidRDefault="008A204D" w:rsidP="008A204D">
            <w:pPr>
              <w:spacing w:line="0" w:lineRule="atLeast"/>
              <w:rPr>
                <w:rFonts w:ascii="Cambria" w:hAnsi="Cambria" w:cs="Times New Roman"/>
              </w:rPr>
            </w:pPr>
            <w:ins w:id="1373" w:author="Truong Bui" w:date="2022-10-12T03:31:00Z">
              <w:r w:rsidRPr="008A204D">
                <w:rPr>
                  <w:rFonts w:ascii="Cambria" w:hAnsi="Cambria" w:cs="Calibri"/>
                  <w:color w:val="000000"/>
                </w:rPr>
                <w:t xml:space="preserve"> $            15,640 </w:t>
              </w:r>
            </w:ins>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Change w:id="1374" w:author="Truong Bui" w:date="2022-10-12T03:31:00Z">
              <w:tcPr>
                <w:tcW w:w="166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7D96D1C2" w14:textId="3B197779" w:rsidR="008A204D" w:rsidRPr="4A2C2083" w:rsidRDefault="008A204D" w:rsidP="008A204D">
            <w:pPr>
              <w:spacing w:line="0" w:lineRule="atLeast"/>
              <w:rPr>
                <w:rFonts w:cs="Times New Roman"/>
              </w:rPr>
            </w:pPr>
            <w:r>
              <w:rPr>
                <w:rFonts w:cs="Times New Roman"/>
              </w:rPr>
              <w:t>2.03</w:t>
            </w:r>
          </w:p>
        </w:tc>
      </w:tr>
      <w:tr w:rsidR="008A204D" w:rsidRPr="00DF4DC3" w14:paraId="2B141011" w14:textId="1DFA091F" w:rsidTr="003C7E7C">
        <w:tblPrEx>
          <w:tblW w:w="0" w:type="auto"/>
          <w:tblCellMar>
            <w:top w:w="15" w:type="dxa"/>
            <w:left w:w="15" w:type="dxa"/>
            <w:bottom w:w="15" w:type="dxa"/>
            <w:right w:w="15" w:type="dxa"/>
          </w:tblCellMar>
          <w:tblPrExChange w:id="1375" w:author="Truong Bui" w:date="2022-10-12T03:31:00Z">
            <w:tblPrEx>
              <w:tblW w:w="0" w:type="auto"/>
              <w:tblCellMar>
                <w:top w:w="15" w:type="dxa"/>
                <w:left w:w="15" w:type="dxa"/>
                <w:bottom w:w="15" w:type="dxa"/>
                <w:right w:w="15" w:type="dxa"/>
              </w:tblCellMar>
            </w:tblPrEx>
          </w:tblPrExChange>
        </w:tblPrEx>
        <w:trPr>
          <w:trPrChange w:id="1376" w:author="Truong Bui" w:date="2022-10-12T03:31:00Z">
            <w:trPr>
              <w:gridBefore w:val="1"/>
            </w:trPr>
          </w:trPrChange>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1377" w:author="Truong Bui" w:date="2022-10-12T03:31: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235E0726" w14:textId="77777777" w:rsidR="008A204D" w:rsidRPr="00DF4DC3" w:rsidRDefault="008A204D" w:rsidP="008A204D">
            <w:pPr>
              <w:spacing w:line="0" w:lineRule="atLeast"/>
              <w:rPr>
                <w:rFonts w:cs="Times New Roman"/>
              </w:rPr>
            </w:pPr>
            <w:r w:rsidRPr="652361BB">
              <w:rPr>
                <w:rFonts w:cs="Times New Roman"/>
              </w:rPr>
              <w:t>47</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1378" w:author="Truong Bui" w:date="2022-10-12T03:31: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6944FDB1" w14:textId="6B523D41" w:rsidR="008A204D" w:rsidRPr="00DF4DC3" w:rsidRDefault="008A204D" w:rsidP="008A204D">
            <w:pPr>
              <w:spacing w:line="0" w:lineRule="atLeast"/>
              <w:rPr>
                <w:rFonts w:cs="Times New Roman"/>
              </w:rPr>
            </w:pPr>
            <w:r w:rsidRPr="4A2C2083">
              <w:rPr>
                <w:rFonts w:cs="Times New Roman"/>
              </w:rPr>
              <w:t>Utah</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1379" w:author="Truong Bui" w:date="2022-10-12T03:31: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79F2414C" w14:textId="2EEF9838" w:rsidR="008A204D" w:rsidRPr="00DF4DC3" w:rsidRDefault="008A204D" w:rsidP="008A204D">
            <w:pPr>
              <w:spacing w:line="0" w:lineRule="atLeast"/>
              <w:rPr>
                <w:rFonts w:cs="Times New Roman"/>
              </w:rPr>
            </w:pPr>
            <w:r w:rsidRPr="4A2C2083">
              <w:rPr>
                <w:rFonts w:cs="Times New Roman"/>
              </w:rPr>
              <w:t>$       25,772</w:t>
            </w:r>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Change w:id="1380" w:author="Truong Bui" w:date="2022-10-12T03:31:00Z">
              <w:tcPr>
                <w:tcW w:w="166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05B29055" w14:textId="14BF509B" w:rsidR="008A204D" w:rsidRPr="008A204D" w:rsidRDefault="008A204D" w:rsidP="008A204D">
            <w:pPr>
              <w:spacing w:line="0" w:lineRule="atLeast"/>
              <w:rPr>
                <w:rFonts w:ascii="Cambria" w:hAnsi="Cambria" w:cs="Times New Roman"/>
              </w:rPr>
            </w:pPr>
            <w:ins w:id="1381" w:author="Truong Bui" w:date="2022-10-12T03:31:00Z">
              <w:r w:rsidRPr="008A204D">
                <w:rPr>
                  <w:rFonts w:ascii="Cambria" w:hAnsi="Cambria" w:cs="Calibri"/>
                  <w:color w:val="000000"/>
                </w:rPr>
                <w:t xml:space="preserve"> $            12,134 </w:t>
              </w:r>
            </w:ins>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Change w:id="1382" w:author="Truong Bui" w:date="2022-10-12T03:31:00Z">
              <w:tcPr>
                <w:tcW w:w="166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1C3CB7AA" w14:textId="7A71547A" w:rsidR="008A204D" w:rsidRPr="4A2C2083" w:rsidRDefault="008A204D" w:rsidP="008A204D">
            <w:pPr>
              <w:spacing w:line="0" w:lineRule="atLeast"/>
              <w:rPr>
                <w:rFonts w:cs="Times New Roman"/>
              </w:rPr>
            </w:pPr>
            <w:r>
              <w:rPr>
                <w:rFonts w:cs="Times New Roman"/>
              </w:rPr>
              <w:t>2.12</w:t>
            </w:r>
          </w:p>
        </w:tc>
      </w:tr>
      <w:tr w:rsidR="008A204D" w:rsidRPr="00DF4DC3" w14:paraId="404A9642" w14:textId="605EC095" w:rsidTr="003C7E7C">
        <w:tblPrEx>
          <w:tblW w:w="0" w:type="auto"/>
          <w:tblCellMar>
            <w:top w:w="15" w:type="dxa"/>
            <w:left w:w="15" w:type="dxa"/>
            <w:bottom w:w="15" w:type="dxa"/>
            <w:right w:w="15" w:type="dxa"/>
          </w:tblCellMar>
          <w:tblPrExChange w:id="1383" w:author="Truong Bui" w:date="2022-10-12T03:31:00Z">
            <w:tblPrEx>
              <w:tblW w:w="0" w:type="auto"/>
              <w:tblCellMar>
                <w:top w:w="15" w:type="dxa"/>
                <w:left w:w="15" w:type="dxa"/>
                <w:bottom w:w="15" w:type="dxa"/>
                <w:right w:w="15" w:type="dxa"/>
              </w:tblCellMar>
            </w:tblPrEx>
          </w:tblPrExChange>
        </w:tblPrEx>
        <w:trPr>
          <w:trPrChange w:id="1384" w:author="Truong Bui" w:date="2022-10-12T03:31:00Z">
            <w:trPr>
              <w:gridBefore w:val="1"/>
            </w:trPr>
          </w:trPrChange>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1385" w:author="Truong Bui" w:date="2022-10-12T03:31: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3BB91AAB" w14:textId="77777777" w:rsidR="008A204D" w:rsidRPr="00DF4DC3" w:rsidRDefault="008A204D" w:rsidP="008A204D">
            <w:pPr>
              <w:spacing w:line="0" w:lineRule="atLeast"/>
              <w:rPr>
                <w:rFonts w:cs="Times New Roman"/>
              </w:rPr>
            </w:pPr>
            <w:r w:rsidRPr="652361BB">
              <w:rPr>
                <w:rFonts w:cs="Times New Roman"/>
              </w:rPr>
              <w:t>48</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1386" w:author="Truong Bui" w:date="2022-10-12T03:31: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4740D854" w14:textId="6F87FC50" w:rsidR="008A204D" w:rsidRPr="00DF4DC3" w:rsidRDefault="008A204D" w:rsidP="008A204D">
            <w:pPr>
              <w:spacing w:line="0" w:lineRule="atLeast"/>
              <w:rPr>
                <w:rFonts w:cs="Times New Roman"/>
              </w:rPr>
            </w:pPr>
            <w:r w:rsidRPr="4A2C2083">
              <w:rPr>
                <w:rFonts w:cs="Times New Roman"/>
              </w:rPr>
              <w:t>Kansas</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1387" w:author="Truong Bui" w:date="2022-10-12T03:31: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1671F248" w14:textId="2DEF2ED6" w:rsidR="008A204D" w:rsidRPr="00DF4DC3" w:rsidRDefault="008A204D" w:rsidP="008A204D">
            <w:pPr>
              <w:spacing w:line="0" w:lineRule="atLeast"/>
              <w:rPr>
                <w:rFonts w:cs="Times New Roman"/>
              </w:rPr>
            </w:pPr>
            <w:r w:rsidRPr="4A2C2083">
              <w:rPr>
                <w:rFonts w:cs="Times New Roman"/>
              </w:rPr>
              <w:t>$       20,324</w:t>
            </w:r>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Change w:id="1388" w:author="Truong Bui" w:date="2022-10-12T03:31:00Z">
              <w:tcPr>
                <w:tcW w:w="166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77F9AF09" w14:textId="0A83F3BF" w:rsidR="008A204D" w:rsidRPr="008A204D" w:rsidRDefault="008A204D" w:rsidP="008A204D">
            <w:pPr>
              <w:spacing w:line="0" w:lineRule="atLeast"/>
              <w:rPr>
                <w:rFonts w:ascii="Cambria" w:hAnsi="Cambria" w:cs="Times New Roman"/>
              </w:rPr>
            </w:pPr>
            <w:ins w:id="1389" w:author="Truong Bui" w:date="2022-10-12T03:31:00Z">
              <w:r w:rsidRPr="008A204D">
                <w:rPr>
                  <w:rFonts w:ascii="Cambria" w:hAnsi="Cambria" w:cs="Calibri"/>
                  <w:color w:val="000000"/>
                </w:rPr>
                <w:t xml:space="preserve"> $               7,797 </w:t>
              </w:r>
            </w:ins>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Change w:id="1390" w:author="Truong Bui" w:date="2022-10-12T03:31:00Z">
              <w:tcPr>
                <w:tcW w:w="166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2E0F0D70" w14:textId="21F6016B" w:rsidR="008A204D" w:rsidRPr="4A2C2083" w:rsidRDefault="008A204D" w:rsidP="008A204D">
            <w:pPr>
              <w:spacing w:line="0" w:lineRule="atLeast"/>
              <w:rPr>
                <w:rFonts w:cs="Times New Roman"/>
              </w:rPr>
            </w:pPr>
            <w:r>
              <w:rPr>
                <w:rFonts w:cs="Times New Roman"/>
              </w:rPr>
              <w:t>2.61</w:t>
            </w:r>
          </w:p>
        </w:tc>
      </w:tr>
      <w:tr w:rsidR="008A204D" w:rsidRPr="00DF4DC3" w14:paraId="6778CE8C" w14:textId="12835E74" w:rsidTr="003C7E7C">
        <w:tblPrEx>
          <w:tblW w:w="0" w:type="auto"/>
          <w:tblCellMar>
            <w:top w:w="15" w:type="dxa"/>
            <w:left w:w="15" w:type="dxa"/>
            <w:bottom w:w="15" w:type="dxa"/>
            <w:right w:w="15" w:type="dxa"/>
          </w:tblCellMar>
          <w:tblPrExChange w:id="1391" w:author="Truong Bui" w:date="2022-10-12T03:31:00Z">
            <w:tblPrEx>
              <w:tblW w:w="0" w:type="auto"/>
              <w:tblCellMar>
                <w:top w:w="15" w:type="dxa"/>
                <w:left w:w="15" w:type="dxa"/>
                <w:bottom w:w="15" w:type="dxa"/>
                <w:right w:w="15" w:type="dxa"/>
              </w:tblCellMar>
            </w:tblPrEx>
          </w:tblPrExChange>
        </w:tblPrEx>
        <w:trPr>
          <w:trPrChange w:id="1392" w:author="Truong Bui" w:date="2022-10-12T03:31:00Z">
            <w:trPr>
              <w:gridBefore w:val="1"/>
            </w:trPr>
          </w:trPrChange>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1393" w:author="Truong Bui" w:date="2022-10-12T03:31: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08734ACE" w14:textId="77777777" w:rsidR="008A204D" w:rsidRPr="00DF4DC3" w:rsidRDefault="008A204D" w:rsidP="008A204D">
            <w:pPr>
              <w:spacing w:line="0" w:lineRule="atLeast"/>
              <w:rPr>
                <w:rFonts w:cs="Times New Roman"/>
              </w:rPr>
            </w:pPr>
            <w:r w:rsidRPr="652361BB">
              <w:rPr>
                <w:rFonts w:cs="Times New Roman"/>
              </w:rPr>
              <w:t>49</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1394" w:author="Truong Bui" w:date="2022-10-12T03:31: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4A0978BB" w14:textId="421D37BC" w:rsidR="008A204D" w:rsidRPr="00DF4DC3" w:rsidRDefault="008A204D" w:rsidP="008A204D">
            <w:pPr>
              <w:spacing w:line="0" w:lineRule="atLeast"/>
              <w:rPr>
                <w:rFonts w:cs="Times New Roman"/>
              </w:rPr>
            </w:pPr>
            <w:r w:rsidRPr="4A2C2083">
              <w:rPr>
                <w:rFonts w:cs="Times New Roman"/>
              </w:rPr>
              <w:t>Oregon</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1395" w:author="Truong Bui" w:date="2022-10-12T03:31: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0BC17D21" w14:textId="340A1482" w:rsidR="008A204D" w:rsidRPr="00DF4DC3" w:rsidRDefault="008A204D" w:rsidP="008A204D">
            <w:pPr>
              <w:spacing w:line="0" w:lineRule="atLeast"/>
              <w:rPr>
                <w:rFonts w:cs="Times New Roman"/>
              </w:rPr>
            </w:pPr>
            <w:r w:rsidRPr="4A2C2083">
              <w:rPr>
                <w:rFonts w:cs="Times New Roman"/>
              </w:rPr>
              <w:t>$       33,859</w:t>
            </w:r>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Change w:id="1396" w:author="Truong Bui" w:date="2022-10-12T03:31:00Z">
              <w:tcPr>
                <w:tcW w:w="166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2C49DE60" w14:textId="032AAB06" w:rsidR="008A204D" w:rsidRPr="008A204D" w:rsidRDefault="008A204D" w:rsidP="008A204D">
            <w:pPr>
              <w:spacing w:line="0" w:lineRule="atLeast"/>
              <w:rPr>
                <w:rFonts w:ascii="Cambria" w:hAnsi="Cambria" w:cs="Times New Roman"/>
              </w:rPr>
            </w:pPr>
            <w:ins w:id="1397" w:author="Truong Bui" w:date="2022-10-12T03:31:00Z">
              <w:r w:rsidRPr="008A204D">
                <w:rPr>
                  <w:rFonts w:ascii="Cambria" w:hAnsi="Cambria" w:cs="Calibri"/>
                  <w:color w:val="000000"/>
                </w:rPr>
                <w:t xml:space="preserve"> $            11,860 </w:t>
              </w:r>
            </w:ins>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Change w:id="1398" w:author="Truong Bui" w:date="2022-10-12T03:31:00Z">
              <w:tcPr>
                <w:tcW w:w="166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54CB36AC" w14:textId="79203FB8" w:rsidR="008A204D" w:rsidRPr="4A2C2083" w:rsidRDefault="008A204D" w:rsidP="008A204D">
            <w:pPr>
              <w:spacing w:line="0" w:lineRule="atLeast"/>
              <w:rPr>
                <w:rFonts w:cs="Times New Roman"/>
              </w:rPr>
            </w:pPr>
            <w:r>
              <w:rPr>
                <w:rFonts w:cs="Times New Roman"/>
              </w:rPr>
              <w:t>2.85</w:t>
            </w:r>
          </w:p>
        </w:tc>
      </w:tr>
      <w:tr w:rsidR="008A204D" w:rsidRPr="00DF4DC3" w14:paraId="1618E8E7" w14:textId="12FD369C" w:rsidTr="003C7E7C">
        <w:tblPrEx>
          <w:tblW w:w="0" w:type="auto"/>
          <w:tblCellMar>
            <w:top w:w="15" w:type="dxa"/>
            <w:left w:w="15" w:type="dxa"/>
            <w:bottom w:w="15" w:type="dxa"/>
            <w:right w:w="15" w:type="dxa"/>
          </w:tblCellMar>
          <w:tblPrExChange w:id="1399" w:author="Truong Bui" w:date="2022-10-12T03:31:00Z">
            <w:tblPrEx>
              <w:tblW w:w="0" w:type="auto"/>
              <w:tblCellMar>
                <w:top w:w="15" w:type="dxa"/>
                <w:left w:w="15" w:type="dxa"/>
                <w:bottom w:w="15" w:type="dxa"/>
                <w:right w:w="15" w:type="dxa"/>
              </w:tblCellMar>
            </w:tblPrEx>
          </w:tblPrExChange>
        </w:tblPrEx>
        <w:trPr>
          <w:trPrChange w:id="1400" w:author="Truong Bui" w:date="2022-10-12T03:31:00Z">
            <w:trPr>
              <w:gridBefore w:val="1"/>
            </w:trPr>
          </w:trPrChange>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1401" w:author="Truong Bui" w:date="2022-10-12T03:31: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2098AD2C" w14:textId="77777777" w:rsidR="008A204D" w:rsidRPr="00DF4DC3" w:rsidRDefault="008A204D" w:rsidP="008A204D">
            <w:pPr>
              <w:spacing w:line="0" w:lineRule="atLeast"/>
              <w:rPr>
                <w:rFonts w:cs="Times New Roman"/>
              </w:rPr>
            </w:pPr>
            <w:r w:rsidRPr="652361BB">
              <w:rPr>
                <w:rFonts w:cs="Times New Roman"/>
              </w:rPr>
              <w:t>50</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1402" w:author="Truong Bui" w:date="2022-10-12T03:31: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1C38426F" w14:textId="133F0A14" w:rsidR="008A204D" w:rsidRPr="00DF4DC3" w:rsidRDefault="008A204D" w:rsidP="008A204D">
            <w:pPr>
              <w:spacing w:line="0" w:lineRule="atLeast"/>
              <w:rPr>
                <w:rFonts w:cs="Times New Roman"/>
              </w:rPr>
            </w:pPr>
            <w:r w:rsidRPr="4A2C2083">
              <w:rPr>
                <w:rFonts w:cs="Times New Roman"/>
              </w:rPr>
              <w:t>New York</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Change w:id="1403" w:author="Truong Bui" w:date="2022-10-12T03:31:00Z">
              <w:tcPr>
                <w:tcW w:w="0" w:type="auto"/>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tcPrChange>
          </w:tcPr>
          <w:p w14:paraId="7C417302" w14:textId="110CB978" w:rsidR="008A204D" w:rsidRPr="00DF4DC3" w:rsidRDefault="008A204D" w:rsidP="008A204D">
            <w:pPr>
              <w:spacing w:line="0" w:lineRule="atLeast"/>
              <w:rPr>
                <w:rFonts w:cs="Times New Roman"/>
              </w:rPr>
            </w:pPr>
            <w:r w:rsidRPr="4A2C2083">
              <w:rPr>
                <w:rFonts w:cs="Times New Roman"/>
              </w:rPr>
              <w:t>$       209,216</w:t>
            </w:r>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Change w:id="1404" w:author="Truong Bui" w:date="2022-10-12T03:31:00Z">
              <w:tcPr>
                <w:tcW w:w="166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6E8FC706" w14:textId="16EFC758" w:rsidR="008A204D" w:rsidRPr="008A204D" w:rsidRDefault="008A204D" w:rsidP="008A204D">
            <w:pPr>
              <w:spacing w:line="0" w:lineRule="atLeast"/>
              <w:rPr>
                <w:rFonts w:ascii="Cambria" w:hAnsi="Cambria" w:cs="Times New Roman"/>
              </w:rPr>
            </w:pPr>
            <w:ins w:id="1405" w:author="Truong Bui" w:date="2022-10-12T03:31:00Z">
              <w:r w:rsidRPr="008A204D">
                <w:rPr>
                  <w:rFonts w:ascii="Cambria" w:hAnsi="Cambria" w:cs="Calibri"/>
                  <w:color w:val="000000"/>
                </w:rPr>
                <w:t xml:space="preserve"> $            42,523 </w:t>
              </w:r>
            </w:ins>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Change w:id="1406" w:author="Truong Bui" w:date="2022-10-12T03:31:00Z">
              <w:tcPr>
                <w:tcW w:w="166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tcPrChange>
          </w:tcPr>
          <w:p w14:paraId="1724B526" w14:textId="462A0109" w:rsidR="008A204D" w:rsidRPr="4A2C2083" w:rsidRDefault="008A204D" w:rsidP="008A204D">
            <w:pPr>
              <w:spacing w:line="0" w:lineRule="atLeast"/>
              <w:rPr>
                <w:rFonts w:cs="Times New Roman"/>
              </w:rPr>
            </w:pPr>
            <w:r>
              <w:rPr>
                <w:rFonts w:cs="Times New Roman"/>
              </w:rPr>
              <w:t>4.92</w:t>
            </w:r>
          </w:p>
        </w:tc>
      </w:tr>
    </w:tbl>
    <w:p w14:paraId="54AB957F" w14:textId="77777777" w:rsidR="00662D20" w:rsidRPr="00DF4DC3" w:rsidRDefault="00662D20" w:rsidP="652361BB">
      <w:pPr>
        <w:rPr>
          <w:rFonts w:eastAsia="Times New Roman" w:cs="Times New Roman"/>
        </w:rPr>
      </w:pPr>
    </w:p>
    <w:p w14:paraId="55931016" w14:textId="24A831EE" w:rsidR="00662D20" w:rsidRPr="00CD0963" w:rsidRDefault="68F3197C" w:rsidP="652361BB">
      <w:pPr>
        <w:rPr>
          <w:rFonts w:cs="Times New Roman"/>
          <w:color w:val="000000" w:themeColor="text1"/>
        </w:rPr>
      </w:pPr>
      <w:r w:rsidRPr="1A52F602">
        <w:rPr>
          <w:rFonts w:cs="Times New Roman"/>
        </w:rPr>
        <w:t xml:space="preserve">Figure 5: </w:t>
      </w:r>
      <w:r w:rsidR="322ABD51" w:rsidRPr="1A52F602">
        <w:rPr>
          <w:rFonts w:cs="Times New Roman"/>
        </w:rPr>
        <w:t>Other</w:t>
      </w:r>
      <w:r w:rsidRPr="1A52F602">
        <w:rPr>
          <w:rFonts w:cs="Times New Roman"/>
        </w:rPr>
        <w:t xml:space="preserve"> Disbursements per State</w:t>
      </w:r>
      <w:r w:rsidR="051F8794" w:rsidRPr="1A52F602">
        <w:rPr>
          <w:rFonts w:cs="Times New Roman"/>
        </w:rPr>
        <w:t>-</w:t>
      </w:r>
      <w:r w:rsidRPr="1A52F602">
        <w:rPr>
          <w:rFonts w:cs="Times New Roman"/>
        </w:rPr>
        <w:t>Controlled Lane-Mile</w:t>
      </w:r>
      <w:r w:rsidR="15475363" w:rsidRPr="1A52F602">
        <w:rPr>
          <w:rFonts w:cs="Times New Roman"/>
        </w:rPr>
        <w:t>, 20</w:t>
      </w:r>
      <w:r w:rsidR="5D47BF53" w:rsidRPr="1A52F602">
        <w:rPr>
          <w:rFonts w:cs="Times New Roman"/>
        </w:rPr>
        <w:t>20</w:t>
      </w:r>
      <w:r w:rsidRPr="1A52F602">
        <w:rPr>
          <w:rFonts w:cs="Times New Roman"/>
        </w:rPr>
        <w:t xml:space="preserve"> (Ray will insert)</w:t>
      </w:r>
    </w:p>
    <w:p w14:paraId="05DD0BDD" w14:textId="77777777" w:rsidR="00662D20" w:rsidRPr="00CD0963" w:rsidRDefault="00662D20" w:rsidP="652361BB">
      <w:pPr>
        <w:rPr>
          <w:rFonts w:eastAsia="Times New Roman" w:cs="Times New Roman"/>
          <w:color w:val="000000" w:themeColor="text1"/>
        </w:rPr>
      </w:pPr>
    </w:p>
    <w:p w14:paraId="0C1CD808" w14:textId="77777777" w:rsidR="00662D20" w:rsidRPr="00CD0963" w:rsidRDefault="68F3197C" w:rsidP="652361BB">
      <w:pPr>
        <w:rPr>
          <w:rFonts w:cs="Times New Roman"/>
          <w:color w:val="000000" w:themeColor="text1"/>
        </w:rPr>
      </w:pPr>
      <w:r w:rsidRPr="652361BB">
        <w:rPr>
          <w:rFonts w:cs="Times New Roman"/>
          <w:b/>
          <w:bCs/>
          <w:i/>
          <w:iCs/>
        </w:rPr>
        <w:t>Rural Interstate Pavement Condition </w:t>
      </w:r>
    </w:p>
    <w:p w14:paraId="49986DF8" w14:textId="77777777" w:rsidR="00662D20" w:rsidRPr="00CD0963" w:rsidRDefault="00662D20" w:rsidP="652361BB">
      <w:pPr>
        <w:rPr>
          <w:rFonts w:eastAsia="Times New Roman" w:cs="Times New Roman"/>
          <w:color w:val="000000" w:themeColor="text1"/>
        </w:rPr>
      </w:pPr>
    </w:p>
    <w:p w14:paraId="77BF8C5F" w14:textId="6383ED76" w:rsidR="00662D20" w:rsidRPr="00DF4DC3" w:rsidRDefault="68F3197C" w:rsidP="652361BB">
      <w:pPr>
        <w:rPr>
          <w:rFonts w:cs="Times New Roman"/>
        </w:rPr>
      </w:pPr>
      <w:r w:rsidRPr="16D0B965">
        <w:rPr>
          <w:rFonts w:cs="Times New Roman"/>
        </w:rPr>
        <w:t>Rural Interstates are typically four- to six-lane highways connecting urban areas. One measurement of roadway condition is pavement condition. In most states</w:t>
      </w:r>
      <w:r w:rsidR="61730BAD" w:rsidRPr="16D0B965">
        <w:rPr>
          <w:rFonts w:cs="Times New Roman"/>
        </w:rPr>
        <w:t>,</w:t>
      </w:r>
      <w:r w:rsidRPr="16D0B965">
        <w:rPr>
          <w:rFonts w:cs="Times New Roman"/>
        </w:rPr>
        <w:t xml:space="preserve"> road pavement condition is measured using special machines that determine the roughness of road surfaces. A few states continue to use visual ratings, which are then converted to roughness. In 2020, about 2.1% of U.S. rural Interstates—609 miles out of 29,199—were reported to be in poor condition. (Table 11, Percent Rural Interstate Mileage in Poor Condition</w:t>
      </w:r>
      <w:commentRangeStart w:id="1407"/>
      <w:r w:rsidRPr="16D0B965">
        <w:rPr>
          <w:rFonts w:cs="Times New Roman"/>
        </w:rPr>
        <w:t>, 2018, Figure 6</w:t>
      </w:r>
      <w:r w:rsidR="61730BAD" w:rsidRPr="16D0B965">
        <w:rPr>
          <w:rFonts w:cs="Times New Roman"/>
        </w:rPr>
        <w:t>.</w:t>
      </w:r>
      <w:r w:rsidRPr="16D0B965">
        <w:rPr>
          <w:rFonts w:cs="Times New Roman"/>
        </w:rPr>
        <w:t xml:space="preserve">) This is </w:t>
      </w:r>
      <w:proofErr w:type="gramStart"/>
      <w:r w:rsidRPr="16D0B965">
        <w:rPr>
          <w:rFonts w:cs="Times New Roman"/>
        </w:rPr>
        <w:t>similar to</w:t>
      </w:r>
      <w:proofErr w:type="gramEnd"/>
      <w:r w:rsidRPr="16D0B965">
        <w:rPr>
          <w:rFonts w:cs="Times New Roman"/>
        </w:rPr>
        <w:t xml:space="preserve"> 2020</w:t>
      </w:r>
      <w:commentRangeEnd w:id="1407"/>
      <w:r w:rsidR="00A26709">
        <w:rPr>
          <w:rStyle w:val="CommentReference"/>
        </w:rPr>
        <w:commentReference w:id="1407"/>
      </w:r>
      <w:r w:rsidRPr="16D0B965">
        <w:rPr>
          <w:rFonts w:cs="Times New Roman"/>
        </w:rPr>
        <w:t>, the last time this assessment was completed, when 586 miles out of 2</w:t>
      </w:r>
      <w:r w:rsidR="51FD9DAA" w:rsidRPr="16D0B965">
        <w:rPr>
          <w:rFonts w:cs="Times New Roman"/>
        </w:rPr>
        <w:t>9,232</w:t>
      </w:r>
      <w:r w:rsidRPr="16D0B965">
        <w:rPr>
          <w:rFonts w:cs="Times New Roman"/>
        </w:rPr>
        <w:t xml:space="preserve"> (about </w:t>
      </w:r>
      <w:r w:rsidR="51FD9DAA" w:rsidRPr="16D0B965">
        <w:rPr>
          <w:rFonts w:cs="Times New Roman"/>
        </w:rPr>
        <w:t>2.00</w:t>
      </w:r>
      <w:r w:rsidRPr="16D0B965">
        <w:rPr>
          <w:rFonts w:cs="Times New Roman"/>
        </w:rPr>
        <w:t>%) of rural Interstate pavement was rated poor. </w:t>
      </w:r>
    </w:p>
    <w:p w14:paraId="04832B81" w14:textId="77777777" w:rsidR="008F34D8" w:rsidRPr="00DF4DC3" w:rsidRDefault="008F34D8" w:rsidP="008F34D8">
      <w:pPr>
        <w:rPr>
          <w:rFonts w:cs="Times New Roman"/>
          <w:color w:val="FF0000"/>
        </w:rPr>
      </w:pPr>
    </w:p>
    <w:p w14:paraId="7FE8A1D9" w14:textId="0938F695" w:rsidR="008F34D8" w:rsidRPr="00DF4DC3" w:rsidRDefault="58EB477B" w:rsidP="652361BB">
      <w:pPr>
        <w:rPr>
          <w:rFonts w:cs="Times New Roman"/>
        </w:rPr>
      </w:pPr>
      <w:r w:rsidRPr="652361BB">
        <w:rPr>
          <w:rFonts w:cs="Times New Roman"/>
        </w:rPr>
        <w:t xml:space="preserve">Between 2019 and 2020, the percentage of poor rural Interstate mileage </w:t>
      </w:r>
      <w:r w:rsidR="16308F6C" w:rsidRPr="652361BB">
        <w:rPr>
          <w:rFonts w:cs="Times New Roman"/>
        </w:rPr>
        <w:t xml:space="preserve">decreased </w:t>
      </w:r>
      <w:r w:rsidRPr="652361BB">
        <w:rPr>
          <w:rFonts w:cs="Times New Roman"/>
        </w:rPr>
        <w:t>in 2</w:t>
      </w:r>
      <w:r w:rsidR="16308F6C" w:rsidRPr="652361BB">
        <w:rPr>
          <w:rFonts w:cs="Times New Roman"/>
        </w:rPr>
        <w:t>2</w:t>
      </w:r>
      <w:r w:rsidRPr="652361BB">
        <w:rPr>
          <w:rFonts w:cs="Times New Roman"/>
        </w:rPr>
        <w:t xml:space="preserve"> states, </w:t>
      </w:r>
      <w:r w:rsidR="16308F6C" w:rsidRPr="652361BB">
        <w:rPr>
          <w:rFonts w:cs="Times New Roman"/>
        </w:rPr>
        <w:t xml:space="preserve">increased </w:t>
      </w:r>
      <w:r w:rsidRPr="652361BB">
        <w:rPr>
          <w:rFonts w:cs="Times New Roman"/>
        </w:rPr>
        <w:t xml:space="preserve">in </w:t>
      </w:r>
      <w:r w:rsidR="16308F6C" w:rsidRPr="652361BB">
        <w:rPr>
          <w:rFonts w:cs="Times New Roman"/>
        </w:rPr>
        <w:t>19</w:t>
      </w:r>
      <w:r w:rsidRPr="652361BB">
        <w:rPr>
          <w:rFonts w:cs="Times New Roman"/>
        </w:rPr>
        <w:t xml:space="preserve"> states and remained about the same in seven states. The percent of poor mileage changed less than one percentage point in 37</w:t>
      </w:r>
      <w:r w:rsidR="16308F6C" w:rsidRPr="652361BB">
        <w:rPr>
          <w:rFonts w:cs="Times New Roman"/>
        </w:rPr>
        <w:t xml:space="preserve"> </w:t>
      </w:r>
      <w:r w:rsidRPr="652361BB">
        <w:rPr>
          <w:rFonts w:cs="Times New Roman"/>
        </w:rPr>
        <w:t>of the states.</w:t>
      </w:r>
      <w:r w:rsidR="71FBB77A" w:rsidRPr="652361BB">
        <w:rPr>
          <w:rFonts w:cs="Times New Roman"/>
        </w:rPr>
        <w:t xml:space="preserve"> South Carolina</w:t>
      </w:r>
      <w:r w:rsidR="4BF6A76B" w:rsidRPr="652361BB">
        <w:rPr>
          <w:rFonts w:cs="Times New Roman"/>
        </w:rPr>
        <w:t xml:space="preserve">, Massachusetts, and Minnesota </w:t>
      </w:r>
      <w:r w:rsidR="7ED33F7F" w:rsidRPr="652361BB">
        <w:rPr>
          <w:rFonts w:cs="Times New Roman"/>
        </w:rPr>
        <w:t xml:space="preserve">led the states in decreasing poor-condition mileage </w:t>
      </w:r>
      <w:r w:rsidR="20D031FA" w:rsidRPr="652361BB">
        <w:rPr>
          <w:rFonts w:cs="Times New Roman"/>
        </w:rPr>
        <w:t xml:space="preserve">(by 3.26, 2.13, and 1.49 percentage points, respectively) </w:t>
      </w:r>
      <w:r w:rsidRPr="652361BB">
        <w:rPr>
          <w:rFonts w:cs="Times New Roman"/>
        </w:rPr>
        <w:t>while Colorado</w:t>
      </w:r>
      <w:r w:rsidR="4882B91F" w:rsidRPr="652361BB">
        <w:rPr>
          <w:rFonts w:cs="Times New Roman"/>
        </w:rPr>
        <w:t>, California, and Alaska led the states in increasing poor-condition mileage (by 2.15, 1.47, and 1.46</w:t>
      </w:r>
      <w:r w:rsidRPr="652361BB">
        <w:rPr>
          <w:rFonts w:cs="Times New Roman"/>
        </w:rPr>
        <w:t>, respectively).</w:t>
      </w:r>
    </w:p>
    <w:p w14:paraId="55C3D750" w14:textId="77777777" w:rsidR="008F34D8" w:rsidRPr="00DF4DC3" w:rsidRDefault="008F34D8" w:rsidP="652361BB">
      <w:pPr>
        <w:rPr>
          <w:rFonts w:cs="Times New Roman"/>
        </w:rPr>
      </w:pPr>
    </w:p>
    <w:p w14:paraId="60AACDC3" w14:textId="7F0BF5A2" w:rsidR="00662D20" w:rsidRPr="00DF4DC3" w:rsidRDefault="68F3197C" w:rsidP="652361BB">
      <w:pPr>
        <w:rPr>
          <w:rFonts w:cs="Times New Roman"/>
        </w:rPr>
      </w:pPr>
      <w:r w:rsidRPr="16D0B965">
        <w:rPr>
          <w:rFonts w:cs="Times New Roman"/>
        </w:rPr>
        <w:t>Rural Interstate mileage in poor condition varies widely by state. In 2020,</w:t>
      </w:r>
      <w:r w:rsidR="51FD9DAA" w:rsidRPr="16D0B965">
        <w:rPr>
          <w:rFonts w:cs="Times New Roman"/>
        </w:rPr>
        <w:t xml:space="preserve"> </w:t>
      </w:r>
      <w:commentRangeStart w:id="1408"/>
      <w:r w:rsidRPr="16D0B965">
        <w:rPr>
          <w:rFonts w:cs="Times New Roman"/>
        </w:rPr>
        <w:t>states reported no poor mileage</w:t>
      </w:r>
      <w:commentRangeEnd w:id="1408"/>
      <w:r w:rsidR="00CD55C3">
        <w:rPr>
          <w:rStyle w:val="CommentReference"/>
        </w:rPr>
        <w:commentReference w:id="1408"/>
      </w:r>
      <w:r w:rsidRPr="16D0B965">
        <w:rPr>
          <w:rFonts w:cs="Times New Roman"/>
        </w:rPr>
        <w:t>, as opposed to four states in 2019 (Connecticut</w:t>
      </w:r>
      <w:r w:rsidR="51FD9DAA" w:rsidRPr="16D0B965">
        <w:rPr>
          <w:rFonts w:cs="Times New Roman"/>
        </w:rPr>
        <w:t xml:space="preserve">, New Hampshire, New </w:t>
      </w:r>
      <w:r w:rsidR="51FD9DAA" w:rsidRPr="16D0B965">
        <w:rPr>
          <w:rFonts w:cs="Times New Roman"/>
        </w:rPr>
        <w:lastRenderedPageBreak/>
        <w:t>Jersey, and</w:t>
      </w:r>
      <w:r w:rsidRPr="16D0B965">
        <w:rPr>
          <w:rFonts w:cs="Times New Roman"/>
        </w:rPr>
        <w:t xml:space="preserve"> Rhode Island). </w:t>
      </w:r>
      <w:r w:rsidR="00F81FF1" w:rsidRPr="16D0B965">
        <w:rPr>
          <w:rFonts w:cs="Times New Roman"/>
        </w:rPr>
        <w:t xml:space="preserve">Nineteen </w:t>
      </w:r>
      <w:commentRangeStart w:id="1409"/>
      <w:r w:rsidR="00F81FF1" w:rsidRPr="16D0B965">
        <w:rPr>
          <w:rFonts w:cs="Times New Roman"/>
        </w:rPr>
        <w:t>additional</w:t>
      </w:r>
      <w:commentRangeEnd w:id="1409"/>
      <w:r w:rsidR="007536FA">
        <w:rPr>
          <w:rStyle w:val="CommentReference"/>
        </w:rPr>
        <w:commentReference w:id="1409"/>
      </w:r>
      <w:r w:rsidR="00F81FF1" w:rsidRPr="16D0B965">
        <w:rPr>
          <w:rFonts w:cs="Times New Roman"/>
        </w:rPr>
        <w:t xml:space="preserve"> states </w:t>
      </w:r>
      <w:r w:rsidRPr="16D0B965">
        <w:rPr>
          <w:rFonts w:cs="Times New Roman"/>
        </w:rPr>
        <w:t>reported less than 1% poor mileage. On the other hand, two states (Alaska and Colorado) reported more than 5% poor mileage. The two states together have about 5.6% of U.S. rural Interstate mileage (1,630 miles of 29,199) but have 18% of the poor-condition mileage. </w:t>
      </w:r>
    </w:p>
    <w:p w14:paraId="13A4A755" w14:textId="77777777" w:rsidR="00662D20" w:rsidRPr="00A07368" w:rsidRDefault="00662D20" w:rsidP="652361BB">
      <w:pPr>
        <w:rPr>
          <w:rFonts w:eastAsia="Times New Roman" w:cs="Times New Roman"/>
        </w:rPr>
      </w:pPr>
    </w:p>
    <w:p w14:paraId="2EB4142A" w14:textId="77777777" w:rsidR="00662D20" w:rsidRPr="00CD0963" w:rsidRDefault="00662D20" w:rsidP="00662D20">
      <w:pPr>
        <w:rPr>
          <w:rFonts w:cs="Times New Roman"/>
          <w:color w:val="000000" w:themeColor="text1"/>
        </w:rPr>
      </w:pPr>
      <w:r w:rsidRPr="00CD0963">
        <w:rPr>
          <w:rFonts w:cs="Times New Roman"/>
          <w:color w:val="000000" w:themeColor="text1"/>
        </w:rPr>
        <w:t>Delaware and Hawaii are the only states with no rural mileage in their Interstate systems.</w:t>
      </w:r>
    </w:p>
    <w:p w14:paraId="4D765025" w14:textId="77777777" w:rsidR="00662D20" w:rsidRPr="00DF4DC3" w:rsidRDefault="00662D20" w:rsidP="00662D20">
      <w:pPr>
        <w:rPr>
          <w:rFonts w:eastAsia="Times New Roman" w:cs="Times New Roman"/>
          <w:color w:val="FF0000"/>
        </w:rPr>
      </w:pPr>
    </w:p>
    <w:p w14:paraId="4EED80D2" w14:textId="74318C1F" w:rsidR="00662D20" w:rsidRPr="00DF4DC3" w:rsidRDefault="68F3197C" w:rsidP="652361BB">
      <w:pPr>
        <w:rPr>
          <w:rFonts w:cs="Times New Roman"/>
        </w:rPr>
      </w:pPr>
      <w:r w:rsidRPr="652361BB">
        <w:rPr>
          <w:rFonts w:cs="Times New Roman"/>
        </w:rPr>
        <w:t>Table 11: Percent Rural Interstate Mileage in Poor Condition</w:t>
      </w:r>
      <w:r w:rsidR="15475363" w:rsidRPr="652361BB">
        <w:rPr>
          <w:rFonts w:cs="Times New Roman"/>
        </w:rPr>
        <w:t>, 2020</w:t>
      </w:r>
    </w:p>
    <w:tbl>
      <w:tblPr>
        <w:tblW w:w="0" w:type="auto"/>
        <w:tblCellMar>
          <w:top w:w="15" w:type="dxa"/>
          <w:left w:w="15" w:type="dxa"/>
          <w:bottom w:w="15" w:type="dxa"/>
          <w:right w:w="15" w:type="dxa"/>
        </w:tblCellMar>
        <w:tblLook w:val="04A0" w:firstRow="1" w:lastRow="0" w:firstColumn="1" w:lastColumn="0" w:noHBand="0" w:noVBand="1"/>
      </w:tblPr>
      <w:tblGrid>
        <w:gridCol w:w="1327"/>
        <w:gridCol w:w="2149"/>
        <w:gridCol w:w="2869"/>
      </w:tblGrid>
      <w:tr w:rsidR="00DF4DC3" w:rsidRPr="00DF4DC3" w14:paraId="5DC6A840" w14:textId="77777777" w:rsidTr="16D0B965">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873C8EA" w14:textId="5225E7D0" w:rsidR="00662D20" w:rsidRPr="00DF4DC3" w:rsidRDefault="68F3197C" w:rsidP="652361BB">
            <w:pPr>
              <w:spacing w:line="0" w:lineRule="atLeast"/>
              <w:rPr>
                <w:rFonts w:cs="Times New Roman"/>
              </w:rPr>
            </w:pPr>
            <w:r w:rsidRPr="652361BB">
              <w:rPr>
                <w:rFonts w:cs="Times New Roman"/>
              </w:rPr>
              <w:t>2020 Rank</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CEF7D91" w14:textId="77777777" w:rsidR="00662D20" w:rsidRPr="00DF4DC3" w:rsidRDefault="68F3197C" w:rsidP="652361BB">
            <w:pPr>
              <w:spacing w:line="0" w:lineRule="atLeast"/>
              <w:rPr>
                <w:rFonts w:cs="Times New Roman"/>
              </w:rPr>
            </w:pPr>
            <w:r w:rsidRPr="652361BB">
              <w:rPr>
                <w:rFonts w:cs="Times New Roman"/>
              </w:rPr>
              <w:t>State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AB1053B" w14:textId="77777777" w:rsidR="00662D20" w:rsidRPr="00DF4DC3" w:rsidRDefault="68F3197C" w:rsidP="652361BB">
            <w:pPr>
              <w:rPr>
                <w:rFonts w:cs="Times New Roman"/>
              </w:rPr>
            </w:pPr>
            <w:r w:rsidRPr="652361BB">
              <w:rPr>
                <w:rFonts w:cs="Times New Roman"/>
              </w:rPr>
              <w:t>Percent Rural Interstate </w:t>
            </w:r>
          </w:p>
          <w:p w14:paraId="2422954E" w14:textId="77777777" w:rsidR="00662D20" w:rsidRPr="00DF4DC3" w:rsidRDefault="68F3197C" w:rsidP="652361BB">
            <w:pPr>
              <w:spacing w:line="0" w:lineRule="atLeast"/>
              <w:rPr>
                <w:rFonts w:cs="Times New Roman"/>
              </w:rPr>
            </w:pPr>
            <w:r w:rsidRPr="652361BB">
              <w:rPr>
                <w:rFonts w:cs="Times New Roman"/>
              </w:rPr>
              <w:t>Mileage in Poor Condition</w:t>
            </w:r>
          </w:p>
        </w:tc>
      </w:tr>
      <w:tr w:rsidR="652361BB" w14:paraId="5E3F1A6A"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C739CD8" w14:textId="5800DF1E" w:rsidR="652361BB" w:rsidRDefault="652361BB" w:rsidP="652361BB">
            <w:pPr>
              <w:spacing w:line="0" w:lineRule="atLeast"/>
              <w:rPr>
                <w:rFonts w:cs="Times New Roman"/>
              </w:rPr>
            </w:pPr>
            <w:r w:rsidRPr="652361BB">
              <w:rPr>
                <w:rFonts w:cs="Times New Roman"/>
              </w:rPr>
              <w:t>1</w:t>
            </w:r>
          </w:p>
        </w:tc>
        <w:tc>
          <w:tcPr>
            <w:tcW w:w="214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966D045" w14:textId="77777777" w:rsidR="68F3197C" w:rsidRDefault="68F3197C" w:rsidP="652361BB">
            <w:pPr>
              <w:spacing w:line="0" w:lineRule="atLeast"/>
              <w:rPr>
                <w:rFonts w:cs="Times New Roman"/>
              </w:rPr>
            </w:pPr>
            <w:r w:rsidRPr="652361BB">
              <w:rPr>
                <w:rFonts w:cs="Times New Roman"/>
              </w:rPr>
              <w:t>Florida </w:t>
            </w:r>
          </w:p>
        </w:tc>
        <w:tc>
          <w:tcPr>
            <w:tcW w:w="2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18EABF9" w14:textId="387BD3E6" w:rsidR="68F3197C" w:rsidRDefault="68F3197C" w:rsidP="652361BB">
            <w:pPr>
              <w:spacing w:line="0" w:lineRule="atLeast"/>
              <w:rPr>
                <w:rFonts w:cs="Times New Roman"/>
              </w:rPr>
            </w:pPr>
            <w:r w:rsidRPr="652361BB">
              <w:rPr>
                <w:rFonts w:cs="Times New Roman"/>
              </w:rPr>
              <w:t>0.15</w:t>
            </w:r>
          </w:p>
        </w:tc>
      </w:tr>
      <w:tr w:rsidR="652361BB" w14:paraId="2D755EDE"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B5D385D" w14:textId="5AAB94F6" w:rsidR="652361BB" w:rsidRDefault="652361BB" w:rsidP="652361BB">
            <w:pPr>
              <w:spacing w:line="0" w:lineRule="atLeast"/>
              <w:rPr>
                <w:rFonts w:cs="Times New Roman"/>
              </w:rPr>
            </w:pPr>
            <w:r w:rsidRPr="652361BB">
              <w:rPr>
                <w:rFonts w:cs="Times New Roman"/>
              </w:rPr>
              <w:t>2</w:t>
            </w:r>
          </w:p>
        </w:tc>
        <w:tc>
          <w:tcPr>
            <w:tcW w:w="214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1B6845F3" w14:textId="4131584F" w:rsidR="5BADB154" w:rsidRDefault="5BADB154" w:rsidP="652361BB">
            <w:pPr>
              <w:spacing w:line="0" w:lineRule="atLeast"/>
              <w:rPr>
                <w:rFonts w:cs="Times New Roman"/>
              </w:rPr>
            </w:pPr>
            <w:r w:rsidRPr="652361BB">
              <w:rPr>
                <w:rFonts w:cs="Times New Roman"/>
              </w:rPr>
              <w:t xml:space="preserve">Nevada </w:t>
            </w:r>
          </w:p>
        </w:tc>
        <w:tc>
          <w:tcPr>
            <w:tcW w:w="2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38AB6DF" w14:textId="0383222A" w:rsidR="68F3197C" w:rsidRDefault="68F3197C" w:rsidP="652361BB">
            <w:pPr>
              <w:spacing w:line="0" w:lineRule="atLeast"/>
              <w:rPr>
                <w:rFonts w:cs="Times New Roman"/>
              </w:rPr>
            </w:pPr>
            <w:r w:rsidRPr="652361BB">
              <w:rPr>
                <w:rFonts w:cs="Times New Roman"/>
              </w:rPr>
              <w:t>0.18</w:t>
            </w:r>
          </w:p>
        </w:tc>
      </w:tr>
      <w:tr w:rsidR="652361BB" w14:paraId="023B957E"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E212058" w14:textId="615A15A1" w:rsidR="652361BB" w:rsidRDefault="652361BB" w:rsidP="652361BB">
            <w:pPr>
              <w:spacing w:line="0" w:lineRule="atLeast"/>
              <w:rPr>
                <w:rFonts w:cs="Times New Roman"/>
              </w:rPr>
            </w:pPr>
            <w:r w:rsidRPr="652361BB">
              <w:rPr>
                <w:rFonts w:cs="Times New Roman"/>
              </w:rPr>
              <w:t>3</w:t>
            </w:r>
          </w:p>
        </w:tc>
        <w:tc>
          <w:tcPr>
            <w:tcW w:w="214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1C8BC9E2" w14:textId="047BC448" w:rsidR="097AA12B" w:rsidRDefault="097AA12B" w:rsidP="652361BB">
            <w:pPr>
              <w:spacing w:line="0" w:lineRule="atLeast"/>
              <w:rPr>
                <w:rFonts w:cs="Times New Roman"/>
              </w:rPr>
            </w:pPr>
            <w:r w:rsidRPr="652361BB">
              <w:rPr>
                <w:rFonts w:cs="Times New Roman"/>
              </w:rPr>
              <w:t xml:space="preserve">Rhode Island </w:t>
            </w:r>
          </w:p>
        </w:tc>
        <w:tc>
          <w:tcPr>
            <w:tcW w:w="2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BCB0030" w14:textId="05FADC9E" w:rsidR="68F3197C" w:rsidRDefault="68F3197C" w:rsidP="652361BB">
            <w:pPr>
              <w:spacing w:line="0" w:lineRule="atLeast"/>
              <w:rPr>
                <w:rFonts w:cs="Times New Roman"/>
              </w:rPr>
            </w:pPr>
            <w:r w:rsidRPr="652361BB">
              <w:rPr>
                <w:rFonts w:cs="Times New Roman"/>
              </w:rPr>
              <w:t>0.27</w:t>
            </w:r>
          </w:p>
        </w:tc>
      </w:tr>
      <w:tr w:rsidR="652361BB" w14:paraId="7C583F89"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EE33046" w14:textId="2B6323F1" w:rsidR="652361BB" w:rsidRDefault="652361BB" w:rsidP="652361BB">
            <w:pPr>
              <w:spacing w:line="0" w:lineRule="atLeast"/>
              <w:rPr>
                <w:rFonts w:cs="Times New Roman"/>
              </w:rPr>
            </w:pPr>
            <w:r w:rsidRPr="652361BB">
              <w:rPr>
                <w:rFonts w:cs="Times New Roman"/>
              </w:rPr>
              <w:t>4</w:t>
            </w:r>
          </w:p>
        </w:tc>
        <w:tc>
          <w:tcPr>
            <w:tcW w:w="214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BF47105" w14:textId="7BF4D3C0" w:rsidR="097AA12B" w:rsidRDefault="097AA12B" w:rsidP="652361BB">
            <w:pPr>
              <w:spacing w:line="0" w:lineRule="atLeast"/>
              <w:rPr>
                <w:rFonts w:cs="Times New Roman"/>
              </w:rPr>
            </w:pPr>
            <w:r w:rsidRPr="652361BB">
              <w:rPr>
                <w:rFonts w:cs="Times New Roman"/>
              </w:rPr>
              <w:t xml:space="preserve">Utah </w:t>
            </w:r>
          </w:p>
        </w:tc>
        <w:tc>
          <w:tcPr>
            <w:tcW w:w="2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C0F5E5E" w14:textId="2678D1EA" w:rsidR="68F3197C" w:rsidRDefault="68F3197C" w:rsidP="652361BB">
            <w:pPr>
              <w:spacing w:line="0" w:lineRule="atLeast"/>
              <w:rPr>
                <w:rFonts w:cs="Times New Roman"/>
              </w:rPr>
            </w:pPr>
            <w:r w:rsidRPr="652361BB">
              <w:rPr>
                <w:rFonts w:cs="Times New Roman"/>
              </w:rPr>
              <w:t>0.30</w:t>
            </w:r>
          </w:p>
        </w:tc>
      </w:tr>
      <w:tr w:rsidR="652361BB" w14:paraId="7AF1F148"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0687135" w14:textId="411BFA2A" w:rsidR="652361BB" w:rsidRDefault="652361BB" w:rsidP="652361BB">
            <w:pPr>
              <w:spacing w:line="0" w:lineRule="atLeast"/>
              <w:rPr>
                <w:rFonts w:cs="Times New Roman"/>
              </w:rPr>
            </w:pPr>
            <w:r w:rsidRPr="652361BB">
              <w:rPr>
                <w:rFonts w:cs="Times New Roman"/>
              </w:rPr>
              <w:t>5</w:t>
            </w:r>
          </w:p>
        </w:tc>
        <w:tc>
          <w:tcPr>
            <w:tcW w:w="214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2593100" w14:textId="64033A85" w:rsidR="68F3197C" w:rsidRDefault="16D0B965" w:rsidP="652361BB">
            <w:pPr>
              <w:spacing w:line="0" w:lineRule="atLeast"/>
              <w:rPr>
                <w:rFonts w:cs="Times New Roman"/>
              </w:rPr>
            </w:pPr>
            <w:r w:rsidRPr="16D0B965">
              <w:rPr>
                <w:rFonts w:cs="Times New Roman"/>
              </w:rPr>
              <w:t>Virginia</w:t>
            </w:r>
          </w:p>
        </w:tc>
        <w:tc>
          <w:tcPr>
            <w:tcW w:w="2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A791533" w14:textId="06240796" w:rsidR="68F3197C" w:rsidRDefault="68F3197C" w:rsidP="652361BB">
            <w:pPr>
              <w:spacing w:line="0" w:lineRule="atLeast"/>
              <w:rPr>
                <w:rFonts w:cs="Times New Roman"/>
              </w:rPr>
            </w:pPr>
            <w:r w:rsidRPr="652361BB">
              <w:rPr>
                <w:rFonts w:cs="Times New Roman"/>
              </w:rPr>
              <w:t>0.35</w:t>
            </w:r>
          </w:p>
        </w:tc>
      </w:tr>
      <w:tr w:rsidR="652361BB" w14:paraId="0B2A86F0"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FE3E331" w14:textId="5140253B" w:rsidR="652361BB" w:rsidRDefault="16D0B965" w:rsidP="652361BB">
            <w:pPr>
              <w:spacing w:line="0" w:lineRule="atLeast"/>
              <w:rPr>
                <w:rFonts w:cs="Times New Roman"/>
              </w:rPr>
            </w:pPr>
            <w:r w:rsidRPr="16D0B965">
              <w:rPr>
                <w:rFonts w:cs="Times New Roman"/>
              </w:rPr>
              <w:t>6</w:t>
            </w:r>
          </w:p>
        </w:tc>
        <w:tc>
          <w:tcPr>
            <w:tcW w:w="214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1BD456C" w14:textId="3BF80402" w:rsidR="097AA12B" w:rsidRDefault="4A440074" w:rsidP="652361BB">
            <w:pPr>
              <w:spacing w:line="0" w:lineRule="atLeast"/>
              <w:rPr>
                <w:rFonts w:cs="Times New Roman"/>
              </w:rPr>
            </w:pPr>
            <w:r w:rsidRPr="16D0B965">
              <w:rPr>
                <w:rFonts w:cs="Times New Roman"/>
              </w:rPr>
              <w:t xml:space="preserve">New Hampshire </w:t>
            </w:r>
          </w:p>
        </w:tc>
        <w:tc>
          <w:tcPr>
            <w:tcW w:w="2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F9168C0" w14:textId="4D4A3B11" w:rsidR="68F3197C" w:rsidRDefault="68F3197C" w:rsidP="652361BB">
            <w:pPr>
              <w:spacing w:line="0" w:lineRule="atLeast"/>
              <w:rPr>
                <w:rFonts w:cs="Times New Roman"/>
              </w:rPr>
            </w:pPr>
            <w:r w:rsidRPr="652361BB">
              <w:rPr>
                <w:rFonts w:cs="Times New Roman"/>
              </w:rPr>
              <w:t>0.</w:t>
            </w:r>
            <w:r w:rsidR="097AA12B" w:rsidRPr="652361BB">
              <w:rPr>
                <w:rFonts w:cs="Times New Roman"/>
              </w:rPr>
              <w:t>35</w:t>
            </w:r>
          </w:p>
        </w:tc>
      </w:tr>
      <w:tr w:rsidR="652361BB" w14:paraId="330D50DA"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577E69A" w14:textId="77777777" w:rsidR="68F3197C" w:rsidRDefault="68F3197C" w:rsidP="652361BB">
            <w:pPr>
              <w:spacing w:line="0" w:lineRule="atLeast"/>
              <w:rPr>
                <w:rFonts w:cs="Times New Roman"/>
              </w:rPr>
            </w:pPr>
            <w:r w:rsidRPr="652361BB">
              <w:rPr>
                <w:rFonts w:cs="Times New Roman"/>
              </w:rPr>
              <w:t>7</w:t>
            </w:r>
          </w:p>
        </w:tc>
        <w:tc>
          <w:tcPr>
            <w:tcW w:w="214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A3BFF06" w14:textId="2C10107D" w:rsidR="097AA12B" w:rsidRDefault="097AA12B" w:rsidP="652361BB">
            <w:pPr>
              <w:spacing w:line="0" w:lineRule="atLeast"/>
              <w:rPr>
                <w:rFonts w:cs="Times New Roman"/>
              </w:rPr>
            </w:pPr>
            <w:r w:rsidRPr="652361BB">
              <w:rPr>
                <w:rFonts w:cs="Times New Roman"/>
              </w:rPr>
              <w:t xml:space="preserve">North Dakota </w:t>
            </w:r>
          </w:p>
        </w:tc>
        <w:tc>
          <w:tcPr>
            <w:tcW w:w="2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CB937BB" w14:textId="220FB7C2" w:rsidR="68F3197C" w:rsidRDefault="68F3197C" w:rsidP="652361BB">
            <w:pPr>
              <w:spacing w:line="0" w:lineRule="atLeast"/>
              <w:rPr>
                <w:rFonts w:cs="Times New Roman"/>
              </w:rPr>
            </w:pPr>
            <w:r w:rsidRPr="652361BB">
              <w:rPr>
                <w:rFonts w:cs="Times New Roman"/>
              </w:rPr>
              <w:t>0.</w:t>
            </w:r>
            <w:r w:rsidR="097AA12B" w:rsidRPr="652361BB">
              <w:rPr>
                <w:rFonts w:cs="Times New Roman"/>
              </w:rPr>
              <w:t>38</w:t>
            </w:r>
          </w:p>
        </w:tc>
      </w:tr>
      <w:tr w:rsidR="652361BB" w14:paraId="5ED2F01E"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6FE2DD6" w14:textId="25AF3722" w:rsidR="652361BB" w:rsidRDefault="652361BB" w:rsidP="652361BB">
            <w:pPr>
              <w:spacing w:line="0" w:lineRule="atLeast"/>
              <w:rPr>
                <w:rFonts w:cs="Times New Roman"/>
              </w:rPr>
            </w:pPr>
            <w:r w:rsidRPr="652361BB">
              <w:rPr>
                <w:rFonts w:cs="Times New Roman"/>
              </w:rPr>
              <w:t>8</w:t>
            </w:r>
          </w:p>
        </w:tc>
        <w:tc>
          <w:tcPr>
            <w:tcW w:w="214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C4938C4" w14:textId="4C6713B3" w:rsidR="097AA12B" w:rsidRDefault="097AA12B" w:rsidP="652361BB">
            <w:pPr>
              <w:spacing w:line="0" w:lineRule="atLeast"/>
              <w:rPr>
                <w:rFonts w:cs="Times New Roman"/>
              </w:rPr>
            </w:pPr>
            <w:r w:rsidRPr="652361BB">
              <w:rPr>
                <w:rFonts w:cs="Times New Roman"/>
              </w:rPr>
              <w:t>South Dakota</w:t>
            </w:r>
          </w:p>
        </w:tc>
        <w:tc>
          <w:tcPr>
            <w:tcW w:w="2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46BA463" w14:textId="74C24448" w:rsidR="68F3197C" w:rsidRDefault="68F3197C" w:rsidP="652361BB">
            <w:pPr>
              <w:spacing w:line="0" w:lineRule="atLeast"/>
              <w:rPr>
                <w:rFonts w:cs="Times New Roman"/>
              </w:rPr>
            </w:pPr>
            <w:r w:rsidRPr="652361BB">
              <w:rPr>
                <w:rFonts w:cs="Times New Roman"/>
              </w:rPr>
              <w:t>0.44</w:t>
            </w:r>
          </w:p>
        </w:tc>
      </w:tr>
      <w:tr w:rsidR="652361BB" w14:paraId="4EC586CF"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634E4AF" w14:textId="5AC1F334" w:rsidR="652361BB" w:rsidRDefault="652361BB" w:rsidP="652361BB">
            <w:pPr>
              <w:spacing w:line="0" w:lineRule="atLeast"/>
              <w:rPr>
                <w:rFonts w:cs="Times New Roman"/>
              </w:rPr>
            </w:pPr>
            <w:r w:rsidRPr="652361BB">
              <w:rPr>
                <w:rFonts w:cs="Times New Roman"/>
              </w:rPr>
              <w:t>9</w:t>
            </w:r>
          </w:p>
        </w:tc>
        <w:tc>
          <w:tcPr>
            <w:tcW w:w="214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034C0D9" w14:textId="0860DBCC" w:rsidR="5BADB154" w:rsidRDefault="5BADB154" w:rsidP="652361BB">
            <w:pPr>
              <w:spacing w:line="0" w:lineRule="atLeast"/>
              <w:rPr>
                <w:rFonts w:cs="Times New Roman"/>
              </w:rPr>
            </w:pPr>
            <w:r w:rsidRPr="652361BB">
              <w:rPr>
                <w:rFonts w:cs="Times New Roman"/>
              </w:rPr>
              <w:t xml:space="preserve">Missouri </w:t>
            </w:r>
          </w:p>
        </w:tc>
        <w:tc>
          <w:tcPr>
            <w:tcW w:w="2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B3859A2" w14:textId="0B825B7B" w:rsidR="68F3197C" w:rsidRDefault="68F3197C" w:rsidP="652361BB">
            <w:pPr>
              <w:spacing w:line="0" w:lineRule="atLeast"/>
              <w:rPr>
                <w:rFonts w:cs="Times New Roman"/>
              </w:rPr>
            </w:pPr>
            <w:r w:rsidRPr="652361BB">
              <w:rPr>
                <w:rFonts w:cs="Times New Roman"/>
              </w:rPr>
              <w:t>0.</w:t>
            </w:r>
            <w:r w:rsidR="5BADB154" w:rsidRPr="652361BB">
              <w:rPr>
                <w:rFonts w:cs="Times New Roman"/>
              </w:rPr>
              <w:t>55</w:t>
            </w:r>
          </w:p>
        </w:tc>
      </w:tr>
      <w:tr w:rsidR="652361BB" w14:paraId="2989178D"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C8E7940" w14:textId="523C2C90" w:rsidR="652361BB" w:rsidRDefault="652361BB" w:rsidP="652361BB">
            <w:pPr>
              <w:spacing w:line="0" w:lineRule="atLeast"/>
              <w:rPr>
                <w:rFonts w:cs="Times New Roman"/>
              </w:rPr>
            </w:pPr>
            <w:r w:rsidRPr="652361BB">
              <w:rPr>
                <w:rFonts w:cs="Times New Roman"/>
              </w:rPr>
              <w:t>10</w:t>
            </w:r>
          </w:p>
        </w:tc>
        <w:tc>
          <w:tcPr>
            <w:tcW w:w="214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ACFBE37" w14:textId="57B8AE66" w:rsidR="5BADB154" w:rsidRDefault="5BADB154" w:rsidP="652361BB">
            <w:pPr>
              <w:spacing w:line="0" w:lineRule="atLeast"/>
              <w:rPr>
                <w:rFonts w:cs="Times New Roman"/>
              </w:rPr>
            </w:pPr>
            <w:r w:rsidRPr="652361BB">
              <w:rPr>
                <w:rFonts w:cs="Times New Roman"/>
              </w:rPr>
              <w:t xml:space="preserve">Nebraska </w:t>
            </w:r>
          </w:p>
        </w:tc>
        <w:tc>
          <w:tcPr>
            <w:tcW w:w="2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6B44661" w14:textId="5F540E30" w:rsidR="652361BB" w:rsidRDefault="652361BB" w:rsidP="652361BB">
            <w:pPr>
              <w:spacing w:line="0" w:lineRule="atLeast"/>
              <w:rPr>
                <w:rFonts w:cs="Times New Roman"/>
              </w:rPr>
            </w:pPr>
            <w:r w:rsidRPr="652361BB">
              <w:rPr>
                <w:rFonts w:cs="Times New Roman"/>
              </w:rPr>
              <w:t>0.62</w:t>
            </w:r>
          </w:p>
        </w:tc>
      </w:tr>
      <w:tr w:rsidR="652361BB" w14:paraId="23E57397"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FB52012" w14:textId="3E6DD909" w:rsidR="68F3197C" w:rsidRDefault="68F3197C" w:rsidP="652361BB">
            <w:pPr>
              <w:spacing w:line="0" w:lineRule="atLeast"/>
              <w:rPr>
                <w:rFonts w:cs="Times New Roman"/>
              </w:rPr>
            </w:pPr>
            <w:r w:rsidRPr="652361BB">
              <w:rPr>
                <w:rFonts w:cs="Times New Roman"/>
              </w:rPr>
              <w:t>11</w:t>
            </w:r>
          </w:p>
        </w:tc>
        <w:tc>
          <w:tcPr>
            <w:tcW w:w="214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ABC898C" w14:textId="631B5A43" w:rsidR="5BADB154" w:rsidRDefault="5BADB154" w:rsidP="652361BB">
            <w:pPr>
              <w:spacing w:line="0" w:lineRule="atLeast"/>
              <w:rPr>
                <w:rFonts w:cs="Times New Roman"/>
              </w:rPr>
            </w:pPr>
            <w:r w:rsidRPr="652361BB">
              <w:rPr>
                <w:rFonts w:cs="Times New Roman"/>
              </w:rPr>
              <w:t xml:space="preserve">Oregon </w:t>
            </w:r>
          </w:p>
        </w:tc>
        <w:tc>
          <w:tcPr>
            <w:tcW w:w="2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69DBAF8" w14:textId="721D73BF" w:rsidR="68F3197C" w:rsidRDefault="68F3197C" w:rsidP="652361BB">
            <w:pPr>
              <w:spacing w:line="0" w:lineRule="atLeast"/>
              <w:rPr>
                <w:rFonts w:cs="Times New Roman"/>
              </w:rPr>
            </w:pPr>
            <w:r w:rsidRPr="652361BB">
              <w:rPr>
                <w:rFonts w:cs="Times New Roman"/>
              </w:rPr>
              <w:t>0.</w:t>
            </w:r>
            <w:r w:rsidR="5BADB154" w:rsidRPr="652361BB">
              <w:rPr>
                <w:rFonts w:cs="Times New Roman"/>
              </w:rPr>
              <w:t>66</w:t>
            </w:r>
          </w:p>
        </w:tc>
      </w:tr>
      <w:tr w:rsidR="652361BB" w14:paraId="3462DA28"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0592F62" w14:textId="2983640B" w:rsidR="68F3197C" w:rsidRDefault="68F3197C" w:rsidP="652361BB">
            <w:pPr>
              <w:spacing w:line="0" w:lineRule="atLeast"/>
              <w:rPr>
                <w:rFonts w:cs="Times New Roman"/>
              </w:rPr>
            </w:pPr>
            <w:r w:rsidRPr="652361BB">
              <w:rPr>
                <w:rFonts w:cs="Times New Roman"/>
              </w:rPr>
              <w:t>12</w:t>
            </w:r>
          </w:p>
        </w:tc>
        <w:tc>
          <w:tcPr>
            <w:tcW w:w="214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15339C0" w14:textId="7E415AD0" w:rsidR="5BADB154" w:rsidRDefault="5BADB154" w:rsidP="652361BB">
            <w:pPr>
              <w:spacing w:line="0" w:lineRule="atLeast"/>
              <w:rPr>
                <w:rFonts w:cs="Times New Roman"/>
              </w:rPr>
            </w:pPr>
            <w:r w:rsidRPr="652361BB">
              <w:rPr>
                <w:rFonts w:cs="Times New Roman"/>
              </w:rPr>
              <w:t>Tennessee</w:t>
            </w:r>
          </w:p>
        </w:tc>
        <w:tc>
          <w:tcPr>
            <w:tcW w:w="2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2072C59" w14:textId="07697973" w:rsidR="68F3197C" w:rsidRDefault="68F3197C" w:rsidP="652361BB">
            <w:pPr>
              <w:spacing w:line="0" w:lineRule="atLeast"/>
              <w:rPr>
                <w:rFonts w:cs="Times New Roman"/>
              </w:rPr>
            </w:pPr>
            <w:r w:rsidRPr="652361BB">
              <w:rPr>
                <w:rFonts w:cs="Times New Roman"/>
              </w:rPr>
              <w:t>0.67</w:t>
            </w:r>
          </w:p>
        </w:tc>
      </w:tr>
      <w:tr w:rsidR="00DF4DC3" w:rsidRPr="00DF4DC3" w14:paraId="50045A1F" w14:textId="77777777" w:rsidTr="16D0B965">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9319411" w14:textId="6757CBDF" w:rsidR="00662D20" w:rsidRPr="00DF4DC3" w:rsidRDefault="68F3197C" w:rsidP="652361BB">
            <w:pPr>
              <w:spacing w:line="0" w:lineRule="atLeast"/>
              <w:rPr>
                <w:rFonts w:cs="Times New Roman"/>
              </w:rPr>
            </w:pPr>
            <w:r w:rsidRPr="652361BB">
              <w:rPr>
                <w:rFonts w:cs="Times New Roman"/>
              </w:rPr>
              <w:t>13</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E0A0A78" w14:textId="77777777" w:rsidR="00662D20" w:rsidRPr="00DF4DC3" w:rsidRDefault="68F3197C" w:rsidP="652361BB">
            <w:pPr>
              <w:spacing w:line="0" w:lineRule="atLeast"/>
              <w:rPr>
                <w:rFonts w:cs="Times New Roman"/>
              </w:rPr>
            </w:pPr>
            <w:r w:rsidRPr="652361BB">
              <w:rPr>
                <w:rFonts w:cs="Times New Roman"/>
              </w:rPr>
              <w:t>Connecticut</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12408393" w14:textId="61E0102E" w:rsidR="00662D20" w:rsidRPr="00DF4DC3" w:rsidRDefault="68F3197C" w:rsidP="652361BB">
            <w:pPr>
              <w:spacing w:line="0" w:lineRule="atLeast"/>
              <w:rPr>
                <w:rFonts w:cs="Times New Roman"/>
              </w:rPr>
            </w:pPr>
            <w:r w:rsidRPr="652361BB">
              <w:rPr>
                <w:rFonts w:cs="Times New Roman"/>
              </w:rPr>
              <w:t>0.73</w:t>
            </w:r>
          </w:p>
        </w:tc>
      </w:tr>
      <w:tr w:rsidR="652361BB" w14:paraId="49EC872E"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ADBEE03" w14:textId="2993A76A" w:rsidR="68F3197C" w:rsidRDefault="68F3197C" w:rsidP="652361BB">
            <w:pPr>
              <w:spacing w:line="0" w:lineRule="atLeast"/>
              <w:rPr>
                <w:rFonts w:cs="Times New Roman"/>
              </w:rPr>
            </w:pPr>
            <w:r w:rsidRPr="652361BB">
              <w:rPr>
                <w:rFonts w:cs="Times New Roman"/>
              </w:rPr>
              <w:t>14</w:t>
            </w:r>
          </w:p>
        </w:tc>
        <w:tc>
          <w:tcPr>
            <w:tcW w:w="214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FC51403" w14:textId="4FB3805E" w:rsidR="68F3197C" w:rsidRDefault="68F3197C" w:rsidP="652361BB">
            <w:pPr>
              <w:spacing w:line="0" w:lineRule="atLeast"/>
              <w:rPr>
                <w:rFonts w:cs="Times New Roman"/>
              </w:rPr>
            </w:pPr>
            <w:r w:rsidRPr="652361BB">
              <w:rPr>
                <w:rFonts w:cs="Times New Roman"/>
              </w:rPr>
              <w:t>K</w:t>
            </w:r>
            <w:r w:rsidR="5BADB154" w:rsidRPr="652361BB">
              <w:rPr>
                <w:rFonts w:cs="Times New Roman"/>
              </w:rPr>
              <w:t xml:space="preserve">ansas </w:t>
            </w:r>
          </w:p>
        </w:tc>
        <w:tc>
          <w:tcPr>
            <w:tcW w:w="2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1F7D647E" w14:textId="46E784FD" w:rsidR="68F3197C" w:rsidRDefault="68F3197C" w:rsidP="652361BB">
            <w:pPr>
              <w:spacing w:line="0" w:lineRule="atLeast"/>
              <w:rPr>
                <w:rFonts w:cs="Times New Roman"/>
              </w:rPr>
            </w:pPr>
            <w:r w:rsidRPr="652361BB">
              <w:rPr>
                <w:rFonts w:cs="Times New Roman"/>
              </w:rPr>
              <w:t>0.</w:t>
            </w:r>
            <w:r w:rsidR="5BADB154" w:rsidRPr="652361BB">
              <w:rPr>
                <w:rFonts w:cs="Times New Roman"/>
              </w:rPr>
              <w:t>74</w:t>
            </w:r>
          </w:p>
        </w:tc>
      </w:tr>
      <w:tr w:rsidR="652361BB" w14:paraId="46FF33BA"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2412C1B" w14:textId="4AD335B0" w:rsidR="652361BB" w:rsidRDefault="652361BB" w:rsidP="652361BB">
            <w:pPr>
              <w:spacing w:line="0" w:lineRule="atLeast"/>
              <w:rPr>
                <w:rFonts w:cs="Times New Roman"/>
              </w:rPr>
            </w:pPr>
            <w:r w:rsidRPr="652361BB">
              <w:rPr>
                <w:rFonts w:cs="Times New Roman"/>
              </w:rPr>
              <w:t>15</w:t>
            </w:r>
          </w:p>
        </w:tc>
        <w:tc>
          <w:tcPr>
            <w:tcW w:w="214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7BB9B20" w14:textId="37EFD58C" w:rsidR="5BADB154" w:rsidRDefault="5BADB154" w:rsidP="652361BB">
            <w:pPr>
              <w:spacing w:line="0" w:lineRule="atLeast"/>
              <w:rPr>
                <w:rFonts w:cs="Times New Roman"/>
              </w:rPr>
            </w:pPr>
            <w:r w:rsidRPr="652361BB">
              <w:rPr>
                <w:rFonts w:cs="Times New Roman"/>
              </w:rPr>
              <w:t xml:space="preserve">North Carolina </w:t>
            </w:r>
          </w:p>
        </w:tc>
        <w:tc>
          <w:tcPr>
            <w:tcW w:w="2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2559CD4" w14:textId="0335DF93" w:rsidR="652361BB" w:rsidRDefault="652361BB" w:rsidP="652361BB">
            <w:pPr>
              <w:spacing w:line="0" w:lineRule="atLeast"/>
              <w:rPr>
                <w:rFonts w:cs="Times New Roman"/>
              </w:rPr>
            </w:pPr>
            <w:r w:rsidRPr="652361BB">
              <w:rPr>
                <w:rFonts w:cs="Times New Roman"/>
              </w:rPr>
              <w:t>0.77</w:t>
            </w:r>
          </w:p>
        </w:tc>
      </w:tr>
      <w:tr w:rsidR="652361BB" w14:paraId="322299E1"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3D68FEE" w14:textId="61273735" w:rsidR="652361BB" w:rsidRDefault="652361BB" w:rsidP="652361BB">
            <w:pPr>
              <w:spacing w:line="0" w:lineRule="atLeast"/>
              <w:rPr>
                <w:rFonts w:cs="Times New Roman"/>
              </w:rPr>
            </w:pPr>
            <w:r w:rsidRPr="652361BB">
              <w:rPr>
                <w:rFonts w:cs="Times New Roman"/>
              </w:rPr>
              <w:t>16</w:t>
            </w:r>
          </w:p>
        </w:tc>
        <w:tc>
          <w:tcPr>
            <w:tcW w:w="214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7B1C85A" w14:textId="7DF86905" w:rsidR="5BADB154" w:rsidRDefault="5BADB154" w:rsidP="652361BB">
            <w:pPr>
              <w:spacing w:line="0" w:lineRule="atLeast"/>
              <w:rPr>
                <w:rFonts w:cs="Times New Roman"/>
              </w:rPr>
            </w:pPr>
            <w:r w:rsidRPr="652361BB">
              <w:rPr>
                <w:rFonts w:cs="Times New Roman"/>
              </w:rPr>
              <w:t xml:space="preserve">Kentucky </w:t>
            </w:r>
          </w:p>
        </w:tc>
        <w:tc>
          <w:tcPr>
            <w:tcW w:w="2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9AAB468" w14:textId="236E9DB6" w:rsidR="652361BB" w:rsidRDefault="652361BB" w:rsidP="652361BB">
            <w:pPr>
              <w:spacing w:line="0" w:lineRule="atLeast"/>
              <w:rPr>
                <w:rFonts w:cs="Times New Roman"/>
              </w:rPr>
            </w:pPr>
            <w:r w:rsidRPr="652361BB">
              <w:rPr>
                <w:rFonts w:cs="Times New Roman"/>
              </w:rPr>
              <w:t>0.80</w:t>
            </w:r>
          </w:p>
        </w:tc>
      </w:tr>
      <w:tr w:rsidR="652361BB" w14:paraId="3ED208BC"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48E76B2" w14:textId="48A78892" w:rsidR="652361BB" w:rsidRDefault="652361BB" w:rsidP="652361BB">
            <w:pPr>
              <w:spacing w:line="0" w:lineRule="atLeast"/>
              <w:rPr>
                <w:rFonts w:cs="Times New Roman"/>
              </w:rPr>
            </w:pPr>
            <w:r w:rsidRPr="652361BB">
              <w:rPr>
                <w:rFonts w:cs="Times New Roman"/>
              </w:rPr>
              <w:t>17</w:t>
            </w:r>
          </w:p>
        </w:tc>
        <w:tc>
          <w:tcPr>
            <w:tcW w:w="214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D7005EA" w14:textId="46D9F52A" w:rsidR="5BADB154" w:rsidRDefault="5BADB154" w:rsidP="652361BB">
            <w:pPr>
              <w:spacing w:line="0" w:lineRule="atLeast"/>
              <w:rPr>
                <w:rFonts w:cs="Times New Roman"/>
              </w:rPr>
            </w:pPr>
            <w:r w:rsidRPr="652361BB">
              <w:rPr>
                <w:rFonts w:cs="Times New Roman"/>
              </w:rPr>
              <w:t xml:space="preserve">Minnesota </w:t>
            </w:r>
          </w:p>
        </w:tc>
        <w:tc>
          <w:tcPr>
            <w:tcW w:w="2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1136611" w14:textId="029398CE" w:rsidR="652361BB" w:rsidRDefault="652361BB" w:rsidP="652361BB">
            <w:pPr>
              <w:spacing w:line="0" w:lineRule="atLeast"/>
              <w:rPr>
                <w:rFonts w:cs="Times New Roman"/>
              </w:rPr>
            </w:pPr>
            <w:r w:rsidRPr="652361BB">
              <w:rPr>
                <w:rFonts w:cs="Times New Roman"/>
              </w:rPr>
              <w:t>0.89</w:t>
            </w:r>
          </w:p>
        </w:tc>
      </w:tr>
      <w:tr w:rsidR="652361BB" w14:paraId="5164F119"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6D1927B" w14:textId="5B646B6B" w:rsidR="652361BB" w:rsidRDefault="652361BB" w:rsidP="652361BB">
            <w:pPr>
              <w:spacing w:line="0" w:lineRule="atLeast"/>
              <w:rPr>
                <w:rFonts w:cs="Times New Roman"/>
              </w:rPr>
            </w:pPr>
            <w:r w:rsidRPr="652361BB">
              <w:rPr>
                <w:rFonts w:cs="Times New Roman"/>
              </w:rPr>
              <w:t>18</w:t>
            </w:r>
          </w:p>
        </w:tc>
        <w:tc>
          <w:tcPr>
            <w:tcW w:w="214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8298E0D" w14:textId="54A5B986" w:rsidR="5BADB154" w:rsidRDefault="5BADB154" w:rsidP="652361BB">
            <w:pPr>
              <w:spacing w:line="0" w:lineRule="atLeast"/>
              <w:rPr>
                <w:rFonts w:cs="Times New Roman"/>
              </w:rPr>
            </w:pPr>
            <w:r w:rsidRPr="652361BB">
              <w:rPr>
                <w:rFonts w:cs="Times New Roman"/>
              </w:rPr>
              <w:t xml:space="preserve">Georgia </w:t>
            </w:r>
          </w:p>
        </w:tc>
        <w:tc>
          <w:tcPr>
            <w:tcW w:w="2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365E3E9" w14:textId="40C9E57D" w:rsidR="652361BB" w:rsidRDefault="652361BB" w:rsidP="652361BB">
            <w:pPr>
              <w:spacing w:line="0" w:lineRule="atLeast"/>
              <w:rPr>
                <w:rFonts w:cs="Times New Roman"/>
              </w:rPr>
            </w:pPr>
            <w:r w:rsidRPr="652361BB">
              <w:rPr>
                <w:rFonts w:cs="Times New Roman"/>
              </w:rPr>
              <w:t>0.91</w:t>
            </w:r>
          </w:p>
        </w:tc>
      </w:tr>
      <w:tr w:rsidR="652361BB" w14:paraId="6D349C3B"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963C275" w14:textId="2B52C00D" w:rsidR="652361BB" w:rsidRDefault="652361BB" w:rsidP="652361BB">
            <w:pPr>
              <w:spacing w:line="0" w:lineRule="atLeast"/>
              <w:rPr>
                <w:rFonts w:cs="Times New Roman"/>
              </w:rPr>
            </w:pPr>
            <w:r w:rsidRPr="652361BB">
              <w:rPr>
                <w:rFonts w:cs="Times New Roman"/>
              </w:rPr>
              <w:t>19</w:t>
            </w:r>
          </w:p>
        </w:tc>
        <w:tc>
          <w:tcPr>
            <w:tcW w:w="214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1C79C7E" w14:textId="4D791499" w:rsidR="488FD4C3" w:rsidRDefault="488FD4C3" w:rsidP="652361BB">
            <w:pPr>
              <w:spacing w:line="0" w:lineRule="atLeast"/>
              <w:rPr>
                <w:rFonts w:cs="Times New Roman"/>
              </w:rPr>
            </w:pPr>
            <w:r w:rsidRPr="652361BB">
              <w:rPr>
                <w:rFonts w:cs="Times New Roman"/>
              </w:rPr>
              <w:t xml:space="preserve">South Carolina </w:t>
            </w:r>
          </w:p>
        </w:tc>
        <w:tc>
          <w:tcPr>
            <w:tcW w:w="2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DDD9D53" w14:textId="287403C9" w:rsidR="652361BB" w:rsidRDefault="652361BB" w:rsidP="652361BB">
            <w:pPr>
              <w:spacing w:line="0" w:lineRule="atLeast"/>
              <w:rPr>
                <w:rFonts w:cs="Times New Roman"/>
              </w:rPr>
            </w:pPr>
            <w:r w:rsidRPr="652361BB">
              <w:rPr>
                <w:rFonts w:cs="Times New Roman"/>
              </w:rPr>
              <w:t>0.95</w:t>
            </w:r>
          </w:p>
        </w:tc>
      </w:tr>
      <w:tr w:rsidR="652361BB" w14:paraId="0E2606FB"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017C64C" w14:textId="48C69D17" w:rsidR="652361BB" w:rsidRDefault="652361BB" w:rsidP="652361BB">
            <w:pPr>
              <w:spacing w:line="0" w:lineRule="atLeast"/>
              <w:rPr>
                <w:rFonts w:cs="Times New Roman"/>
              </w:rPr>
            </w:pPr>
            <w:r w:rsidRPr="652361BB">
              <w:rPr>
                <w:rFonts w:cs="Times New Roman"/>
              </w:rPr>
              <w:t>20</w:t>
            </w:r>
          </w:p>
        </w:tc>
        <w:tc>
          <w:tcPr>
            <w:tcW w:w="214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D51EA02" w14:textId="5A032B66" w:rsidR="488FD4C3" w:rsidRDefault="488FD4C3" w:rsidP="652361BB">
            <w:pPr>
              <w:spacing w:line="0" w:lineRule="atLeast"/>
              <w:rPr>
                <w:rFonts w:cs="Times New Roman"/>
              </w:rPr>
            </w:pPr>
            <w:r w:rsidRPr="652361BB">
              <w:rPr>
                <w:rFonts w:cs="Times New Roman"/>
              </w:rPr>
              <w:t xml:space="preserve">Massachusetts </w:t>
            </w:r>
          </w:p>
        </w:tc>
        <w:tc>
          <w:tcPr>
            <w:tcW w:w="2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03F588A" w14:textId="4C70D3B1" w:rsidR="652361BB" w:rsidRDefault="652361BB" w:rsidP="652361BB">
            <w:pPr>
              <w:spacing w:line="0" w:lineRule="atLeast"/>
              <w:rPr>
                <w:rFonts w:cs="Times New Roman"/>
              </w:rPr>
            </w:pPr>
            <w:r w:rsidRPr="652361BB">
              <w:rPr>
                <w:rFonts w:cs="Times New Roman"/>
              </w:rPr>
              <w:t>1.04</w:t>
            </w:r>
          </w:p>
        </w:tc>
      </w:tr>
      <w:tr w:rsidR="652361BB" w14:paraId="6053E205"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91AB7E9" w14:textId="02647E03" w:rsidR="652361BB" w:rsidRDefault="652361BB" w:rsidP="652361BB">
            <w:pPr>
              <w:spacing w:line="0" w:lineRule="atLeast"/>
              <w:rPr>
                <w:rFonts w:cs="Times New Roman"/>
              </w:rPr>
            </w:pPr>
            <w:r w:rsidRPr="652361BB">
              <w:rPr>
                <w:rFonts w:cs="Times New Roman"/>
              </w:rPr>
              <w:t>21</w:t>
            </w:r>
          </w:p>
        </w:tc>
        <w:tc>
          <w:tcPr>
            <w:tcW w:w="214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1DAFC1E" w14:textId="06115F22" w:rsidR="097AA12B" w:rsidRDefault="097AA12B" w:rsidP="652361BB">
            <w:pPr>
              <w:spacing w:line="0" w:lineRule="atLeast"/>
              <w:rPr>
                <w:rFonts w:cs="Times New Roman"/>
              </w:rPr>
            </w:pPr>
            <w:r w:rsidRPr="652361BB">
              <w:rPr>
                <w:rFonts w:cs="Times New Roman"/>
              </w:rPr>
              <w:t xml:space="preserve">Vermont </w:t>
            </w:r>
          </w:p>
        </w:tc>
        <w:tc>
          <w:tcPr>
            <w:tcW w:w="2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D70B14E" w14:textId="1A2E9510" w:rsidR="68F3197C" w:rsidRDefault="68F3197C" w:rsidP="652361BB">
            <w:pPr>
              <w:spacing w:line="0" w:lineRule="atLeast"/>
              <w:rPr>
                <w:rFonts w:cs="Times New Roman"/>
              </w:rPr>
            </w:pPr>
            <w:r w:rsidRPr="652361BB">
              <w:rPr>
                <w:rFonts w:cs="Times New Roman"/>
              </w:rPr>
              <w:t>1.14</w:t>
            </w:r>
          </w:p>
        </w:tc>
      </w:tr>
      <w:tr w:rsidR="652361BB" w14:paraId="01C270C2"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991555E" w14:textId="357A6451" w:rsidR="652361BB" w:rsidRDefault="652361BB" w:rsidP="652361BB">
            <w:pPr>
              <w:spacing w:line="0" w:lineRule="atLeast"/>
              <w:rPr>
                <w:rFonts w:cs="Times New Roman"/>
              </w:rPr>
            </w:pPr>
            <w:r w:rsidRPr="652361BB">
              <w:rPr>
                <w:rFonts w:cs="Times New Roman"/>
              </w:rPr>
              <w:t>22</w:t>
            </w:r>
          </w:p>
        </w:tc>
        <w:tc>
          <w:tcPr>
            <w:tcW w:w="214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0BCF353" w14:textId="4B0B317D" w:rsidR="5BADB154" w:rsidRDefault="5BADB154" w:rsidP="652361BB">
            <w:pPr>
              <w:spacing w:line="0" w:lineRule="atLeast"/>
              <w:rPr>
                <w:rFonts w:cs="Times New Roman"/>
              </w:rPr>
            </w:pPr>
            <w:r w:rsidRPr="652361BB">
              <w:rPr>
                <w:rFonts w:cs="Times New Roman"/>
              </w:rPr>
              <w:t xml:space="preserve">Texas </w:t>
            </w:r>
          </w:p>
        </w:tc>
        <w:tc>
          <w:tcPr>
            <w:tcW w:w="2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8547FB6" w14:textId="703545FF" w:rsidR="652361BB" w:rsidRDefault="652361BB" w:rsidP="652361BB">
            <w:pPr>
              <w:spacing w:line="0" w:lineRule="atLeast"/>
              <w:rPr>
                <w:rFonts w:cs="Times New Roman"/>
              </w:rPr>
            </w:pPr>
            <w:r w:rsidRPr="652361BB">
              <w:rPr>
                <w:rFonts w:cs="Times New Roman"/>
              </w:rPr>
              <w:t>1.24</w:t>
            </w:r>
          </w:p>
        </w:tc>
      </w:tr>
      <w:tr w:rsidR="652361BB" w14:paraId="7E17A7C3"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36256F4" w14:textId="4C593AAB" w:rsidR="652361BB" w:rsidRDefault="652361BB" w:rsidP="652361BB">
            <w:pPr>
              <w:spacing w:line="0" w:lineRule="atLeast"/>
              <w:rPr>
                <w:rFonts w:cs="Times New Roman"/>
              </w:rPr>
            </w:pPr>
            <w:r w:rsidRPr="16D0B965">
              <w:rPr>
                <w:rFonts w:cs="Times New Roman"/>
              </w:rPr>
              <w:t>23</w:t>
            </w:r>
          </w:p>
        </w:tc>
        <w:tc>
          <w:tcPr>
            <w:tcW w:w="214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028CA18" w14:textId="7FB05D11" w:rsidR="5BADB154" w:rsidRDefault="5BADB154" w:rsidP="652361BB">
            <w:pPr>
              <w:spacing w:line="0" w:lineRule="atLeast"/>
              <w:rPr>
                <w:rFonts w:cs="Times New Roman"/>
              </w:rPr>
            </w:pPr>
            <w:r w:rsidRPr="652361BB">
              <w:rPr>
                <w:rFonts w:cs="Times New Roman"/>
              </w:rPr>
              <w:t xml:space="preserve">Maryland </w:t>
            </w:r>
          </w:p>
        </w:tc>
        <w:tc>
          <w:tcPr>
            <w:tcW w:w="2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5F0661B" w14:textId="113BA2F5" w:rsidR="68F3197C" w:rsidRDefault="68F3197C" w:rsidP="652361BB">
            <w:pPr>
              <w:spacing w:line="0" w:lineRule="atLeast"/>
              <w:rPr>
                <w:rFonts w:cs="Times New Roman"/>
              </w:rPr>
            </w:pPr>
            <w:r w:rsidRPr="652361BB">
              <w:rPr>
                <w:rFonts w:cs="Times New Roman"/>
              </w:rPr>
              <w:t>1.24</w:t>
            </w:r>
          </w:p>
        </w:tc>
      </w:tr>
      <w:tr w:rsidR="00DF4DC3" w:rsidRPr="00DF4DC3" w14:paraId="13FBE428" w14:textId="77777777" w:rsidTr="16D0B965">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15BBE05" w14:textId="5A3696A5" w:rsidR="00662D20" w:rsidRPr="00DF4DC3" w:rsidRDefault="652361BB" w:rsidP="652361BB">
            <w:pPr>
              <w:spacing w:line="0" w:lineRule="atLeast"/>
              <w:rPr>
                <w:rFonts w:cs="Times New Roman"/>
              </w:rPr>
            </w:pPr>
            <w:r w:rsidRPr="652361BB">
              <w:rPr>
                <w:rFonts w:cs="Times New Roman"/>
              </w:rPr>
              <w:t>24</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7956836" w14:textId="4C8D68E0" w:rsidR="00662D20" w:rsidRPr="00DF4DC3" w:rsidRDefault="097AA12B" w:rsidP="652361BB">
            <w:pPr>
              <w:spacing w:line="0" w:lineRule="atLeast"/>
              <w:rPr>
                <w:rFonts w:cs="Times New Roman"/>
              </w:rPr>
            </w:pPr>
            <w:r w:rsidRPr="652361BB">
              <w:rPr>
                <w:rFonts w:cs="Times New Roman"/>
              </w:rPr>
              <w:t xml:space="preserve">New Jersey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9CBA167" w14:textId="3121B178" w:rsidR="00662D20" w:rsidRPr="00DF4DC3" w:rsidRDefault="68F3197C" w:rsidP="652361BB">
            <w:pPr>
              <w:spacing w:line="0" w:lineRule="atLeast"/>
              <w:rPr>
                <w:rFonts w:cs="Times New Roman"/>
              </w:rPr>
            </w:pPr>
            <w:r w:rsidRPr="652361BB">
              <w:rPr>
                <w:rFonts w:cs="Times New Roman"/>
              </w:rPr>
              <w:t>1.29</w:t>
            </w:r>
          </w:p>
        </w:tc>
      </w:tr>
      <w:tr w:rsidR="652361BB" w14:paraId="3E4F1066"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74F234A" w14:textId="1E46F5F8" w:rsidR="652361BB" w:rsidRDefault="652361BB" w:rsidP="652361BB">
            <w:pPr>
              <w:spacing w:line="0" w:lineRule="atLeast"/>
              <w:rPr>
                <w:rFonts w:cs="Times New Roman"/>
              </w:rPr>
            </w:pPr>
            <w:r w:rsidRPr="652361BB">
              <w:rPr>
                <w:rFonts w:cs="Times New Roman"/>
              </w:rPr>
              <w:t>25</w:t>
            </w:r>
          </w:p>
        </w:tc>
        <w:tc>
          <w:tcPr>
            <w:tcW w:w="214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505CE85" w14:textId="78C0A3E3" w:rsidR="5BADB154" w:rsidRDefault="5BADB154" w:rsidP="652361BB">
            <w:pPr>
              <w:spacing w:line="0" w:lineRule="atLeast"/>
              <w:rPr>
                <w:rFonts w:cs="Times New Roman"/>
              </w:rPr>
            </w:pPr>
            <w:r w:rsidRPr="652361BB">
              <w:rPr>
                <w:rFonts w:cs="Times New Roman"/>
              </w:rPr>
              <w:t xml:space="preserve">Montana </w:t>
            </w:r>
          </w:p>
        </w:tc>
        <w:tc>
          <w:tcPr>
            <w:tcW w:w="2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9CE7A33" w14:textId="67CF0138" w:rsidR="68F3197C" w:rsidRDefault="68F3197C" w:rsidP="652361BB">
            <w:pPr>
              <w:spacing w:line="0" w:lineRule="atLeast"/>
              <w:rPr>
                <w:rFonts w:cs="Times New Roman"/>
              </w:rPr>
            </w:pPr>
            <w:r w:rsidRPr="652361BB">
              <w:rPr>
                <w:rFonts w:cs="Times New Roman"/>
              </w:rPr>
              <w:t>1.32</w:t>
            </w:r>
          </w:p>
        </w:tc>
      </w:tr>
      <w:tr w:rsidR="652361BB" w14:paraId="4BFC687D"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BD40909" w14:textId="7541D0FF" w:rsidR="68F3197C" w:rsidRDefault="68F3197C" w:rsidP="652361BB">
            <w:pPr>
              <w:spacing w:line="0" w:lineRule="atLeast"/>
              <w:rPr>
                <w:rFonts w:cs="Times New Roman"/>
              </w:rPr>
            </w:pPr>
            <w:r w:rsidRPr="652361BB">
              <w:rPr>
                <w:rFonts w:cs="Times New Roman"/>
              </w:rPr>
              <w:t>26</w:t>
            </w:r>
          </w:p>
        </w:tc>
        <w:tc>
          <w:tcPr>
            <w:tcW w:w="214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B44D86C" w14:textId="697B39F0" w:rsidR="5BADB154" w:rsidRDefault="5BADB154" w:rsidP="652361BB">
            <w:pPr>
              <w:spacing w:line="0" w:lineRule="atLeast"/>
              <w:rPr>
                <w:rFonts w:cs="Times New Roman"/>
              </w:rPr>
            </w:pPr>
            <w:r w:rsidRPr="652361BB">
              <w:rPr>
                <w:rFonts w:cs="Times New Roman"/>
              </w:rPr>
              <w:t xml:space="preserve">Illinois </w:t>
            </w:r>
          </w:p>
        </w:tc>
        <w:tc>
          <w:tcPr>
            <w:tcW w:w="2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898BC5E" w14:textId="5B4F4DDC" w:rsidR="68F3197C" w:rsidRDefault="68F3197C" w:rsidP="652361BB">
            <w:pPr>
              <w:spacing w:line="0" w:lineRule="atLeast"/>
              <w:rPr>
                <w:rFonts w:cs="Times New Roman"/>
              </w:rPr>
            </w:pPr>
            <w:r w:rsidRPr="652361BB">
              <w:rPr>
                <w:rFonts w:cs="Times New Roman"/>
              </w:rPr>
              <w:t>1.34</w:t>
            </w:r>
          </w:p>
        </w:tc>
      </w:tr>
      <w:tr w:rsidR="652361BB" w14:paraId="11DB6F6E"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6C2CDC9" w14:textId="2F9F9941" w:rsidR="652361BB" w:rsidRDefault="652361BB" w:rsidP="652361BB">
            <w:pPr>
              <w:spacing w:line="0" w:lineRule="atLeast"/>
              <w:rPr>
                <w:rFonts w:cs="Times New Roman"/>
              </w:rPr>
            </w:pPr>
            <w:r w:rsidRPr="652361BB">
              <w:rPr>
                <w:rFonts w:cs="Times New Roman"/>
              </w:rPr>
              <w:t>27</w:t>
            </w:r>
          </w:p>
        </w:tc>
        <w:tc>
          <w:tcPr>
            <w:tcW w:w="214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19503BF6" w14:textId="549993D1" w:rsidR="5BADB154" w:rsidRDefault="5BADB154" w:rsidP="652361BB">
            <w:pPr>
              <w:spacing w:line="0" w:lineRule="atLeast"/>
              <w:rPr>
                <w:rFonts w:cs="Times New Roman"/>
              </w:rPr>
            </w:pPr>
            <w:r w:rsidRPr="652361BB">
              <w:rPr>
                <w:rFonts w:cs="Times New Roman"/>
              </w:rPr>
              <w:t xml:space="preserve">Maine </w:t>
            </w:r>
          </w:p>
        </w:tc>
        <w:tc>
          <w:tcPr>
            <w:tcW w:w="2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F62BAE5" w14:textId="1D89ACF8" w:rsidR="652361BB" w:rsidRDefault="652361BB" w:rsidP="652361BB">
            <w:pPr>
              <w:spacing w:line="0" w:lineRule="atLeast"/>
              <w:rPr>
                <w:rFonts w:cs="Times New Roman"/>
              </w:rPr>
            </w:pPr>
            <w:r w:rsidRPr="652361BB">
              <w:rPr>
                <w:rFonts w:cs="Times New Roman"/>
              </w:rPr>
              <w:t>1.39</w:t>
            </w:r>
          </w:p>
        </w:tc>
      </w:tr>
      <w:tr w:rsidR="652361BB" w14:paraId="5D72D894"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C98396D" w14:textId="694BD89B" w:rsidR="68F3197C" w:rsidRDefault="68F3197C" w:rsidP="652361BB">
            <w:pPr>
              <w:spacing w:line="0" w:lineRule="atLeast"/>
              <w:rPr>
                <w:rFonts w:cs="Times New Roman"/>
              </w:rPr>
            </w:pPr>
            <w:r w:rsidRPr="652361BB">
              <w:rPr>
                <w:rFonts w:cs="Times New Roman"/>
              </w:rPr>
              <w:t>28</w:t>
            </w:r>
          </w:p>
        </w:tc>
        <w:tc>
          <w:tcPr>
            <w:tcW w:w="214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E9A1DDB" w14:textId="26713EDC" w:rsidR="5BADB154" w:rsidRDefault="16D0B965" w:rsidP="652361BB">
            <w:pPr>
              <w:spacing w:line="0" w:lineRule="atLeast"/>
              <w:rPr>
                <w:rFonts w:cs="Times New Roman"/>
              </w:rPr>
            </w:pPr>
            <w:r w:rsidRPr="16D0B965">
              <w:rPr>
                <w:rFonts w:cs="Times New Roman"/>
              </w:rPr>
              <w:t>Alabama</w:t>
            </w:r>
          </w:p>
        </w:tc>
        <w:tc>
          <w:tcPr>
            <w:tcW w:w="2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119E9768" w14:textId="749B7758" w:rsidR="68F3197C" w:rsidRDefault="68F3197C" w:rsidP="652361BB">
            <w:pPr>
              <w:spacing w:line="0" w:lineRule="atLeast"/>
              <w:rPr>
                <w:rFonts w:cs="Times New Roman"/>
              </w:rPr>
            </w:pPr>
            <w:r w:rsidRPr="652361BB">
              <w:rPr>
                <w:rFonts w:cs="Times New Roman"/>
              </w:rPr>
              <w:t>1.49</w:t>
            </w:r>
          </w:p>
        </w:tc>
      </w:tr>
      <w:tr w:rsidR="652361BB" w14:paraId="6551C61C"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461277F" w14:textId="08E24468" w:rsidR="68F3197C" w:rsidRDefault="68F3197C" w:rsidP="652361BB">
            <w:pPr>
              <w:spacing w:line="0" w:lineRule="atLeast"/>
              <w:rPr>
                <w:rFonts w:cs="Times New Roman"/>
              </w:rPr>
            </w:pPr>
            <w:r w:rsidRPr="16D0B965">
              <w:rPr>
                <w:rFonts w:cs="Times New Roman"/>
              </w:rPr>
              <w:t>29</w:t>
            </w:r>
          </w:p>
        </w:tc>
        <w:tc>
          <w:tcPr>
            <w:tcW w:w="214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0BB4DB9" w14:textId="321358EE" w:rsidR="5BADB154" w:rsidRDefault="1289E3C9" w:rsidP="652361BB">
            <w:pPr>
              <w:spacing w:line="0" w:lineRule="atLeast"/>
              <w:rPr>
                <w:rFonts w:cs="Times New Roman"/>
              </w:rPr>
            </w:pPr>
            <w:r w:rsidRPr="16D0B965">
              <w:rPr>
                <w:rFonts w:cs="Times New Roman"/>
              </w:rPr>
              <w:t xml:space="preserve">Mississippi </w:t>
            </w:r>
          </w:p>
        </w:tc>
        <w:tc>
          <w:tcPr>
            <w:tcW w:w="2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3FD2C57" w14:textId="169387C3" w:rsidR="68F3197C" w:rsidRDefault="68F3197C" w:rsidP="652361BB">
            <w:pPr>
              <w:spacing w:line="0" w:lineRule="atLeast"/>
              <w:rPr>
                <w:rFonts w:cs="Times New Roman"/>
              </w:rPr>
            </w:pPr>
            <w:r w:rsidRPr="652361BB">
              <w:rPr>
                <w:rFonts w:cs="Times New Roman"/>
              </w:rPr>
              <w:t>1.</w:t>
            </w:r>
            <w:r w:rsidR="5BADB154" w:rsidRPr="652361BB">
              <w:rPr>
                <w:rFonts w:cs="Times New Roman"/>
              </w:rPr>
              <w:t>49</w:t>
            </w:r>
          </w:p>
        </w:tc>
      </w:tr>
      <w:tr w:rsidR="652361BB" w14:paraId="37716049"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BB70F3A" w14:textId="001E9C8B" w:rsidR="652361BB" w:rsidRDefault="652361BB" w:rsidP="652361BB">
            <w:pPr>
              <w:spacing w:line="0" w:lineRule="atLeast"/>
              <w:rPr>
                <w:rFonts w:cs="Times New Roman"/>
              </w:rPr>
            </w:pPr>
            <w:r w:rsidRPr="652361BB">
              <w:rPr>
                <w:rFonts w:cs="Times New Roman"/>
              </w:rPr>
              <w:t>30</w:t>
            </w:r>
          </w:p>
        </w:tc>
        <w:tc>
          <w:tcPr>
            <w:tcW w:w="214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657759C" w14:textId="77777777" w:rsidR="68F3197C" w:rsidRDefault="68F3197C" w:rsidP="652361BB">
            <w:pPr>
              <w:spacing w:line="0" w:lineRule="atLeast"/>
              <w:rPr>
                <w:rFonts w:cs="Times New Roman"/>
              </w:rPr>
            </w:pPr>
            <w:r w:rsidRPr="652361BB">
              <w:rPr>
                <w:rFonts w:cs="Times New Roman"/>
              </w:rPr>
              <w:t>Iowa</w:t>
            </w:r>
          </w:p>
        </w:tc>
        <w:tc>
          <w:tcPr>
            <w:tcW w:w="2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1437006" w14:textId="2CE36F78" w:rsidR="652361BB" w:rsidRDefault="652361BB" w:rsidP="652361BB">
            <w:pPr>
              <w:spacing w:line="0" w:lineRule="atLeast"/>
              <w:rPr>
                <w:rFonts w:cs="Times New Roman"/>
              </w:rPr>
            </w:pPr>
            <w:r w:rsidRPr="652361BB">
              <w:rPr>
                <w:rFonts w:cs="Times New Roman"/>
              </w:rPr>
              <w:t>1.55</w:t>
            </w:r>
          </w:p>
        </w:tc>
      </w:tr>
      <w:tr w:rsidR="652361BB" w14:paraId="0B1D9956"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4C5F288" w14:textId="2B8F9307" w:rsidR="652361BB" w:rsidRDefault="652361BB" w:rsidP="652361BB">
            <w:pPr>
              <w:spacing w:line="0" w:lineRule="atLeast"/>
              <w:rPr>
                <w:rFonts w:cs="Times New Roman"/>
              </w:rPr>
            </w:pPr>
            <w:r w:rsidRPr="652361BB">
              <w:rPr>
                <w:rFonts w:cs="Times New Roman"/>
              </w:rPr>
              <w:t>31</w:t>
            </w:r>
          </w:p>
        </w:tc>
        <w:tc>
          <w:tcPr>
            <w:tcW w:w="214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65496EB" w14:textId="3CC7F90E" w:rsidR="5BADB154" w:rsidRDefault="5BADB154" w:rsidP="652361BB">
            <w:pPr>
              <w:spacing w:line="0" w:lineRule="atLeast"/>
              <w:rPr>
                <w:rFonts w:cs="Times New Roman"/>
              </w:rPr>
            </w:pPr>
            <w:r w:rsidRPr="652361BB">
              <w:rPr>
                <w:rFonts w:cs="Times New Roman"/>
              </w:rPr>
              <w:t xml:space="preserve">Wyoming </w:t>
            </w:r>
          </w:p>
        </w:tc>
        <w:tc>
          <w:tcPr>
            <w:tcW w:w="2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9756492" w14:textId="5FFABD92" w:rsidR="652361BB" w:rsidRDefault="652361BB" w:rsidP="652361BB">
            <w:pPr>
              <w:spacing w:line="0" w:lineRule="atLeast"/>
              <w:rPr>
                <w:rFonts w:cs="Times New Roman"/>
              </w:rPr>
            </w:pPr>
            <w:r w:rsidRPr="652361BB">
              <w:rPr>
                <w:rFonts w:cs="Times New Roman"/>
              </w:rPr>
              <w:t>1.58</w:t>
            </w:r>
          </w:p>
        </w:tc>
      </w:tr>
      <w:tr w:rsidR="00DF4DC3" w:rsidRPr="00DF4DC3" w14:paraId="21DDC039" w14:textId="77777777" w:rsidTr="16D0B965">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29A34F4" w14:textId="62EDC0B5" w:rsidR="00662D20" w:rsidRPr="00DF4DC3" w:rsidRDefault="652361BB" w:rsidP="652361BB">
            <w:pPr>
              <w:spacing w:line="0" w:lineRule="atLeast"/>
              <w:rPr>
                <w:rFonts w:cs="Times New Roman"/>
              </w:rPr>
            </w:pPr>
            <w:r w:rsidRPr="652361BB">
              <w:rPr>
                <w:rFonts w:cs="Times New Roman"/>
              </w:rPr>
              <w:t>32</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0EE20C5" w14:textId="1F2BA3A4" w:rsidR="00662D20" w:rsidRPr="00DF4DC3" w:rsidRDefault="5BADB154" w:rsidP="652361BB">
            <w:pPr>
              <w:spacing w:line="0" w:lineRule="atLeast"/>
              <w:rPr>
                <w:rFonts w:cs="Times New Roman"/>
              </w:rPr>
            </w:pPr>
            <w:r w:rsidRPr="652361BB">
              <w:rPr>
                <w:rFonts w:cs="Times New Roman"/>
              </w:rPr>
              <w:t xml:space="preserve">Idaho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A6C253E" w14:textId="50BB6041" w:rsidR="00662D20" w:rsidRPr="00DF4DC3" w:rsidRDefault="652361BB" w:rsidP="652361BB">
            <w:pPr>
              <w:spacing w:line="0" w:lineRule="atLeast"/>
              <w:rPr>
                <w:rFonts w:cs="Times New Roman"/>
              </w:rPr>
            </w:pPr>
            <w:r w:rsidRPr="652361BB">
              <w:rPr>
                <w:rFonts w:cs="Times New Roman"/>
              </w:rPr>
              <w:t>2.08</w:t>
            </w:r>
          </w:p>
        </w:tc>
      </w:tr>
      <w:tr w:rsidR="00DF4DC3" w:rsidRPr="00DF4DC3" w14:paraId="7324740D" w14:textId="77777777" w:rsidTr="16D0B965">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5725818" w14:textId="2093E2D6" w:rsidR="00662D20" w:rsidRPr="00DF4DC3" w:rsidRDefault="652361BB" w:rsidP="652361BB">
            <w:pPr>
              <w:spacing w:line="0" w:lineRule="atLeast"/>
              <w:rPr>
                <w:rFonts w:cs="Times New Roman"/>
              </w:rPr>
            </w:pPr>
            <w:r w:rsidRPr="652361BB">
              <w:rPr>
                <w:rFonts w:cs="Times New Roman"/>
              </w:rPr>
              <w:t>33</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EAA6683" w14:textId="1805EA10" w:rsidR="00662D20" w:rsidRPr="00DF4DC3" w:rsidRDefault="5BADB154" w:rsidP="652361BB">
            <w:pPr>
              <w:spacing w:line="0" w:lineRule="atLeast"/>
              <w:rPr>
                <w:rFonts w:cs="Times New Roman"/>
              </w:rPr>
            </w:pPr>
            <w:r w:rsidRPr="652361BB">
              <w:rPr>
                <w:rFonts w:cs="Times New Roman"/>
              </w:rPr>
              <w:t xml:space="preserve">Ohio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A2B889A" w14:textId="54B785D1" w:rsidR="00662D20" w:rsidRPr="00DF4DC3" w:rsidRDefault="652361BB" w:rsidP="652361BB">
            <w:pPr>
              <w:spacing w:line="0" w:lineRule="atLeast"/>
              <w:rPr>
                <w:rFonts w:cs="Times New Roman"/>
              </w:rPr>
            </w:pPr>
            <w:r w:rsidRPr="652361BB">
              <w:rPr>
                <w:rFonts w:cs="Times New Roman"/>
              </w:rPr>
              <w:t>2.17</w:t>
            </w:r>
          </w:p>
        </w:tc>
      </w:tr>
      <w:tr w:rsidR="652361BB" w14:paraId="054EDE92"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22E8280" w14:textId="67E39D19" w:rsidR="68F3197C" w:rsidRDefault="68F3197C" w:rsidP="652361BB">
            <w:pPr>
              <w:spacing w:line="0" w:lineRule="atLeast"/>
              <w:rPr>
                <w:rFonts w:cs="Times New Roman"/>
              </w:rPr>
            </w:pPr>
            <w:r w:rsidRPr="652361BB">
              <w:rPr>
                <w:rFonts w:cs="Times New Roman"/>
              </w:rPr>
              <w:t>34</w:t>
            </w:r>
          </w:p>
        </w:tc>
        <w:tc>
          <w:tcPr>
            <w:tcW w:w="214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1C45F4D5" w14:textId="76137812" w:rsidR="5BADB154" w:rsidRDefault="5BADB154" w:rsidP="652361BB">
            <w:pPr>
              <w:spacing w:line="0" w:lineRule="atLeast"/>
              <w:rPr>
                <w:rFonts w:cs="Times New Roman"/>
              </w:rPr>
            </w:pPr>
            <w:r w:rsidRPr="652361BB">
              <w:rPr>
                <w:rFonts w:cs="Times New Roman"/>
              </w:rPr>
              <w:t xml:space="preserve">Arizona </w:t>
            </w:r>
          </w:p>
        </w:tc>
        <w:tc>
          <w:tcPr>
            <w:tcW w:w="2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A576A89" w14:textId="4AFDBF71" w:rsidR="5BADB154" w:rsidRDefault="5BADB154" w:rsidP="652361BB">
            <w:pPr>
              <w:spacing w:line="0" w:lineRule="atLeast"/>
              <w:rPr>
                <w:rFonts w:cs="Times New Roman"/>
              </w:rPr>
            </w:pPr>
            <w:r w:rsidRPr="652361BB">
              <w:rPr>
                <w:rFonts w:cs="Times New Roman"/>
              </w:rPr>
              <w:t>2.22</w:t>
            </w:r>
          </w:p>
        </w:tc>
      </w:tr>
      <w:tr w:rsidR="652361BB" w14:paraId="59367837"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61D33DB" w14:textId="30C8DC45" w:rsidR="68F3197C" w:rsidRDefault="68F3197C" w:rsidP="652361BB">
            <w:pPr>
              <w:spacing w:line="0" w:lineRule="atLeast"/>
              <w:rPr>
                <w:rFonts w:cs="Times New Roman"/>
              </w:rPr>
            </w:pPr>
            <w:r w:rsidRPr="652361BB">
              <w:rPr>
                <w:rFonts w:cs="Times New Roman"/>
              </w:rPr>
              <w:lastRenderedPageBreak/>
              <w:t>35</w:t>
            </w:r>
          </w:p>
        </w:tc>
        <w:tc>
          <w:tcPr>
            <w:tcW w:w="214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506E595" w14:textId="125B5384" w:rsidR="488FD4C3" w:rsidRDefault="488FD4C3" w:rsidP="652361BB">
            <w:pPr>
              <w:spacing w:line="0" w:lineRule="atLeast"/>
              <w:rPr>
                <w:rFonts w:cs="Times New Roman"/>
              </w:rPr>
            </w:pPr>
            <w:r w:rsidRPr="652361BB">
              <w:rPr>
                <w:rFonts w:cs="Times New Roman"/>
              </w:rPr>
              <w:t xml:space="preserve">Oklahoma </w:t>
            </w:r>
          </w:p>
        </w:tc>
        <w:tc>
          <w:tcPr>
            <w:tcW w:w="2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92B02DB" w14:textId="507B5FE9" w:rsidR="68F3197C" w:rsidRDefault="68F3197C" w:rsidP="652361BB">
            <w:pPr>
              <w:spacing w:line="0" w:lineRule="atLeast"/>
              <w:rPr>
                <w:rFonts w:cs="Times New Roman"/>
              </w:rPr>
            </w:pPr>
            <w:r w:rsidRPr="652361BB">
              <w:rPr>
                <w:rFonts w:cs="Times New Roman"/>
              </w:rPr>
              <w:t>2.36</w:t>
            </w:r>
          </w:p>
        </w:tc>
      </w:tr>
      <w:tr w:rsidR="652361BB" w14:paraId="2B663DC6"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018256F" w14:textId="7257E0F0" w:rsidR="68F3197C" w:rsidRDefault="68F3197C" w:rsidP="652361BB">
            <w:pPr>
              <w:spacing w:line="0" w:lineRule="atLeast"/>
              <w:rPr>
                <w:rFonts w:cs="Times New Roman"/>
              </w:rPr>
            </w:pPr>
            <w:r w:rsidRPr="652361BB">
              <w:rPr>
                <w:rFonts w:cs="Times New Roman"/>
              </w:rPr>
              <w:t>36</w:t>
            </w:r>
          </w:p>
        </w:tc>
        <w:tc>
          <w:tcPr>
            <w:tcW w:w="214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73949A4" w14:textId="1679C5C6" w:rsidR="5BADB154" w:rsidRDefault="5BADB154" w:rsidP="652361BB">
            <w:pPr>
              <w:spacing w:line="0" w:lineRule="atLeast"/>
              <w:rPr>
                <w:rFonts w:cs="Times New Roman"/>
              </w:rPr>
            </w:pPr>
            <w:r w:rsidRPr="652361BB">
              <w:rPr>
                <w:rFonts w:cs="Times New Roman"/>
              </w:rPr>
              <w:t>Wisconsin</w:t>
            </w:r>
            <w:r w:rsidR="68F3197C" w:rsidRPr="652361BB">
              <w:rPr>
                <w:rFonts w:cs="Times New Roman"/>
              </w:rPr>
              <w:t> </w:t>
            </w:r>
          </w:p>
        </w:tc>
        <w:tc>
          <w:tcPr>
            <w:tcW w:w="2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7D2944B" w14:textId="4456590E" w:rsidR="68F3197C" w:rsidRDefault="68F3197C" w:rsidP="652361BB">
            <w:pPr>
              <w:spacing w:line="0" w:lineRule="atLeast"/>
              <w:rPr>
                <w:rFonts w:cs="Times New Roman"/>
              </w:rPr>
            </w:pPr>
            <w:r w:rsidRPr="652361BB">
              <w:rPr>
                <w:rFonts w:cs="Times New Roman"/>
              </w:rPr>
              <w:t>2.63</w:t>
            </w:r>
          </w:p>
        </w:tc>
      </w:tr>
      <w:tr w:rsidR="652361BB" w14:paraId="6CE804FE"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FD529FA" w14:textId="468BC913" w:rsidR="68F3197C" w:rsidRDefault="68F3197C" w:rsidP="652361BB">
            <w:pPr>
              <w:spacing w:line="0" w:lineRule="atLeast"/>
              <w:rPr>
                <w:rFonts w:cs="Times New Roman"/>
              </w:rPr>
            </w:pPr>
            <w:r w:rsidRPr="652361BB">
              <w:rPr>
                <w:rFonts w:cs="Times New Roman"/>
              </w:rPr>
              <w:t>37</w:t>
            </w:r>
          </w:p>
        </w:tc>
        <w:tc>
          <w:tcPr>
            <w:tcW w:w="214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4C4369E" w14:textId="59553049" w:rsidR="5BADB154" w:rsidRDefault="5BADB154" w:rsidP="652361BB">
            <w:pPr>
              <w:spacing w:line="0" w:lineRule="atLeast"/>
              <w:rPr>
                <w:rFonts w:cs="Times New Roman"/>
              </w:rPr>
            </w:pPr>
            <w:r w:rsidRPr="652361BB">
              <w:rPr>
                <w:rFonts w:cs="Times New Roman"/>
              </w:rPr>
              <w:t xml:space="preserve">Arkansas </w:t>
            </w:r>
            <w:r w:rsidR="68F3197C" w:rsidRPr="652361BB">
              <w:rPr>
                <w:rFonts w:cs="Times New Roman"/>
              </w:rPr>
              <w:t> </w:t>
            </w:r>
          </w:p>
        </w:tc>
        <w:tc>
          <w:tcPr>
            <w:tcW w:w="2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54950EC" w14:textId="29E147F9" w:rsidR="5BADB154" w:rsidRDefault="5BADB154" w:rsidP="652361BB">
            <w:pPr>
              <w:spacing w:line="0" w:lineRule="atLeast"/>
              <w:rPr>
                <w:rFonts w:cs="Times New Roman"/>
              </w:rPr>
            </w:pPr>
            <w:r w:rsidRPr="652361BB">
              <w:rPr>
                <w:rFonts w:cs="Times New Roman"/>
              </w:rPr>
              <w:t>2.65</w:t>
            </w:r>
          </w:p>
        </w:tc>
      </w:tr>
      <w:tr w:rsidR="652361BB" w14:paraId="1C2D0018"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200ACFB" w14:textId="48D3A8FB" w:rsidR="68F3197C" w:rsidRDefault="68F3197C" w:rsidP="652361BB">
            <w:pPr>
              <w:spacing w:line="0" w:lineRule="atLeast"/>
              <w:rPr>
                <w:rFonts w:cs="Times New Roman"/>
              </w:rPr>
            </w:pPr>
            <w:r w:rsidRPr="652361BB">
              <w:rPr>
                <w:rFonts w:cs="Times New Roman"/>
              </w:rPr>
              <w:t>38</w:t>
            </w:r>
          </w:p>
        </w:tc>
        <w:tc>
          <w:tcPr>
            <w:tcW w:w="214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D6B37AA" w14:textId="4A646935" w:rsidR="488FD4C3" w:rsidRDefault="488FD4C3" w:rsidP="652361BB">
            <w:pPr>
              <w:spacing w:line="0" w:lineRule="atLeast"/>
              <w:rPr>
                <w:rFonts w:cs="Times New Roman"/>
              </w:rPr>
            </w:pPr>
            <w:r w:rsidRPr="652361BB">
              <w:rPr>
                <w:rFonts w:cs="Times New Roman"/>
              </w:rPr>
              <w:t xml:space="preserve">New York </w:t>
            </w:r>
          </w:p>
        </w:tc>
        <w:tc>
          <w:tcPr>
            <w:tcW w:w="2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58CC339" w14:textId="7F224926" w:rsidR="68F3197C" w:rsidRDefault="68F3197C" w:rsidP="652361BB">
            <w:pPr>
              <w:spacing w:line="0" w:lineRule="atLeast"/>
              <w:rPr>
                <w:rFonts w:cs="Times New Roman"/>
              </w:rPr>
            </w:pPr>
            <w:r w:rsidRPr="652361BB">
              <w:rPr>
                <w:rFonts w:cs="Times New Roman"/>
              </w:rPr>
              <w:t>2.73</w:t>
            </w:r>
          </w:p>
        </w:tc>
      </w:tr>
      <w:tr w:rsidR="652361BB" w14:paraId="12C63EB4"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28EDD9B" w14:textId="2593EFF1" w:rsidR="652361BB" w:rsidRDefault="652361BB" w:rsidP="652361BB">
            <w:pPr>
              <w:spacing w:line="0" w:lineRule="atLeast"/>
              <w:rPr>
                <w:rFonts w:cs="Times New Roman"/>
              </w:rPr>
            </w:pPr>
            <w:r w:rsidRPr="652361BB">
              <w:rPr>
                <w:rFonts w:cs="Times New Roman"/>
              </w:rPr>
              <w:t>39</w:t>
            </w:r>
          </w:p>
        </w:tc>
        <w:tc>
          <w:tcPr>
            <w:tcW w:w="214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184BDC6" w14:textId="7E53291E" w:rsidR="488FD4C3" w:rsidRDefault="488FD4C3" w:rsidP="652361BB">
            <w:pPr>
              <w:spacing w:line="0" w:lineRule="atLeast"/>
              <w:rPr>
                <w:rFonts w:cs="Times New Roman"/>
              </w:rPr>
            </w:pPr>
            <w:r w:rsidRPr="652361BB">
              <w:rPr>
                <w:rFonts w:cs="Times New Roman"/>
              </w:rPr>
              <w:t xml:space="preserve">Indiana </w:t>
            </w:r>
          </w:p>
        </w:tc>
        <w:tc>
          <w:tcPr>
            <w:tcW w:w="2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A09D4E7" w14:textId="60C886D3" w:rsidR="652361BB" w:rsidRDefault="652361BB" w:rsidP="652361BB">
            <w:pPr>
              <w:spacing w:line="0" w:lineRule="atLeast"/>
              <w:rPr>
                <w:rFonts w:cs="Times New Roman"/>
              </w:rPr>
            </w:pPr>
            <w:r w:rsidRPr="652361BB">
              <w:rPr>
                <w:rFonts w:cs="Times New Roman"/>
              </w:rPr>
              <w:t>2.76</w:t>
            </w:r>
          </w:p>
        </w:tc>
      </w:tr>
      <w:tr w:rsidR="00DF4DC3" w:rsidRPr="00DF4DC3" w14:paraId="62E6633C" w14:textId="77777777" w:rsidTr="16D0B965">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7EBB9DC" w14:textId="60039E93" w:rsidR="00662D20" w:rsidRPr="00DF4DC3" w:rsidRDefault="652361BB" w:rsidP="652361BB">
            <w:pPr>
              <w:spacing w:line="0" w:lineRule="atLeast"/>
              <w:rPr>
                <w:rFonts w:cs="Times New Roman"/>
              </w:rPr>
            </w:pPr>
            <w:r w:rsidRPr="652361BB">
              <w:rPr>
                <w:rFonts w:cs="Times New Roman"/>
              </w:rPr>
              <w:t>40</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946118D" w14:textId="0901304D" w:rsidR="00662D20" w:rsidRPr="00DF4DC3" w:rsidRDefault="5BADB154" w:rsidP="652361BB">
            <w:pPr>
              <w:spacing w:line="0" w:lineRule="atLeast"/>
              <w:rPr>
                <w:rFonts w:cs="Times New Roman"/>
              </w:rPr>
            </w:pPr>
            <w:r w:rsidRPr="652361BB">
              <w:rPr>
                <w:rFonts w:cs="Times New Roman"/>
              </w:rPr>
              <w:t xml:space="preserve">New Mexico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01C25E3" w14:textId="2C5BA639" w:rsidR="00662D20" w:rsidRPr="00DF4DC3" w:rsidRDefault="5BADB154" w:rsidP="652361BB">
            <w:pPr>
              <w:spacing w:line="0" w:lineRule="atLeast"/>
              <w:rPr>
                <w:rFonts w:cs="Times New Roman"/>
              </w:rPr>
            </w:pPr>
            <w:r w:rsidRPr="652361BB">
              <w:rPr>
                <w:rFonts w:cs="Times New Roman"/>
              </w:rPr>
              <w:t>2.81</w:t>
            </w:r>
          </w:p>
        </w:tc>
      </w:tr>
      <w:tr w:rsidR="652361BB" w14:paraId="7EFEE9C3"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825A31E" w14:textId="68834944" w:rsidR="68F3197C" w:rsidRDefault="68F3197C" w:rsidP="652361BB">
            <w:pPr>
              <w:spacing w:line="0" w:lineRule="atLeast"/>
              <w:rPr>
                <w:rFonts w:cs="Times New Roman"/>
              </w:rPr>
            </w:pPr>
            <w:r w:rsidRPr="652361BB">
              <w:rPr>
                <w:rFonts w:cs="Times New Roman"/>
              </w:rPr>
              <w:t>41</w:t>
            </w:r>
          </w:p>
        </w:tc>
        <w:tc>
          <w:tcPr>
            <w:tcW w:w="214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1BD699C2" w14:textId="43C9607C" w:rsidR="488FD4C3" w:rsidRDefault="488FD4C3" w:rsidP="652361BB">
            <w:pPr>
              <w:spacing w:line="0" w:lineRule="atLeast"/>
              <w:rPr>
                <w:rFonts w:cs="Times New Roman"/>
              </w:rPr>
            </w:pPr>
            <w:r w:rsidRPr="652361BB">
              <w:rPr>
                <w:rFonts w:cs="Times New Roman"/>
              </w:rPr>
              <w:t xml:space="preserve">Michigan </w:t>
            </w:r>
          </w:p>
        </w:tc>
        <w:tc>
          <w:tcPr>
            <w:tcW w:w="2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40DB70A" w14:textId="6E08C915" w:rsidR="68F3197C" w:rsidRDefault="68F3197C" w:rsidP="652361BB">
            <w:pPr>
              <w:spacing w:line="0" w:lineRule="atLeast"/>
              <w:rPr>
                <w:rFonts w:cs="Times New Roman"/>
              </w:rPr>
            </w:pPr>
            <w:r w:rsidRPr="652361BB">
              <w:rPr>
                <w:rFonts w:cs="Times New Roman"/>
              </w:rPr>
              <w:t>3.00</w:t>
            </w:r>
          </w:p>
        </w:tc>
      </w:tr>
      <w:tr w:rsidR="652361BB" w14:paraId="4061AAF1"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4DD90A1" w14:textId="743F9DA6" w:rsidR="652361BB" w:rsidRDefault="652361BB" w:rsidP="652361BB">
            <w:pPr>
              <w:spacing w:line="0" w:lineRule="atLeast"/>
              <w:rPr>
                <w:rFonts w:cs="Times New Roman"/>
              </w:rPr>
            </w:pPr>
            <w:r w:rsidRPr="652361BB">
              <w:rPr>
                <w:rFonts w:cs="Times New Roman"/>
              </w:rPr>
              <w:t>42</w:t>
            </w:r>
          </w:p>
        </w:tc>
        <w:tc>
          <w:tcPr>
            <w:tcW w:w="214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FF840D5" w14:textId="7A957468" w:rsidR="5BADB154" w:rsidRDefault="5BADB154" w:rsidP="652361BB">
            <w:pPr>
              <w:spacing w:line="0" w:lineRule="atLeast"/>
              <w:rPr>
                <w:rFonts w:cs="Times New Roman"/>
              </w:rPr>
            </w:pPr>
            <w:r w:rsidRPr="652361BB">
              <w:rPr>
                <w:rFonts w:cs="Times New Roman"/>
              </w:rPr>
              <w:t xml:space="preserve">Pennsylvania </w:t>
            </w:r>
          </w:p>
        </w:tc>
        <w:tc>
          <w:tcPr>
            <w:tcW w:w="2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BF09485" w14:textId="325F1F8D" w:rsidR="652361BB" w:rsidRDefault="652361BB" w:rsidP="652361BB">
            <w:pPr>
              <w:spacing w:line="0" w:lineRule="atLeast"/>
              <w:rPr>
                <w:rFonts w:cs="Times New Roman"/>
              </w:rPr>
            </w:pPr>
            <w:r w:rsidRPr="652361BB">
              <w:rPr>
                <w:rFonts w:cs="Times New Roman"/>
              </w:rPr>
              <w:t>3.03</w:t>
            </w:r>
          </w:p>
        </w:tc>
      </w:tr>
      <w:tr w:rsidR="652361BB" w14:paraId="3D3E84E5"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136F7906" w14:textId="77777777" w:rsidR="68F3197C" w:rsidRDefault="68F3197C" w:rsidP="652361BB">
            <w:pPr>
              <w:spacing w:line="0" w:lineRule="atLeast"/>
              <w:rPr>
                <w:rFonts w:cs="Times New Roman"/>
              </w:rPr>
            </w:pPr>
            <w:r w:rsidRPr="652361BB">
              <w:rPr>
                <w:rFonts w:cs="Times New Roman"/>
              </w:rPr>
              <w:t>43</w:t>
            </w:r>
          </w:p>
        </w:tc>
        <w:tc>
          <w:tcPr>
            <w:tcW w:w="214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125EF06" w14:textId="77777777" w:rsidR="68F3197C" w:rsidRDefault="68F3197C" w:rsidP="652361BB">
            <w:pPr>
              <w:spacing w:line="0" w:lineRule="atLeast"/>
              <w:rPr>
                <w:rFonts w:cs="Times New Roman"/>
              </w:rPr>
            </w:pPr>
            <w:r w:rsidRPr="652361BB">
              <w:rPr>
                <w:rFonts w:cs="Times New Roman"/>
              </w:rPr>
              <w:t>Louisiana </w:t>
            </w:r>
          </w:p>
        </w:tc>
        <w:tc>
          <w:tcPr>
            <w:tcW w:w="2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1B076406" w14:textId="2E7A8082" w:rsidR="68F3197C" w:rsidRDefault="68F3197C" w:rsidP="652361BB">
            <w:pPr>
              <w:spacing w:line="0" w:lineRule="atLeast"/>
              <w:rPr>
                <w:rFonts w:cs="Times New Roman"/>
              </w:rPr>
            </w:pPr>
            <w:r w:rsidRPr="652361BB">
              <w:rPr>
                <w:rFonts w:cs="Times New Roman"/>
              </w:rPr>
              <w:t>3.07</w:t>
            </w:r>
          </w:p>
        </w:tc>
      </w:tr>
      <w:tr w:rsidR="00DF4DC3" w:rsidRPr="00DF4DC3" w14:paraId="4C233788" w14:textId="77777777" w:rsidTr="16D0B965">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B79D29C" w14:textId="3ADCE304" w:rsidR="00662D20" w:rsidRPr="00DF4DC3" w:rsidRDefault="652361BB" w:rsidP="652361BB">
            <w:pPr>
              <w:spacing w:line="0" w:lineRule="atLeast"/>
              <w:rPr>
                <w:rFonts w:cs="Times New Roman"/>
              </w:rPr>
            </w:pPr>
            <w:r w:rsidRPr="652361BB">
              <w:rPr>
                <w:rFonts w:cs="Times New Roman"/>
              </w:rPr>
              <w:t>44</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B916E08" w14:textId="1DDD2DE5" w:rsidR="00662D20" w:rsidRPr="00DF4DC3" w:rsidRDefault="5BADB154" w:rsidP="652361BB">
            <w:pPr>
              <w:spacing w:line="0" w:lineRule="atLeast"/>
              <w:rPr>
                <w:rFonts w:cs="Times New Roman"/>
              </w:rPr>
            </w:pPr>
            <w:r w:rsidRPr="652361BB">
              <w:rPr>
                <w:rFonts w:cs="Times New Roman"/>
              </w:rPr>
              <w:t>West Virginia</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5370E10" w14:textId="0CBAB29F" w:rsidR="00662D20" w:rsidRPr="00DF4DC3" w:rsidRDefault="652361BB" w:rsidP="652361BB">
            <w:pPr>
              <w:spacing w:line="0" w:lineRule="atLeast"/>
              <w:rPr>
                <w:rFonts w:cs="Times New Roman"/>
              </w:rPr>
            </w:pPr>
            <w:r w:rsidRPr="652361BB">
              <w:rPr>
                <w:rFonts w:cs="Times New Roman"/>
              </w:rPr>
              <w:t>3.44</w:t>
            </w:r>
          </w:p>
        </w:tc>
      </w:tr>
      <w:tr w:rsidR="652361BB" w14:paraId="40AF2B7D"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CE339A1" w14:textId="3D4F1961" w:rsidR="68F3197C" w:rsidRDefault="68F3197C" w:rsidP="652361BB">
            <w:pPr>
              <w:spacing w:line="0" w:lineRule="atLeast"/>
              <w:rPr>
                <w:rFonts w:cs="Times New Roman"/>
              </w:rPr>
            </w:pPr>
            <w:r w:rsidRPr="652361BB">
              <w:rPr>
                <w:rFonts w:cs="Times New Roman"/>
              </w:rPr>
              <w:t>45</w:t>
            </w:r>
          </w:p>
        </w:tc>
        <w:tc>
          <w:tcPr>
            <w:tcW w:w="214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0145CFB" w14:textId="77777777" w:rsidR="68F3197C" w:rsidRDefault="68F3197C" w:rsidP="652361BB">
            <w:pPr>
              <w:spacing w:line="0" w:lineRule="atLeast"/>
              <w:rPr>
                <w:rFonts w:cs="Times New Roman"/>
              </w:rPr>
            </w:pPr>
            <w:r w:rsidRPr="652361BB">
              <w:rPr>
                <w:rFonts w:cs="Times New Roman"/>
              </w:rPr>
              <w:t>Washington </w:t>
            </w:r>
          </w:p>
        </w:tc>
        <w:tc>
          <w:tcPr>
            <w:tcW w:w="2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EA4B453" w14:textId="7C4F199C" w:rsidR="652361BB" w:rsidRDefault="652361BB" w:rsidP="652361BB">
            <w:pPr>
              <w:spacing w:line="0" w:lineRule="atLeast"/>
              <w:rPr>
                <w:rFonts w:cs="Times New Roman"/>
              </w:rPr>
            </w:pPr>
            <w:r w:rsidRPr="652361BB">
              <w:rPr>
                <w:rFonts w:cs="Times New Roman"/>
              </w:rPr>
              <w:t>4.10</w:t>
            </w:r>
          </w:p>
        </w:tc>
      </w:tr>
      <w:tr w:rsidR="00DF4DC3" w:rsidRPr="00DF4DC3" w14:paraId="278988BD" w14:textId="77777777" w:rsidTr="16D0B965">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FDD78EA" w14:textId="643357FD" w:rsidR="00662D20" w:rsidRPr="00DF4DC3" w:rsidRDefault="68F3197C" w:rsidP="652361BB">
            <w:pPr>
              <w:spacing w:line="0" w:lineRule="atLeast"/>
              <w:rPr>
                <w:rFonts w:cs="Times New Roman"/>
              </w:rPr>
            </w:pPr>
            <w:r w:rsidRPr="652361BB">
              <w:rPr>
                <w:rFonts w:cs="Times New Roman"/>
              </w:rPr>
              <w:t>46</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E747FC6" w14:textId="2A6B2452" w:rsidR="00662D20" w:rsidRPr="00DF4DC3" w:rsidRDefault="488FD4C3" w:rsidP="652361BB">
            <w:pPr>
              <w:spacing w:line="0" w:lineRule="atLeast"/>
              <w:rPr>
                <w:rFonts w:cs="Times New Roman"/>
              </w:rPr>
            </w:pPr>
            <w:r w:rsidRPr="652361BB">
              <w:rPr>
                <w:rFonts w:cs="Times New Roman"/>
              </w:rPr>
              <w:t xml:space="preserve">California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656B5CE" w14:textId="388C13FD" w:rsidR="00662D20" w:rsidRPr="00DF4DC3" w:rsidRDefault="652361BB" w:rsidP="652361BB">
            <w:pPr>
              <w:spacing w:line="0" w:lineRule="atLeast"/>
              <w:rPr>
                <w:rFonts w:cs="Times New Roman"/>
              </w:rPr>
            </w:pPr>
            <w:r w:rsidRPr="652361BB">
              <w:rPr>
                <w:rFonts w:cs="Times New Roman"/>
              </w:rPr>
              <w:t>4.52</w:t>
            </w:r>
          </w:p>
        </w:tc>
      </w:tr>
      <w:tr w:rsidR="00DF4DC3" w:rsidRPr="00DF4DC3" w14:paraId="3A0D1803" w14:textId="77777777" w:rsidTr="16D0B965">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9DB4722" w14:textId="77777777" w:rsidR="00662D20" w:rsidRPr="00DF4DC3" w:rsidRDefault="68F3197C" w:rsidP="652361BB">
            <w:pPr>
              <w:spacing w:line="0" w:lineRule="atLeast"/>
              <w:rPr>
                <w:rFonts w:cs="Times New Roman"/>
              </w:rPr>
            </w:pPr>
            <w:r w:rsidRPr="652361BB">
              <w:rPr>
                <w:rFonts w:cs="Times New Roman"/>
              </w:rPr>
              <w:t>47</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C44AF07" w14:textId="77777777" w:rsidR="00662D20" w:rsidRPr="00DF4DC3" w:rsidRDefault="68F3197C" w:rsidP="652361BB">
            <w:pPr>
              <w:spacing w:line="0" w:lineRule="atLeast"/>
              <w:rPr>
                <w:rFonts w:cs="Times New Roman"/>
              </w:rPr>
            </w:pPr>
            <w:r w:rsidRPr="652361BB">
              <w:rPr>
                <w:rFonts w:cs="Times New Roman"/>
              </w:rPr>
              <w:t>Colorado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1FB8AEA" w14:textId="343DF3AD" w:rsidR="00662D20" w:rsidRPr="00DF4DC3" w:rsidRDefault="652361BB" w:rsidP="652361BB">
            <w:pPr>
              <w:spacing w:line="0" w:lineRule="atLeast"/>
              <w:rPr>
                <w:rFonts w:cs="Times New Roman"/>
              </w:rPr>
            </w:pPr>
            <w:r w:rsidRPr="652361BB">
              <w:rPr>
                <w:rFonts w:cs="Times New Roman"/>
              </w:rPr>
              <w:t>8.32</w:t>
            </w:r>
          </w:p>
        </w:tc>
      </w:tr>
      <w:tr w:rsidR="00DF4DC3" w:rsidRPr="00DF4DC3" w14:paraId="006474D8" w14:textId="77777777" w:rsidTr="16D0B965">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35EFF3D" w14:textId="77777777" w:rsidR="00662D20" w:rsidRPr="00DF4DC3" w:rsidRDefault="68F3197C" w:rsidP="652361BB">
            <w:pPr>
              <w:spacing w:line="0" w:lineRule="atLeast"/>
              <w:rPr>
                <w:rFonts w:cs="Times New Roman"/>
              </w:rPr>
            </w:pPr>
            <w:r w:rsidRPr="652361BB">
              <w:rPr>
                <w:rFonts w:cs="Times New Roman"/>
              </w:rPr>
              <w:t>48</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E7279F7" w14:textId="77777777" w:rsidR="00662D20" w:rsidRPr="00DF4DC3" w:rsidRDefault="68F3197C" w:rsidP="652361BB">
            <w:pPr>
              <w:spacing w:line="0" w:lineRule="atLeast"/>
              <w:rPr>
                <w:rFonts w:cs="Times New Roman"/>
              </w:rPr>
            </w:pPr>
            <w:r w:rsidRPr="652361BB">
              <w:rPr>
                <w:rFonts w:cs="Times New Roman"/>
              </w:rPr>
              <w:t>Alaska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8BDB20D" w14:textId="4CE55297" w:rsidR="00662D20" w:rsidRPr="00DF4DC3" w:rsidRDefault="652361BB" w:rsidP="652361BB">
            <w:pPr>
              <w:spacing w:line="0" w:lineRule="atLeast"/>
              <w:rPr>
                <w:rFonts w:cs="Times New Roman"/>
              </w:rPr>
            </w:pPr>
            <w:r w:rsidRPr="652361BB">
              <w:rPr>
                <w:rFonts w:cs="Times New Roman"/>
              </w:rPr>
              <w:t>9.63</w:t>
            </w:r>
          </w:p>
        </w:tc>
      </w:tr>
      <w:tr w:rsidR="00DF4DC3" w:rsidRPr="00DF4DC3" w14:paraId="61C197F1" w14:textId="77777777" w:rsidTr="16D0B965">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8E326F6" w14:textId="77777777" w:rsidR="00662D20" w:rsidRPr="00DF4DC3" w:rsidRDefault="00662D20" w:rsidP="652361BB">
            <w:pPr>
              <w:rPr>
                <w:rFonts w:eastAsia="Times New Roman" w:cs="Times New Roman"/>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D5A7074" w14:textId="77777777" w:rsidR="00662D20" w:rsidRPr="00DF4DC3" w:rsidRDefault="68F3197C" w:rsidP="652361BB">
            <w:pPr>
              <w:spacing w:line="0" w:lineRule="atLeast"/>
              <w:rPr>
                <w:rFonts w:cs="Times New Roman"/>
              </w:rPr>
            </w:pPr>
            <w:r w:rsidRPr="652361BB">
              <w:rPr>
                <w:rFonts w:cs="Times New Roman"/>
              </w:rPr>
              <w:t>Delaware</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198E624" w14:textId="77777777" w:rsidR="00662D20" w:rsidRPr="00DF4DC3" w:rsidRDefault="68F3197C" w:rsidP="652361BB">
            <w:pPr>
              <w:spacing w:line="0" w:lineRule="atLeast"/>
              <w:rPr>
                <w:rFonts w:cs="Times New Roman"/>
              </w:rPr>
            </w:pPr>
            <w:r w:rsidRPr="652361BB">
              <w:rPr>
                <w:rFonts w:cs="Times New Roman"/>
              </w:rPr>
              <w:t>N/A</w:t>
            </w:r>
          </w:p>
        </w:tc>
      </w:tr>
      <w:tr w:rsidR="00DF4DC3" w:rsidRPr="00DF4DC3" w14:paraId="1DC1A6F2" w14:textId="77777777" w:rsidTr="16D0B965">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AEEE07A" w14:textId="77777777" w:rsidR="00662D20" w:rsidRPr="00DF4DC3" w:rsidRDefault="00662D20" w:rsidP="652361BB">
            <w:pPr>
              <w:rPr>
                <w:rFonts w:eastAsia="Times New Roman" w:cs="Times New Roman"/>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19268B27" w14:textId="77777777" w:rsidR="00662D20" w:rsidRPr="00DF4DC3" w:rsidRDefault="68F3197C" w:rsidP="652361BB">
            <w:pPr>
              <w:spacing w:line="0" w:lineRule="atLeast"/>
              <w:rPr>
                <w:rFonts w:cs="Times New Roman"/>
              </w:rPr>
            </w:pPr>
            <w:r w:rsidRPr="652361BB">
              <w:rPr>
                <w:rFonts w:cs="Times New Roman"/>
              </w:rPr>
              <w:t>Hawaii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6B5210B" w14:textId="77777777" w:rsidR="00662D20" w:rsidRPr="00DF4DC3" w:rsidRDefault="68F3197C" w:rsidP="652361BB">
            <w:pPr>
              <w:spacing w:line="0" w:lineRule="atLeast"/>
              <w:rPr>
                <w:rFonts w:cs="Times New Roman"/>
              </w:rPr>
            </w:pPr>
            <w:r w:rsidRPr="652361BB">
              <w:rPr>
                <w:rFonts w:cs="Times New Roman"/>
              </w:rPr>
              <w:t>N/A</w:t>
            </w:r>
          </w:p>
        </w:tc>
      </w:tr>
      <w:tr w:rsidR="00662D20" w:rsidRPr="00DF4DC3" w14:paraId="6AAA710F" w14:textId="77777777" w:rsidTr="16D0B965">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92E66CF" w14:textId="77777777" w:rsidR="00662D20" w:rsidRPr="00DF4DC3" w:rsidRDefault="00662D20" w:rsidP="652361BB">
            <w:pPr>
              <w:rPr>
                <w:rFonts w:eastAsia="Times New Roman" w:cs="Times New Roman"/>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42AE551" w14:textId="77777777" w:rsidR="00662D20" w:rsidRPr="00DF4DC3" w:rsidRDefault="68F3197C" w:rsidP="652361BB">
            <w:pPr>
              <w:spacing w:line="0" w:lineRule="atLeast"/>
              <w:rPr>
                <w:rFonts w:cs="Times New Roman"/>
              </w:rPr>
            </w:pPr>
            <w:r w:rsidRPr="652361BB">
              <w:rPr>
                <w:rFonts w:cs="Times New Roman"/>
              </w:rPr>
              <w:t>Weighted Average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CAC57A0" w14:textId="0FC5E2B9" w:rsidR="00662D20" w:rsidRPr="00DF4DC3" w:rsidRDefault="693FA311" w:rsidP="652361BB">
            <w:pPr>
              <w:spacing w:line="0" w:lineRule="atLeast"/>
              <w:rPr>
                <w:rFonts w:cs="Times New Roman"/>
              </w:rPr>
            </w:pPr>
            <w:r w:rsidRPr="652361BB">
              <w:rPr>
                <w:rFonts w:cs="Times New Roman"/>
              </w:rPr>
              <w:t>2.09</w:t>
            </w:r>
          </w:p>
        </w:tc>
      </w:tr>
    </w:tbl>
    <w:p w14:paraId="168E9CC0" w14:textId="77777777" w:rsidR="00662D20" w:rsidRPr="00DF4DC3" w:rsidRDefault="00662D20" w:rsidP="00662D20">
      <w:pPr>
        <w:rPr>
          <w:rFonts w:eastAsia="Times New Roman" w:cs="Times New Roman"/>
          <w:color w:val="FF0000"/>
        </w:rPr>
      </w:pPr>
    </w:p>
    <w:p w14:paraId="78202419" w14:textId="42371347" w:rsidR="00662D20" w:rsidRPr="00CD0963" w:rsidRDefault="00662D20" w:rsidP="00662D20">
      <w:pPr>
        <w:rPr>
          <w:rFonts w:cs="Times New Roman"/>
          <w:color w:val="000000" w:themeColor="text1"/>
        </w:rPr>
      </w:pPr>
      <w:r w:rsidRPr="00CD0963">
        <w:rPr>
          <w:rFonts w:cs="Times New Roman"/>
          <w:color w:val="000000" w:themeColor="text1"/>
        </w:rPr>
        <w:t>Figure 6: Percent of Rural Interstates in Poor Condition</w:t>
      </w:r>
      <w:r w:rsidR="00C1267F" w:rsidRPr="00CD0963">
        <w:rPr>
          <w:rFonts w:cs="Times New Roman"/>
          <w:color w:val="000000" w:themeColor="text1"/>
        </w:rPr>
        <w:t>, 20</w:t>
      </w:r>
      <w:r w:rsidR="00CD0963">
        <w:rPr>
          <w:rFonts w:cs="Times New Roman"/>
          <w:color w:val="000000" w:themeColor="text1"/>
        </w:rPr>
        <w:t>20</w:t>
      </w:r>
      <w:r w:rsidRPr="00CD0963">
        <w:rPr>
          <w:rFonts w:cs="Times New Roman"/>
          <w:color w:val="000000" w:themeColor="text1"/>
        </w:rPr>
        <w:t xml:space="preserve"> (Ray will insert)</w:t>
      </w:r>
    </w:p>
    <w:p w14:paraId="0415D5B0" w14:textId="4A110935" w:rsidR="00662D20" w:rsidRPr="00CD0963" w:rsidRDefault="00662D20" w:rsidP="00662D20">
      <w:pPr>
        <w:spacing w:after="240"/>
        <w:rPr>
          <w:rFonts w:eastAsia="Times New Roman" w:cs="Times New Roman"/>
          <w:color w:val="000000" w:themeColor="text1"/>
        </w:rPr>
      </w:pPr>
      <w:r w:rsidRPr="00CD0963">
        <w:rPr>
          <w:rFonts w:eastAsia="Times New Roman" w:cs="Times New Roman"/>
          <w:color w:val="000000" w:themeColor="text1"/>
        </w:rPr>
        <w:br/>
      </w:r>
    </w:p>
    <w:p w14:paraId="54B36520" w14:textId="77777777" w:rsidR="00662D20" w:rsidRPr="00CD0963" w:rsidRDefault="00662D20" w:rsidP="00662D20">
      <w:pPr>
        <w:rPr>
          <w:rFonts w:cs="Times New Roman"/>
          <w:color w:val="000000" w:themeColor="text1"/>
        </w:rPr>
      </w:pPr>
      <w:r w:rsidRPr="00CD0963">
        <w:rPr>
          <w:rFonts w:cs="Times New Roman"/>
          <w:b/>
          <w:bCs/>
          <w:i/>
          <w:iCs/>
          <w:color w:val="000000" w:themeColor="text1"/>
        </w:rPr>
        <w:t>Urban Interstate Pavement Condition</w:t>
      </w:r>
    </w:p>
    <w:p w14:paraId="013B7291" w14:textId="77777777" w:rsidR="00662D20" w:rsidRPr="00CD0963" w:rsidRDefault="00662D20" w:rsidP="00662D20">
      <w:pPr>
        <w:rPr>
          <w:rFonts w:eastAsia="Times New Roman" w:cs="Times New Roman"/>
          <w:color w:val="000000" w:themeColor="text1"/>
        </w:rPr>
      </w:pPr>
    </w:p>
    <w:p w14:paraId="60A6D467" w14:textId="67F53387" w:rsidR="00662D20" w:rsidRPr="00DF4DC3" w:rsidRDefault="68F3197C" w:rsidP="652361BB">
      <w:pPr>
        <w:rPr>
          <w:rFonts w:cs="Times New Roman"/>
        </w:rPr>
      </w:pPr>
      <w:r w:rsidRPr="652361BB">
        <w:rPr>
          <w:rFonts w:cs="Times New Roman"/>
          <w:color w:val="000000" w:themeColor="text1"/>
        </w:rPr>
        <w:t>The urban Interstates consist of major multi-lane highways in urbanized areas.</w:t>
      </w:r>
      <w:r w:rsidRPr="652361BB">
        <w:rPr>
          <w:rFonts w:cs="Times New Roman"/>
        </w:rPr>
        <w:t xml:space="preserve"> The pavement condition of the urban Interstate system </w:t>
      </w:r>
      <w:r w:rsidR="551095FC" w:rsidRPr="652361BB">
        <w:rPr>
          <w:rFonts w:cs="Times New Roman"/>
        </w:rPr>
        <w:t xml:space="preserve">improved </w:t>
      </w:r>
      <w:r w:rsidRPr="652361BB">
        <w:rPr>
          <w:rFonts w:cs="Times New Roman"/>
        </w:rPr>
        <w:t xml:space="preserve">from 2019 to 2020, decreasing from 4.97% in poor condition to </w:t>
      </w:r>
      <w:r w:rsidR="551095FC" w:rsidRPr="652361BB">
        <w:rPr>
          <w:rFonts w:cs="Times New Roman"/>
        </w:rPr>
        <w:t>4.77</w:t>
      </w:r>
      <w:r w:rsidRPr="652361BB">
        <w:rPr>
          <w:rFonts w:cs="Times New Roman"/>
        </w:rPr>
        <w:t xml:space="preserve">% (Table 12, Percent Urban Interstate Mileage in Poor Condition, 2020, Figure 7). In 2020, </w:t>
      </w:r>
      <w:r w:rsidR="4C366236" w:rsidRPr="652361BB">
        <w:rPr>
          <w:rFonts w:cs="Times New Roman"/>
        </w:rPr>
        <w:t xml:space="preserve">911 </w:t>
      </w:r>
      <w:r w:rsidRPr="652361BB">
        <w:rPr>
          <w:rFonts w:cs="Times New Roman"/>
        </w:rPr>
        <w:t>of the 19,108 miles of urban Interstates were rated as poor, as compared to 947</w:t>
      </w:r>
      <w:r w:rsidR="4C366236" w:rsidRPr="652361BB">
        <w:rPr>
          <w:rFonts w:cs="Times New Roman"/>
        </w:rPr>
        <w:t xml:space="preserve"> </w:t>
      </w:r>
      <w:r w:rsidRPr="652361BB">
        <w:rPr>
          <w:rFonts w:cs="Times New Roman"/>
        </w:rPr>
        <w:t>poor-condition miles out of 1</w:t>
      </w:r>
      <w:r w:rsidR="4C366236" w:rsidRPr="652361BB">
        <w:rPr>
          <w:rFonts w:cs="Times New Roman"/>
        </w:rPr>
        <w:t xml:space="preserve">9,069 </w:t>
      </w:r>
      <w:r w:rsidRPr="652361BB">
        <w:rPr>
          <w:rFonts w:cs="Times New Roman"/>
        </w:rPr>
        <w:t>miles in 2019, the last time this assessment was completed. </w:t>
      </w:r>
    </w:p>
    <w:p w14:paraId="7B2F684E" w14:textId="77777777" w:rsidR="00662D20" w:rsidRPr="00DF4DC3" w:rsidRDefault="00662D20" w:rsidP="652361BB">
      <w:pPr>
        <w:rPr>
          <w:rFonts w:eastAsia="Times New Roman" w:cs="Times New Roman"/>
        </w:rPr>
      </w:pPr>
    </w:p>
    <w:p w14:paraId="64C16B6D" w14:textId="17E5B459" w:rsidR="00662D20" w:rsidRPr="00DF4DC3" w:rsidRDefault="68F3197C" w:rsidP="652361BB">
      <w:pPr>
        <w:rPr>
          <w:rFonts w:cs="Times New Roman"/>
        </w:rPr>
      </w:pPr>
      <w:r w:rsidRPr="652361BB">
        <w:rPr>
          <w:rFonts w:cs="Times New Roman"/>
        </w:rPr>
        <w:t xml:space="preserve">Between 2019 and 2020, the percentage of poor urban Interstate mileage increased in </w:t>
      </w:r>
      <w:r w:rsidR="356EB59A" w:rsidRPr="652361BB">
        <w:rPr>
          <w:rFonts w:cs="Times New Roman"/>
        </w:rPr>
        <w:t>25</w:t>
      </w:r>
      <w:r w:rsidRPr="652361BB">
        <w:rPr>
          <w:rFonts w:cs="Times New Roman"/>
        </w:rPr>
        <w:t xml:space="preserve"> states and decreased in 25 states. The percent of poor mileage changed less than one percentage point in </w:t>
      </w:r>
      <w:r w:rsidR="1636F69D" w:rsidRPr="652361BB">
        <w:rPr>
          <w:rFonts w:cs="Times New Roman"/>
        </w:rPr>
        <w:t>35</w:t>
      </w:r>
      <w:r w:rsidRPr="652361BB">
        <w:rPr>
          <w:rFonts w:cs="Times New Roman"/>
        </w:rPr>
        <w:t xml:space="preserve"> of the states</w:t>
      </w:r>
      <w:r w:rsidR="653AF6C5" w:rsidRPr="652361BB">
        <w:rPr>
          <w:rFonts w:cs="Times New Roman"/>
        </w:rPr>
        <w:t>. Minnesota</w:t>
      </w:r>
      <w:r w:rsidR="7B8724E7" w:rsidRPr="652361BB">
        <w:rPr>
          <w:rFonts w:cs="Times New Roman"/>
        </w:rPr>
        <w:t xml:space="preserve"> and South Carolina </w:t>
      </w:r>
      <w:r w:rsidRPr="652361BB">
        <w:rPr>
          <w:rFonts w:cs="Times New Roman"/>
        </w:rPr>
        <w:t xml:space="preserve">led the states in reducing poor-condition mileage (by </w:t>
      </w:r>
      <w:r w:rsidR="7B8724E7" w:rsidRPr="652361BB">
        <w:rPr>
          <w:rFonts w:cs="Times New Roman"/>
        </w:rPr>
        <w:t xml:space="preserve">2.65 </w:t>
      </w:r>
      <w:r w:rsidRPr="652361BB">
        <w:rPr>
          <w:rFonts w:cs="Times New Roman"/>
        </w:rPr>
        <w:t>and 2.49 points, respectively) while West Virginia</w:t>
      </w:r>
      <w:r w:rsidR="37188F14" w:rsidRPr="652361BB">
        <w:rPr>
          <w:rFonts w:cs="Times New Roman"/>
        </w:rPr>
        <w:t xml:space="preserve"> </w:t>
      </w:r>
      <w:r w:rsidRPr="652361BB">
        <w:rPr>
          <w:rFonts w:cs="Times New Roman"/>
        </w:rPr>
        <w:t>and Hawaii</w:t>
      </w:r>
      <w:r w:rsidR="37188F14" w:rsidRPr="652361BB">
        <w:rPr>
          <w:rFonts w:cs="Times New Roman"/>
        </w:rPr>
        <w:t xml:space="preserve"> </w:t>
      </w:r>
      <w:r w:rsidRPr="652361BB">
        <w:rPr>
          <w:rFonts w:cs="Times New Roman"/>
        </w:rPr>
        <w:t xml:space="preserve">led the states in increasing poor-condition mileage (by 4.31 and </w:t>
      </w:r>
      <w:r w:rsidR="37188F14" w:rsidRPr="652361BB">
        <w:rPr>
          <w:rFonts w:cs="Times New Roman"/>
        </w:rPr>
        <w:t>2.24</w:t>
      </w:r>
      <w:r w:rsidRPr="652361BB">
        <w:rPr>
          <w:rFonts w:cs="Times New Roman"/>
        </w:rPr>
        <w:t xml:space="preserve"> points, respectively).</w:t>
      </w:r>
    </w:p>
    <w:p w14:paraId="6B430E6F" w14:textId="77777777" w:rsidR="00662D20" w:rsidRPr="00DF4DC3" w:rsidRDefault="00662D20" w:rsidP="00662D20">
      <w:pPr>
        <w:rPr>
          <w:rFonts w:cs="Times New Roman"/>
          <w:color w:val="FF0000"/>
        </w:rPr>
      </w:pPr>
      <w:r w:rsidRPr="00DF4DC3">
        <w:rPr>
          <w:rFonts w:cs="Times New Roman"/>
          <w:color w:val="FF0000"/>
        </w:rPr>
        <w:t> </w:t>
      </w:r>
    </w:p>
    <w:p w14:paraId="068DB05D" w14:textId="5D9FFB16" w:rsidR="00662D20" w:rsidRPr="00DF4DC3" w:rsidRDefault="68F3197C" w:rsidP="652361BB">
      <w:pPr>
        <w:rPr>
          <w:rFonts w:cs="Times New Roman"/>
        </w:rPr>
      </w:pPr>
      <w:r w:rsidRPr="79DF85DE">
        <w:rPr>
          <w:rFonts w:cs="Times New Roman"/>
        </w:rPr>
        <w:t>The condition of urban Interstate miles also varies widely by state. In 2020, no states reported no poor mileage. The bottom two</w:t>
      </w:r>
      <w:r w:rsidR="7942A822" w:rsidRPr="79DF85DE">
        <w:rPr>
          <w:rFonts w:cs="Times New Roman"/>
        </w:rPr>
        <w:t xml:space="preserve"> </w:t>
      </w:r>
      <w:r w:rsidRPr="79DF85DE">
        <w:rPr>
          <w:rFonts w:cs="Times New Roman"/>
        </w:rPr>
        <w:t>states (</w:t>
      </w:r>
      <w:r w:rsidR="7942A822" w:rsidRPr="79DF85DE">
        <w:rPr>
          <w:rFonts w:cs="Times New Roman"/>
        </w:rPr>
        <w:t>Hawaii and</w:t>
      </w:r>
      <w:r w:rsidRPr="79DF85DE">
        <w:rPr>
          <w:rFonts w:cs="Times New Roman"/>
        </w:rPr>
        <w:t xml:space="preserve"> Louisiana) reported more than 10% of their mileage to be in poor condition. These two</w:t>
      </w:r>
      <w:r w:rsidR="68D4CA7E" w:rsidRPr="79DF85DE">
        <w:rPr>
          <w:rFonts w:cs="Times New Roman"/>
        </w:rPr>
        <w:t xml:space="preserve"> </w:t>
      </w:r>
      <w:r w:rsidRPr="79DF85DE">
        <w:rPr>
          <w:rFonts w:cs="Times New Roman"/>
        </w:rPr>
        <w:t xml:space="preserve">states, collectively, have </w:t>
      </w:r>
      <w:r w:rsidR="008D7DB1" w:rsidRPr="79DF85DE">
        <w:rPr>
          <w:rFonts w:cs="Times New Roman"/>
        </w:rPr>
        <w:t xml:space="preserve">only </w:t>
      </w:r>
      <w:r w:rsidRPr="79DF85DE">
        <w:rPr>
          <w:rFonts w:cs="Times New Roman"/>
        </w:rPr>
        <w:t xml:space="preserve">about 2.45% of the urban Interstate mileage in the U.S. (469 of 19,108 miles) but have over 7% of the poor mileage (64 of </w:t>
      </w:r>
      <w:r w:rsidR="7942A822" w:rsidRPr="79DF85DE">
        <w:rPr>
          <w:rFonts w:cs="Times New Roman"/>
        </w:rPr>
        <w:t xml:space="preserve">911 </w:t>
      </w:r>
      <w:r w:rsidRPr="79DF85DE">
        <w:rPr>
          <w:rFonts w:cs="Times New Roman"/>
        </w:rPr>
        <w:t>miles). </w:t>
      </w:r>
    </w:p>
    <w:p w14:paraId="04B392F7" w14:textId="77777777" w:rsidR="00662D20" w:rsidRPr="00DF4DC3" w:rsidRDefault="00662D20" w:rsidP="00662D20">
      <w:pPr>
        <w:rPr>
          <w:rFonts w:cs="Times New Roman"/>
          <w:color w:val="FF0000"/>
        </w:rPr>
      </w:pPr>
      <w:r w:rsidRPr="00DF4DC3">
        <w:rPr>
          <w:rFonts w:cs="Times New Roman"/>
          <w:b/>
          <w:bCs/>
          <w:i/>
          <w:iCs/>
          <w:color w:val="FF0000"/>
        </w:rPr>
        <w:t> </w:t>
      </w:r>
    </w:p>
    <w:p w14:paraId="7819C387" w14:textId="5FAD2BBA" w:rsidR="00662D20" w:rsidRPr="00DF4DC3" w:rsidRDefault="68F3197C" w:rsidP="652361BB">
      <w:pPr>
        <w:rPr>
          <w:rFonts w:cs="Times New Roman"/>
        </w:rPr>
      </w:pPr>
      <w:r w:rsidRPr="652361BB">
        <w:rPr>
          <w:rFonts w:cs="Times New Roman"/>
        </w:rPr>
        <w:t>Table 12: Percent Urban Interstate Mileage in Poor Condition</w:t>
      </w:r>
      <w:r w:rsidR="15475363" w:rsidRPr="652361BB">
        <w:rPr>
          <w:rFonts w:cs="Times New Roman"/>
        </w:rPr>
        <w:t>, 2020</w:t>
      </w:r>
    </w:p>
    <w:tbl>
      <w:tblPr>
        <w:tblW w:w="0" w:type="auto"/>
        <w:tblCellMar>
          <w:top w:w="15" w:type="dxa"/>
          <w:left w:w="15" w:type="dxa"/>
          <w:bottom w:w="15" w:type="dxa"/>
          <w:right w:w="15" w:type="dxa"/>
        </w:tblCellMar>
        <w:tblLook w:val="04A0" w:firstRow="1" w:lastRow="0" w:firstColumn="1" w:lastColumn="0" w:noHBand="0" w:noVBand="1"/>
      </w:tblPr>
      <w:tblGrid>
        <w:gridCol w:w="1327"/>
        <w:gridCol w:w="1869"/>
        <w:gridCol w:w="2869"/>
      </w:tblGrid>
      <w:tr w:rsidR="00DF4DC3" w:rsidRPr="00DF4DC3" w14:paraId="05CB2974" w14:textId="77777777" w:rsidTr="16D0B965">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F6EFBEC" w14:textId="0FC96927" w:rsidR="00662D20" w:rsidRPr="00DF4DC3" w:rsidRDefault="68F3197C" w:rsidP="652361BB">
            <w:pPr>
              <w:spacing w:line="0" w:lineRule="atLeast"/>
              <w:rPr>
                <w:rFonts w:cs="Times New Roman"/>
              </w:rPr>
            </w:pPr>
            <w:r w:rsidRPr="652361BB">
              <w:rPr>
                <w:rFonts w:cs="Times New Roman"/>
              </w:rPr>
              <w:lastRenderedPageBreak/>
              <w:t>2020 Rank</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FC3332D" w14:textId="77777777" w:rsidR="00662D20" w:rsidRPr="00DF4DC3" w:rsidRDefault="68F3197C" w:rsidP="652361BB">
            <w:pPr>
              <w:spacing w:line="0" w:lineRule="atLeast"/>
              <w:rPr>
                <w:rFonts w:cs="Times New Roman"/>
              </w:rPr>
            </w:pPr>
            <w:r w:rsidRPr="652361BB">
              <w:rPr>
                <w:rFonts w:cs="Times New Roman"/>
              </w:rPr>
              <w:t>State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E8EFFCA" w14:textId="77777777" w:rsidR="00662D20" w:rsidRPr="00DF4DC3" w:rsidRDefault="68F3197C" w:rsidP="652361BB">
            <w:pPr>
              <w:rPr>
                <w:rFonts w:cs="Times New Roman"/>
              </w:rPr>
            </w:pPr>
            <w:r w:rsidRPr="652361BB">
              <w:rPr>
                <w:rFonts w:cs="Times New Roman"/>
              </w:rPr>
              <w:t>Percent Urban Interstate</w:t>
            </w:r>
          </w:p>
          <w:p w14:paraId="7EF7DC4B" w14:textId="77777777" w:rsidR="00662D20" w:rsidRPr="00DF4DC3" w:rsidRDefault="68F3197C" w:rsidP="652361BB">
            <w:pPr>
              <w:spacing w:line="0" w:lineRule="atLeast"/>
              <w:rPr>
                <w:rFonts w:cs="Times New Roman"/>
              </w:rPr>
            </w:pPr>
            <w:r w:rsidRPr="652361BB">
              <w:rPr>
                <w:rFonts w:cs="Times New Roman"/>
              </w:rPr>
              <w:t>Mileage in Poor Condition</w:t>
            </w:r>
          </w:p>
        </w:tc>
      </w:tr>
      <w:tr w:rsidR="00DF4DC3" w:rsidRPr="00DF4DC3" w14:paraId="4C0ABAC9" w14:textId="77777777" w:rsidTr="16D0B965">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E01F286" w14:textId="77777777" w:rsidR="00662D20" w:rsidRPr="00DF4DC3" w:rsidRDefault="68F3197C" w:rsidP="652361BB">
            <w:pPr>
              <w:spacing w:line="0" w:lineRule="atLeast"/>
              <w:rPr>
                <w:rFonts w:cs="Times New Roman"/>
              </w:rPr>
            </w:pPr>
            <w:r w:rsidRPr="652361BB">
              <w:rPr>
                <w:rFonts w:cs="Times New Roman"/>
              </w:rPr>
              <w:t>1</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BC1DF0A" w14:textId="77777777" w:rsidR="00662D20" w:rsidRPr="00DF4DC3" w:rsidRDefault="68F3197C" w:rsidP="652361BB">
            <w:pPr>
              <w:spacing w:line="0" w:lineRule="atLeast"/>
              <w:rPr>
                <w:rFonts w:cs="Times New Roman"/>
              </w:rPr>
            </w:pPr>
            <w:r w:rsidRPr="652361BB">
              <w:rPr>
                <w:rFonts w:cs="Times New Roman"/>
              </w:rPr>
              <w:t>New Hampshire</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7964CBD" w14:textId="0CE3472B" w:rsidR="00662D20" w:rsidRPr="00DF4DC3" w:rsidRDefault="68F3197C" w:rsidP="652361BB">
            <w:pPr>
              <w:spacing w:line="0" w:lineRule="atLeast"/>
              <w:rPr>
                <w:rFonts w:cs="Times New Roman"/>
              </w:rPr>
            </w:pPr>
            <w:r w:rsidRPr="652361BB">
              <w:rPr>
                <w:rFonts w:cs="Times New Roman"/>
              </w:rPr>
              <w:t>0.16</w:t>
            </w:r>
          </w:p>
        </w:tc>
      </w:tr>
      <w:tr w:rsidR="00DF4DC3" w:rsidRPr="00DF4DC3" w14:paraId="1ED38AAD" w14:textId="77777777" w:rsidTr="16D0B965">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2AC9FD6" w14:textId="05496370" w:rsidR="00662D20" w:rsidRPr="00DF4DC3" w:rsidRDefault="652361BB" w:rsidP="652361BB">
            <w:pPr>
              <w:spacing w:line="0" w:lineRule="atLeast"/>
              <w:rPr>
                <w:rFonts w:cs="Times New Roman"/>
              </w:rPr>
            </w:pPr>
            <w:r w:rsidRPr="652361BB">
              <w:rPr>
                <w:rFonts w:cs="Times New Roman"/>
              </w:rPr>
              <w:t>2</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37CC762" w14:textId="04A4423B" w:rsidR="00662D20" w:rsidRPr="00DF4DC3" w:rsidRDefault="3E237EBF" w:rsidP="652361BB">
            <w:pPr>
              <w:spacing w:line="0" w:lineRule="atLeast"/>
              <w:rPr>
                <w:rFonts w:cs="Times New Roman"/>
              </w:rPr>
            </w:pPr>
            <w:r w:rsidRPr="652361BB">
              <w:rPr>
                <w:rFonts w:cs="Times New Roman"/>
              </w:rPr>
              <w:t xml:space="preserve">North Dakota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4F9D0FF" w14:textId="6D655920" w:rsidR="00662D20" w:rsidRPr="00DF4DC3" w:rsidRDefault="68F3197C" w:rsidP="652361BB">
            <w:pPr>
              <w:spacing w:line="0" w:lineRule="atLeast"/>
              <w:rPr>
                <w:rFonts w:cs="Times New Roman"/>
              </w:rPr>
            </w:pPr>
            <w:r w:rsidRPr="652361BB">
              <w:rPr>
                <w:rFonts w:cs="Times New Roman"/>
              </w:rPr>
              <w:t>0.98</w:t>
            </w:r>
          </w:p>
        </w:tc>
      </w:tr>
      <w:tr w:rsidR="652361BB" w14:paraId="41CB670A"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D916A76" w14:textId="53480929" w:rsidR="652361BB" w:rsidRDefault="652361BB" w:rsidP="652361BB">
            <w:pPr>
              <w:spacing w:line="0" w:lineRule="atLeast"/>
              <w:rPr>
                <w:rFonts w:cs="Times New Roman"/>
              </w:rPr>
            </w:pPr>
            <w:r w:rsidRPr="652361BB">
              <w:rPr>
                <w:rFonts w:cs="Times New Roman"/>
              </w:rPr>
              <w:t>3</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90E0EFE" w14:textId="4A440351" w:rsidR="0F46D978" w:rsidRDefault="0F46D978" w:rsidP="652361BB">
            <w:pPr>
              <w:spacing w:line="0" w:lineRule="atLeast"/>
              <w:rPr>
                <w:rFonts w:cs="Times New Roman"/>
              </w:rPr>
            </w:pPr>
            <w:r w:rsidRPr="652361BB">
              <w:rPr>
                <w:rFonts w:cs="Times New Roman"/>
              </w:rPr>
              <w:t xml:space="preserve">South Carolina </w:t>
            </w:r>
          </w:p>
        </w:tc>
        <w:tc>
          <w:tcPr>
            <w:tcW w:w="2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9BCE6E4" w14:textId="5FFB0DE6" w:rsidR="652361BB" w:rsidRDefault="652361BB" w:rsidP="652361BB">
            <w:pPr>
              <w:spacing w:line="0" w:lineRule="atLeast"/>
              <w:rPr>
                <w:rFonts w:cs="Times New Roman"/>
              </w:rPr>
            </w:pPr>
            <w:r w:rsidRPr="652361BB">
              <w:rPr>
                <w:rFonts w:cs="Times New Roman"/>
              </w:rPr>
              <w:t>1.13</w:t>
            </w:r>
          </w:p>
        </w:tc>
      </w:tr>
      <w:tr w:rsidR="652361BB" w14:paraId="1D4F9A54"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70E4734" w14:textId="1E37E231" w:rsidR="652361BB" w:rsidRDefault="652361BB" w:rsidP="652361BB">
            <w:pPr>
              <w:spacing w:line="0" w:lineRule="atLeast"/>
              <w:rPr>
                <w:rFonts w:cs="Times New Roman"/>
              </w:rPr>
            </w:pPr>
            <w:r w:rsidRPr="652361BB">
              <w:rPr>
                <w:rFonts w:cs="Times New Roman"/>
              </w:rPr>
              <w:t>4</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D128AD2" w14:textId="7DD9AA8B" w:rsidR="0F46D978" w:rsidRDefault="0F46D978" w:rsidP="652361BB">
            <w:pPr>
              <w:spacing w:line="0" w:lineRule="atLeast"/>
              <w:rPr>
                <w:rFonts w:cs="Times New Roman"/>
              </w:rPr>
            </w:pPr>
            <w:r w:rsidRPr="652361BB">
              <w:rPr>
                <w:rFonts w:cs="Times New Roman"/>
              </w:rPr>
              <w:t xml:space="preserve">South Dakota </w:t>
            </w:r>
          </w:p>
        </w:tc>
        <w:tc>
          <w:tcPr>
            <w:tcW w:w="2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382DA9F" w14:textId="79FA09AE" w:rsidR="652361BB" w:rsidRDefault="652361BB" w:rsidP="652361BB">
            <w:pPr>
              <w:spacing w:line="0" w:lineRule="atLeast"/>
              <w:rPr>
                <w:rFonts w:cs="Times New Roman"/>
              </w:rPr>
            </w:pPr>
            <w:r w:rsidRPr="652361BB">
              <w:rPr>
                <w:rFonts w:cs="Times New Roman"/>
              </w:rPr>
              <w:t>1.14</w:t>
            </w:r>
          </w:p>
        </w:tc>
      </w:tr>
      <w:tr w:rsidR="652361BB" w14:paraId="1205B2B7"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1BAEAF4" w14:textId="4E5587BB" w:rsidR="652361BB" w:rsidRDefault="652361BB" w:rsidP="652361BB">
            <w:pPr>
              <w:spacing w:line="0" w:lineRule="atLeast"/>
              <w:rPr>
                <w:rFonts w:cs="Times New Roman"/>
              </w:rPr>
            </w:pPr>
            <w:r w:rsidRPr="652361BB">
              <w:rPr>
                <w:rFonts w:cs="Times New Roman"/>
              </w:rPr>
              <w:t>5</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6D997C6" w14:textId="20558C50" w:rsidR="0F46D978" w:rsidRDefault="0F46D978" w:rsidP="652361BB">
            <w:pPr>
              <w:spacing w:line="0" w:lineRule="atLeast"/>
              <w:rPr>
                <w:rFonts w:cs="Times New Roman"/>
              </w:rPr>
            </w:pPr>
            <w:r w:rsidRPr="652361BB">
              <w:rPr>
                <w:rFonts w:cs="Times New Roman"/>
              </w:rPr>
              <w:t xml:space="preserve">Georgia </w:t>
            </w:r>
          </w:p>
        </w:tc>
        <w:tc>
          <w:tcPr>
            <w:tcW w:w="2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A5FA448" w14:textId="6A7E1A57" w:rsidR="652361BB" w:rsidRDefault="652361BB" w:rsidP="652361BB">
            <w:pPr>
              <w:spacing w:line="0" w:lineRule="atLeast"/>
              <w:rPr>
                <w:rFonts w:cs="Times New Roman"/>
              </w:rPr>
            </w:pPr>
            <w:r w:rsidRPr="652361BB">
              <w:rPr>
                <w:rFonts w:cs="Times New Roman"/>
              </w:rPr>
              <w:t>1.36</w:t>
            </w:r>
          </w:p>
        </w:tc>
      </w:tr>
      <w:tr w:rsidR="652361BB" w14:paraId="5A53DB27"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173995B1" w14:textId="568A672F" w:rsidR="652361BB" w:rsidRDefault="652361BB" w:rsidP="652361BB">
            <w:pPr>
              <w:spacing w:line="0" w:lineRule="atLeast"/>
              <w:rPr>
                <w:rFonts w:cs="Times New Roman"/>
              </w:rPr>
            </w:pPr>
            <w:r w:rsidRPr="652361BB">
              <w:rPr>
                <w:rFonts w:cs="Times New Roman"/>
              </w:rPr>
              <w:t>6</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FA22597" w14:textId="754EA83D" w:rsidR="0F46D978" w:rsidRDefault="0F46D978" w:rsidP="652361BB">
            <w:pPr>
              <w:spacing w:line="0" w:lineRule="atLeast"/>
              <w:rPr>
                <w:rFonts w:cs="Times New Roman"/>
              </w:rPr>
            </w:pPr>
            <w:r w:rsidRPr="652361BB">
              <w:rPr>
                <w:rFonts w:cs="Times New Roman"/>
              </w:rPr>
              <w:t xml:space="preserve">Vermont </w:t>
            </w:r>
          </w:p>
        </w:tc>
        <w:tc>
          <w:tcPr>
            <w:tcW w:w="2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3EFC76D" w14:textId="56947678" w:rsidR="68F3197C" w:rsidRDefault="68F3197C" w:rsidP="652361BB">
            <w:pPr>
              <w:spacing w:line="0" w:lineRule="atLeast"/>
              <w:rPr>
                <w:rFonts w:cs="Times New Roman"/>
              </w:rPr>
            </w:pPr>
            <w:r w:rsidRPr="652361BB">
              <w:rPr>
                <w:rFonts w:cs="Times New Roman"/>
              </w:rPr>
              <w:t>1.37</w:t>
            </w:r>
          </w:p>
        </w:tc>
      </w:tr>
      <w:tr w:rsidR="00DF4DC3" w:rsidRPr="00DF4DC3" w14:paraId="7DCB666A" w14:textId="77777777" w:rsidTr="16D0B965">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11CF102E" w14:textId="7D80ED44" w:rsidR="00662D20" w:rsidRPr="00DF4DC3" w:rsidRDefault="652361BB" w:rsidP="652361BB">
            <w:pPr>
              <w:spacing w:line="0" w:lineRule="atLeast"/>
              <w:rPr>
                <w:rFonts w:cs="Times New Roman"/>
              </w:rPr>
            </w:pPr>
            <w:r w:rsidRPr="652361BB">
              <w:rPr>
                <w:rFonts w:cs="Times New Roman"/>
              </w:rPr>
              <w:t>7</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FAC7E37" w14:textId="77777777" w:rsidR="00662D20" w:rsidRPr="00DF4DC3" w:rsidRDefault="68F3197C" w:rsidP="652361BB">
            <w:pPr>
              <w:spacing w:line="0" w:lineRule="atLeast"/>
              <w:rPr>
                <w:rFonts w:cs="Times New Roman"/>
              </w:rPr>
            </w:pPr>
            <w:r w:rsidRPr="652361BB">
              <w:rPr>
                <w:rFonts w:cs="Times New Roman"/>
              </w:rPr>
              <w:t>Maine</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772E517" w14:textId="3BFA96BF" w:rsidR="00662D20" w:rsidRPr="00DF4DC3" w:rsidRDefault="68F3197C" w:rsidP="652361BB">
            <w:pPr>
              <w:spacing w:line="0" w:lineRule="atLeast"/>
              <w:rPr>
                <w:rFonts w:cs="Times New Roman"/>
              </w:rPr>
            </w:pPr>
            <w:r w:rsidRPr="652361BB">
              <w:rPr>
                <w:rFonts w:cs="Times New Roman"/>
              </w:rPr>
              <w:t>1.43</w:t>
            </w:r>
          </w:p>
        </w:tc>
      </w:tr>
      <w:tr w:rsidR="00DF4DC3" w:rsidRPr="00DF4DC3" w14:paraId="1FA495FF" w14:textId="77777777" w:rsidTr="16D0B965">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F24E026" w14:textId="52944655" w:rsidR="00662D20" w:rsidRPr="00DF4DC3" w:rsidRDefault="652361BB" w:rsidP="652361BB">
            <w:pPr>
              <w:spacing w:line="0" w:lineRule="atLeast"/>
              <w:rPr>
                <w:rFonts w:cs="Times New Roman"/>
              </w:rPr>
            </w:pPr>
            <w:r w:rsidRPr="652361BB">
              <w:rPr>
                <w:rFonts w:cs="Times New Roman"/>
              </w:rPr>
              <w:t>8</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4B80485" w14:textId="17C526D9" w:rsidR="00662D20" w:rsidRPr="00DF4DC3" w:rsidRDefault="0F46D978" w:rsidP="652361BB">
            <w:pPr>
              <w:spacing w:line="0" w:lineRule="atLeast"/>
              <w:rPr>
                <w:rFonts w:cs="Times New Roman"/>
              </w:rPr>
            </w:pPr>
            <w:r w:rsidRPr="652361BB">
              <w:rPr>
                <w:rFonts w:cs="Times New Roman"/>
              </w:rPr>
              <w:t xml:space="preserve">Connecticut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2923FC0" w14:textId="44C844D1" w:rsidR="00662D20" w:rsidRPr="00DF4DC3" w:rsidRDefault="68F3197C" w:rsidP="652361BB">
            <w:pPr>
              <w:spacing w:line="0" w:lineRule="atLeast"/>
              <w:rPr>
                <w:rFonts w:cs="Times New Roman"/>
              </w:rPr>
            </w:pPr>
            <w:r w:rsidRPr="652361BB">
              <w:rPr>
                <w:rFonts w:cs="Times New Roman"/>
              </w:rPr>
              <w:t>1.57</w:t>
            </w:r>
          </w:p>
        </w:tc>
      </w:tr>
      <w:tr w:rsidR="652361BB" w14:paraId="6A066E14"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B7FC2DE" w14:textId="4EC27FBF" w:rsidR="68F3197C" w:rsidRDefault="68F3197C" w:rsidP="652361BB">
            <w:pPr>
              <w:spacing w:line="0" w:lineRule="atLeast"/>
              <w:rPr>
                <w:rFonts w:cs="Times New Roman"/>
              </w:rPr>
            </w:pPr>
            <w:r w:rsidRPr="652361BB">
              <w:rPr>
                <w:rFonts w:cs="Times New Roman"/>
              </w:rPr>
              <w:t>9</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C0A9803" w14:textId="5CA0741F" w:rsidR="0F46D978" w:rsidRDefault="0F46D978" w:rsidP="652361BB">
            <w:pPr>
              <w:spacing w:line="0" w:lineRule="atLeast"/>
              <w:rPr>
                <w:rFonts w:cs="Times New Roman"/>
              </w:rPr>
            </w:pPr>
            <w:r w:rsidRPr="652361BB">
              <w:rPr>
                <w:rFonts w:cs="Times New Roman"/>
              </w:rPr>
              <w:t xml:space="preserve">Florida </w:t>
            </w:r>
          </w:p>
        </w:tc>
        <w:tc>
          <w:tcPr>
            <w:tcW w:w="2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9E87281" w14:textId="48746C35" w:rsidR="652361BB" w:rsidRDefault="652361BB" w:rsidP="652361BB">
            <w:pPr>
              <w:spacing w:line="0" w:lineRule="atLeast"/>
              <w:rPr>
                <w:rFonts w:cs="Times New Roman"/>
              </w:rPr>
            </w:pPr>
            <w:r w:rsidRPr="652361BB">
              <w:rPr>
                <w:rFonts w:cs="Times New Roman"/>
              </w:rPr>
              <w:t>1.59</w:t>
            </w:r>
          </w:p>
        </w:tc>
      </w:tr>
      <w:tr w:rsidR="652361BB" w14:paraId="40E1730E"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5D57489" w14:textId="65DC0B27" w:rsidR="652361BB" w:rsidRDefault="652361BB" w:rsidP="652361BB">
            <w:pPr>
              <w:spacing w:line="0" w:lineRule="atLeast"/>
              <w:rPr>
                <w:rFonts w:cs="Times New Roman"/>
              </w:rPr>
            </w:pPr>
            <w:r w:rsidRPr="652361BB">
              <w:rPr>
                <w:rFonts w:cs="Times New Roman"/>
              </w:rPr>
              <w:t>10</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D3796EA" w14:textId="68C8DB9E" w:rsidR="68F3197C" w:rsidRDefault="16D0B965" w:rsidP="652361BB">
            <w:pPr>
              <w:spacing w:line="0" w:lineRule="atLeast"/>
              <w:rPr>
                <w:rFonts w:cs="Times New Roman"/>
              </w:rPr>
            </w:pPr>
            <w:r w:rsidRPr="16D0B965">
              <w:rPr>
                <w:rFonts w:cs="Times New Roman"/>
              </w:rPr>
              <w:t>Tennessee</w:t>
            </w:r>
          </w:p>
        </w:tc>
        <w:tc>
          <w:tcPr>
            <w:tcW w:w="2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CFC4387" w14:textId="5754B608" w:rsidR="68F3197C" w:rsidRDefault="68F3197C" w:rsidP="652361BB">
            <w:pPr>
              <w:spacing w:line="0" w:lineRule="atLeast"/>
              <w:rPr>
                <w:rFonts w:cs="Times New Roman"/>
              </w:rPr>
            </w:pPr>
            <w:r w:rsidRPr="652361BB">
              <w:rPr>
                <w:rFonts w:cs="Times New Roman"/>
              </w:rPr>
              <w:t>1.66</w:t>
            </w:r>
          </w:p>
        </w:tc>
      </w:tr>
      <w:tr w:rsidR="652361BB" w14:paraId="02CA6B13"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0275CD8" w14:textId="1E8A5373" w:rsidR="652361BB" w:rsidRDefault="652361BB" w:rsidP="652361BB">
            <w:pPr>
              <w:spacing w:line="0" w:lineRule="atLeast"/>
              <w:rPr>
                <w:rFonts w:cs="Times New Roman"/>
              </w:rPr>
            </w:pPr>
            <w:r w:rsidRPr="16D0B965">
              <w:rPr>
                <w:rFonts w:cs="Times New Roman"/>
              </w:rPr>
              <w:t>11</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534C1F8" w14:textId="0263E363" w:rsidR="0F46D978" w:rsidRDefault="16D0B965" w:rsidP="652361BB">
            <w:pPr>
              <w:spacing w:line="0" w:lineRule="atLeast"/>
              <w:rPr>
                <w:rFonts w:cs="Times New Roman"/>
              </w:rPr>
            </w:pPr>
            <w:r w:rsidRPr="16D0B965">
              <w:rPr>
                <w:rFonts w:cs="Times New Roman"/>
              </w:rPr>
              <w:t>Idaho</w:t>
            </w:r>
          </w:p>
        </w:tc>
        <w:tc>
          <w:tcPr>
            <w:tcW w:w="2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178F7DA" w14:textId="471D4E14" w:rsidR="68F3197C" w:rsidRDefault="68F3197C" w:rsidP="652361BB">
            <w:pPr>
              <w:spacing w:line="0" w:lineRule="atLeast"/>
              <w:rPr>
                <w:rFonts w:cs="Times New Roman"/>
              </w:rPr>
            </w:pPr>
            <w:r w:rsidRPr="652361BB">
              <w:rPr>
                <w:rFonts w:cs="Times New Roman"/>
              </w:rPr>
              <w:t>1.66</w:t>
            </w:r>
          </w:p>
        </w:tc>
      </w:tr>
      <w:tr w:rsidR="00DF4DC3" w:rsidRPr="00DF4DC3" w14:paraId="2147918C" w14:textId="77777777" w:rsidTr="16D0B965">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81B2B09" w14:textId="5499E212" w:rsidR="00662D20" w:rsidRPr="00DF4DC3" w:rsidRDefault="652361BB" w:rsidP="652361BB">
            <w:pPr>
              <w:spacing w:line="0" w:lineRule="atLeast"/>
              <w:rPr>
                <w:rFonts w:cs="Times New Roman"/>
              </w:rPr>
            </w:pPr>
            <w:r w:rsidRPr="652361BB">
              <w:rPr>
                <w:rFonts w:cs="Times New Roman"/>
              </w:rPr>
              <w:t>12</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54EB21E" w14:textId="03FF43D5" w:rsidR="00662D20" w:rsidRPr="00DF4DC3" w:rsidRDefault="0F46D978" w:rsidP="652361BB">
            <w:pPr>
              <w:spacing w:line="0" w:lineRule="atLeast"/>
              <w:rPr>
                <w:rFonts w:cs="Times New Roman"/>
              </w:rPr>
            </w:pPr>
            <w:r w:rsidRPr="652361BB">
              <w:rPr>
                <w:rFonts w:cs="Times New Roman"/>
              </w:rPr>
              <w:t xml:space="preserve">Alaska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713E512" w14:textId="37AD14BA" w:rsidR="00662D20" w:rsidRPr="00DF4DC3" w:rsidRDefault="68F3197C" w:rsidP="652361BB">
            <w:pPr>
              <w:spacing w:line="0" w:lineRule="atLeast"/>
              <w:rPr>
                <w:rFonts w:cs="Times New Roman"/>
              </w:rPr>
            </w:pPr>
            <w:r w:rsidRPr="652361BB">
              <w:rPr>
                <w:rFonts w:cs="Times New Roman"/>
              </w:rPr>
              <w:t>1.69</w:t>
            </w:r>
          </w:p>
        </w:tc>
      </w:tr>
      <w:tr w:rsidR="652361BB" w14:paraId="2B6D8220"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3A4341F" w14:textId="6DCAC1EF" w:rsidR="68F3197C" w:rsidRDefault="68F3197C" w:rsidP="652361BB">
            <w:pPr>
              <w:spacing w:line="0" w:lineRule="atLeast"/>
              <w:rPr>
                <w:rFonts w:cs="Times New Roman"/>
              </w:rPr>
            </w:pPr>
            <w:r w:rsidRPr="652361BB">
              <w:rPr>
                <w:rFonts w:cs="Times New Roman"/>
              </w:rPr>
              <w:t>13</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FE06DC3" w14:textId="1D664C6A" w:rsidR="0F46D978" w:rsidRDefault="0F46D978" w:rsidP="652361BB">
            <w:pPr>
              <w:spacing w:line="0" w:lineRule="atLeast"/>
              <w:rPr>
                <w:rFonts w:cs="Times New Roman"/>
              </w:rPr>
            </w:pPr>
            <w:r w:rsidRPr="652361BB">
              <w:rPr>
                <w:rFonts w:cs="Times New Roman"/>
              </w:rPr>
              <w:t xml:space="preserve">Montana </w:t>
            </w:r>
          </w:p>
        </w:tc>
        <w:tc>
          <w:tcPr>
            <w:tcW w:w="2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27FA119" w14:textId="63F1EE1E" w:rsidR="652361BB" w:rsidRDefault="652361BB" w:rsidP="652361BB">
            <w:pPr>
              <w:spacing w:line="0" w:lineRule="atLeast"/>
              <w:rPr>
                <w:rFonts w:cs="Times New Roman"/>
              </w:rPr>
            </w:pPr>
            <w:r w:rsidRPr="652361BB">
              <w:rPr>
                <w:rFonts w:cs="Times New Roman"/>
              </w:rPr>
              <w:t>1.74</w:t>
            </w:r>
          </w:p>
        </w:tc>
      </w:tr>
      <w:tr w:rsidR="652361BB" w14:paraId="725AA422"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CF0217A" w14:textId="01FF44CF" w:rsidR="68F3197C" w:rsidRDefault="68F3197C" w:rsidP="652361BB">
            <w:pPr>
              <w:spacing w:line="0" w:lineRule="atLeast"/>
              <w:rPr>
                <w:rFonts w:cs="Times New Roman"/>
              </w:rPr>
            </w:pPr>
            <w:r w:rsidRPr="16D0B965">
              <w:rPr>
                <w:rFonts w:cs="Times New Roman"/>
              </w:rPr>
              <w:t>14</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8958DCC" w14:textId="7BFEC299" w:rsidR="0F46D978" w:rsidRDefault="0F46D978" w:rsidP="652361BB">
            <w:pPr>
              <w:spacing w:line="0" w:lineRule="atLeast"/>
              <w:rPr>
                <w:rFonts w:cs="Times New Roman"/>
              </w:rPr>
            </w:pPr>
            <w:r w:rsidRPr="652361BB">
              <w:rPr>
                <w:rFonts w:cs="Times New Roman"/>
              </w:rPr>
              <w:t xml:space="preserve">Arizona </w:t>
            </w:r>
          </w:p>
        </w:tc>
        <w:tc>
          <w:tcPr>
            <w:tcW w:w="2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5EDA2DC" w14:textId="742D1125" w:rsidR="68F3197C" w:rsidRDefault="68F3197C" w:rsidP="652361BB">
            <w:pPr>
              <w:spacing w:line="0" w:lineRule="atLeast"/>
              <w:rPr>
                <w:rFonts w:cs="Times New Roman"/>
              </w:rPr>
            </w:pPr>
            <w:r w:rsidRPr="652361BB">
              <w:rPr>
                <w:rFonts w:cs="Times New Roman"/>
              </w:rPr>
              <w:t>2.13</w:t>
            </w:r>
          </w:p>
        </w:tc>
      </w:tr>
      <w:tr w:rsidR="652361BB" w14:paraId="2192D69B"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AC151AA" w14:textId="7989EDDC" w:rsidR="68F3197C" w:rsidRDefault="68F3197C" w:rsidP="652361BB">
            <w:pPr>
              <w:spacing w:line="0" w:lineRule="atLeast"/>
              <w:rPr>
                <w:rFonts w:cs="Times New Roman"/>
              </w:rPr>
            </w:pPr>
            <w:r w:rsidRPr="16D0B965">
              <w:rPr>
                <w:rFonts w:cs="Times New Roman"/>
              </w:rPr>
              <w:t>15</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612BFB5" w14:textId="03915571" w:rsidR="0F46D978" w:rsidRDefault="0F46D978" w:rsidP="652361BB">
            <w:pPr>
              <w:spacing w:line="0" w:lineRule="atLeast"/>
              <w:rPr>
                <w:rFonts w:cs="Times New Roman"/>
              </w:rPr>
            </w:pPr>
            <w:r w:rsidRPr="652361BB">
              <w:rPr>
                <w:rFonts w:cs="Times New Roman"/>
              </w:rPr>
              <w:t xml:space="preserve">North Carolina </w:t>
            </w:r>
          </w:p>
        </w:tc>
        <w:tc>
          <w:tcPr>
            <w:tcW w:w="2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BB1A7E6" w14:textId="7650A31A" w:rsidR="652361BB" w:rsidRDefault="652361BB" w:rsidP="652361BB">
            <w:pPr>
              <w:spacing w:line="0" w:lineRule="atLeast"/>
              <w:rPr>
                <w:rFonts w:cs="Times New Roman"/>
              </w:rPr>
            </w:pPr>
            <w:r w:rsidRPr="652361BB">
              <w:rPr>
                <w:rFonts w:cs="Times New Roman"/>
              </w:rPr>
              <w:t>2.27</w:t>
            </w:r>
          </w:p>
        </w:tc>
      </w:tr>
      <w:tr w:rsidR="652361BB" w14:paraId="1E2ABE7F"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98C7E02" w14:textId="3C622D51" w:rsidR="652361BB" w:rsidRDefault="652361BB" w:rsidP="652361BB">
            <w:pPr>
              <w:spacing w:line="0" w:lineRule="atLeast"/>
              <w:rPr>
                <w:rFonts w:cs="Times New Roman"/>
              </w:rPr>
            </w:pPr>
            <w:r w:rsidRPr="16D0B965">
              <w:rPr>
                <w:rFonts w:cs="Times New Roman"/>
              </w:rPr>
              <w:t>16</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BC78C25" w14:textId="475AAE3C" w:rsidR="68F3197C" w:rsidRDefault="68F3197C" w:rsidP="652361BB">
            <w:pPr>
              <w:spacing w:line="0" w:lineRule="atLeast"/>
              <w:rPr>
                <w:rFonts w:cs="Times New Roman"/>
              </w:rPr>
            </w:pPr>
            <w:r w:rsidRPr="652361BB">
              <w:rPr>
                <w:rFonts w:cs="Times New Roman"/>
              </w:rPr>
              <w:t>K</w:t>
            </w:r>
            <w:r w:rsidR="0F46D978" w:rsidRPr="652361BB">
              <w:rPr>
                <w:rFonts w:cs="Times New Roman"/>
              </w:rPr>
              <w:t>entucky</w:t>
            </w:r>
          </w:p>
        </w:tc>
        <w:tc>
          <w:tcPr>
            <w:tcW w:w="2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ABBBA68" w14:textId="4F6ADF3D" w:rsidR="652361BB" w:rsidRDefault="652361BB" w:rsidP="652361BB">
            <w:pPr>
              <w:spacing w:line="0" w:lineRule="atLeast"/>
              <w:rPr>
                <w:rFonts w:cs="Times New Roman"/>
              </w:rPr>
            </w:pPr>
            <w:r w:rsidRPr="652361BB">
              <w:rPr>
                <w:rFonts w:cs="Times New Roman"/>
              </w:rPr>
              <w:t>2.32</w:t>
            </w:r>
          </w:p>
        </w:tc>
      </w:tr>
      <w:tr w:rsidR="00DF4DC3" w:rsidRPr="00DF4DC3" w14:paraId="1B32503F" w14:textId="77777777" w:rsidTr="16D0B965">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1D506A89" w14:textId="7D195648" w:rsidR="00662D20" w:rsidRPr="00DF4DC3" w:rsidRDefault="68F3197C" w:rsidP="652361BB">
            <w:pPr>
              <w:spacing w:line="0" w:lineRule="atLeast"/>
              <w:rPr>
                <w:rFonts w:cs="Times New Roman"/>
              </w:rPr>
            </w:pPr>
            <w:r w:rsidRPr="16D0B965">
              <w:rPr>
                <w:rFonts w:cs="Times New Roman"/>
              </w:rPr>
              <w:t>17</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113B933" w14:textId="032D28C0" w:rsidR="00662D20" w:rsidRPr="00DF4DC3" w:rsidRDefault="0F46D978" w:rsidP="652361BB">
            <w:pPr>
              <w:spacing w:line="0" w:lineRule="atLeast"/>
              <w:rPr>
                <w:rFonts w:cs="Times New Roman"/>
              </w:rPr>
            </w:pPr>
            <w:r w:rsidRPr="652361BB">
              <w:rPr>
                <w:rFonts w:cs="Times New Roman"/>
              </w:rPr>
              <w:t xml:space="preserve">Nevada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CB4B28A" w14:textId="46592577" w:rsidR="00662D20" w:rsidRPr="00DF4DC3" w:rsidRDefault="652361BB" w:rsidP="652361BB">
            <w:pPr>
              <w:spacing w:line="0" w:lineRule="atLeast"/>
              <w:rPr>
                <w:rFonts w:cs="Times New Roman"/>
              </w:rPr>
            </w:pPr>
            <w:r w:rsidRPr="652361BB">
              <w:rPr>
                <w:rFonts w:cs="Times New Roman"/>
              </w:rPr>
              <w:t>2.48</w:t>
            </w:r>
          </w:p>
        </w:tc>
      </w:tr>
      <w:tr w:rsidR="00DF4DC3" w:rsidRPr="00DF4DC3" w14:paraId="0FE10B02" w14:textId="77777777" w:rsidTr="16D0B965">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43D3AE1" w14:textId="13239BFC" w:rsidR="00662D20" w:rsidRPr="00DF4DC3" w:rsidRDefault="16D0B965" w:rsidP="652361BB">
            <w:pPr>
              <w:spacing w:line="0" w:lineRule="atLeast"/>
              <w:rPr>
                <w:rFonts w:cs="Times New Roman"/>
              </w:rPr>
            </w:pPr>
            <w:r w:rsidRPr="16D0B965">
              <w:rPr>
                <w:rFonts w:cs="Times New Roman"/>
              </w:rPr>
              <w:t>18</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C08BA34" w14:textId="580C6D2D" w:rsidR="00662D20" w:rsidRPr="00DF4DC3" w:rsidRDefault="0F46D978" w:rsidP="652361BB">
            <w:pPr>
              <w:spacing w:line="0" w:lineRule="atLeast"/>
              <w:rPr>
                <w:rFonts w:cs="Times New Roman"/>
              </w:rPr>
            </w:pPr>
            <w:r w:rsidRPr="652361BB">
              <w:rPr>
                <w:rFonts w:cs="Times New Roman"/>
              </w:rPr>
              <w:t xml:space="preserve">Rhode Island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5DC4F75" w14:textId="1BE2A7FE" w:rsidR="00662D20" w:rsidRPr="00DF4DC3" w:rsidRDefault="652361BB" w:rsidP="652361BB">
            <w:pPr>
              <w:spacing w:line="0" w:lineRule="atLeast"/>
              <w:rPr>
                <w:rFonts w:cs="Times New Roman"/>
              </w:rPr>
            </w:pPr>
            <w:r w:rsidRPr="652361BB">
              <w:rPr>
                <w:rFonts w:cs="Times New Roman"/>
              </w:rPr>
              <w:t>2.49</w:t>
            </w:r>
          </w:p>
        </w:tc>
      </w:tr>
      <w:tr w:rsidR="00DF4DC3" w:rsidRPr="00DF4DC3" w14:paraId="02106AB8" w14:textId="77777777" w:rsidTr="16D0B965">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1591264" w14:textId="44BBCC24" w:rsidR="00662D20" w:rsidRPr="00DF4DC3" w:rsidRDefault="16D0B965" w:rsidP="652361BB">
            <w:pPr>
              <w:spacing w:line="0" w:lineRule="atLeast"/>
              <w:rPr>
                <w:rFonts w:cs="Times New Roman"/>
              </w:rPr>
            </w:pPr>
            <w:r w:rsidRPr="16D0B965">
              <w:rPr>
                <w:rFonts w:cs="Times New Roman"/>
              </w:rPr>
              <w:t>19</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123638A" w14:textId="4412D0E5" w:rsidR="00662D20" w:rsidRPr="00DF4DC3" w:rsidRDefault="0F46D978" w:rsidP="652361BB">
            <w:pPr>
              <w:spacing w:line="0" w:lineRule="atLeast"/>
              <w:rPr>
                <w:rFonts w:cs="Times New Roman"/>
              </w:rPr>
            </w:pPr>
            <w:r w:rsidRPr="652361BB">
              <w:rPr>
                <w:rFonts w:cs="Times New Roman"/>
              </w:rPr>
              <w:t xml:space="preserve">Virginia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5AE7D79" w14:textId="0336EAAD" w:rsidR="00662D20" w:rsidRPr="00DF4DC3" w:rsidRDefault="68F3197C" w:rsidP="652361BB">
            <w:pPr>
              <w:spacing w:line="0" w:lineRule="atLeast"/>
              <w:rPr>
                <w:rFonts w:cs="Times New Roman"/>
              </w:rPr>
            </w:pPr>
            <w:r w:rsidRPr="652361BB">
              <w:rPr>
                <w:rFonts w:cs="Times New Roman"/>
              </w:rPr>
              <w:t>2.57</w:t>
            </w:r>
          </w:p>
        </w:tc>
      </w:tr>
      <w:tr w:rsidR="16D0B965" w14:paraId="63983343"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BB3F046" w14:textId="09038877" w:rsidR="16D0B965" w:rsidRDefault="16D0B965" w:rsidP="16D0B965">
            <w:pPr>
              <w:spacing w:line="0" w:lineRule="atLeast"/>
              <w:rPr>
                <w:rFonts w:cs="Times New Roman"/>
              </w:rPr>
            </w:pPr>
            <w:r w:rsidRPr="16D0B965">
              <w:rPr>
                <w:rFonts w:cs="Times New Roman"/>
              </w:rPr>
              <w:t>20</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E459DD0" w14:textId="0535D96B" w:rsidR="16D0B965" w:rsidRDefault="16D0B965" w:rsidP="16D0B965">
            <w:pPr>
              <w:spacing w:line="0" w:lineRule="atLeast"/>
              <w:rPr>
                <w:rFonts w:cs="Times New Roman"/>
              </w:rPr>
            </w:pPr>
            <w:r w:rsidRPr="16D0B965">
              <w:rPr>
                <w:rFonts w:cs="Times New Roman"/>
              </w:rPr>
              <w:t>Utah</w:t>
            </w:r>
          </w:p>
        </w:tc>
        <w:tc>
          <w:tcPr>
            <w:tcW w:w="2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B172CDC" w14:textId="6D3649E0" w:rsidR="16D0B965" w:rsidRDefault="16D0B965" w:rsidP="16D0B965">
            <w:pPr>
              <w:spacing w:line="0" w:lineRule="atLeast"/>
              <w:rPr>
                <w:rFonts w:cs="Times New Roman"/>
              </w:rPr>
            </w:pPr>
            <w:r w:rsidRPr="16D0B965">
              <w:rPr>
                <w:rFonts w:cs="Times New Roman"/>
              </w:rPr>
              <w:t>2.69</w:t>
            </w:r>
          </w:p>
        </w:tc>
      </w:tr>
      <w:tr w:rsidR="652361BB" w14:paraId="2D07C11F"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994FE36" w14:textId="0287612B" w:rsidR="68F3197C" w:rsidRDefault="16D0B965" w:rsidP="652361BB">
            <w:pPr>
              <w:spacing w:line="0" w:lineRule="atLeast"/>
              <w:rPr>
                <w:rFonts w:cs="Times New Roman"/>
              </w:rPr>
            </w:pPr>
            <w:r w:rsidRPr="16D0B965">
              <w:rPr>
                <w:rFonts w:cs="Times New Roman"/>
              </w:rPr>
              <w:t>21</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3266043" w14:textId="1C832A72" w:rsidR="0F46D978" w:rsidRDefault="0F46D978" w:rsidP="652361BB">
            <w:pPr>
              <w:spacing w:line="0" w:lineRule="atLeast"/>
              <w:rPr>
                <w:rFonts w:cs="Times New Roman"/>
              </w:rPr>
            </w:pPr>
            <w:r w:rsidRPr="652361BB">
              <w:rPr>
                <w:rFonts w:cs="Times New Roman"/>
              </w:rPr>
              <w:t xml:space="preserve">Oregon </w:t>
            </w:r>
          </w:p>
        </w:tc>
        <w:tc>
          <w:tcPr>
            <w:tcW w:w="2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A57D35C" w14:textId="2098428C" w:rsidR="68F3197C" w:rsidRDefault="68F3197C" w:rsidP="652361BB">
            <w:pPr>
              <w:spacing w:line="0" w:lineRule="atLeast"/>
              <w:rPr>
                <w:rFonts w:cs="Times New Roman"/>
              </w:rPr>
            </w:pPr>
            <w:r w:rsidRPr="652361BB">
              <w:rPr>
                <w:rFonts w:cs="Times New Roman"/>
              </w:rPr>
              <w:t>2.88</w:t>
            </w:r>
          </w:p>
        </w:tc>
      </w:tr>
      <w:tr w:rsidR="652361BB" w14:paraId="0782E282"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712A87B" w14:textId="56A1AB05" w:rsidR="68F3197C" w:rsidRDefault="68F3197C" w:rsidP="652361BB">
            <w:pPr>
              <w:spacing w:line="0" w:lineRule="atLeast"/>
              <w:rPr>
                <w:rFonts w:cs="Times New Roman"/>
              </w:rPr>
            </w:pPr>
            <w:r w:rsidRPr="16D0B965">
              <w:rPr>
                <w:rFonts w:cs="Times New Roman"/>
              </w:rPr>
              <w:t>22</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59366ED" w14:textId="1C79E128" w:rsidR="0F46D978" w:rsidRDefault="0F46D978" w:rsidP="652361BB">
            <w:pPr>
              <w:spacing w:line="0" w:lineRule="atLeast"/>
              <w:rPr>
                <w:rFonts w:cs="Times New Roman"/>
              </w:rPr>
            </w:pPr>
            <w:r w:rsidRPr="652361BB">
              <w:rPr>
                <w:rFonts w:cs="Times New Roman"/>
              </w:rPr>
              <w:t xml:space="preserve">Washington </w:t>
            </w:r>
          </w:p>
        </w:tc>
        <w:tc>
          <w:tcPr>
            <w:tcW w:w="2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3DA5592" w14:textId="68E881E3" w:rsidR="652361BB" w:rsidRDefault="652361BB" w:rsidP="652361BB">
            <w:pPr>
              <w:spacing w:line="0" w:lineRule="atLeast"/>
              <w:rPr>
                <w:rFonts w:cs="Times New Roman"/>
              </w:rPr>
            </w:pPr>
            <w:r w:rsidRPr="652361BB">
              <w:rPr>
                <w:rFonts w:cs="Times New Roman"/>
              </w:rPr>
              <w:t>2.92</w:t>
            </w:r>
          </w:p>
        </w:tc>
      </w:tr>
      <w:tr w:rsidR="652361BB" w14:paraId="57206D63"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65EE115" w14:textId="7C1411B4" w:rsidR="68F3197C" w:rsidRDefault="68F3197C" w:rsidP="652361BB">
            <w:pPr>
              <w:spacing w:line="0" w:lineRule="atLeast"/>
              <w:rPr>
                <w:rFonts w:cs="Times New Roman"/>
              </w:rPr>
            </w:pPr>
            <w:r w:rsidRPr="16D0B965">
              <w:rPr>
                <w:rFonts w:cs="Times New Roman"/>
              </w:rPr>
              <w:t>23</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D2A78E8" w14:textId="77777777" w:rsidR="68F3197C" w:rsidRDefault="68F3197C" w:rsidP="652361BB">
            <w:pPr>
              <w:spacing w:line="0" w:lineRule="atLeast"/>
              <w:rPr>
                <w:rFonts w:cs="Times New Roman"/>
              </w:rPr>
            </w:pPr>
            <w:r w:rsidRPr="652361BB">
              <w:rPr>
                <w:rFonts w:cs="Times New Roman"/>
              </w:rPr>
              <w:t>Massachusetts</w:t>
            </w:r>
          </w:p>
        </w:tc>
        <w:tc>
          <w:tcPr>
            <w:tcW w:w="2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2A152BF" w14:textId="1970F4AA" w:rsidR="652361BB" w:rsidRDefault="652361BB" w:rsidP="652361BB">
            <w:pPr>
              <w:spacing w:line="0" w:lineRule="atLeast"/>
              <w:rPr>
                <w:rFonts w:cs="Times New Roman"/>
              </w:rPr>
            </w:pPr>
            <w:r w:rsidRPr="652361BB">
              <w:rPr>
                <w:rFonts w:cs="Times New Roman"/>
              </w:rPr>
              <w:t>2.99</w:t>
            </w:r>
          </w:p>
        </w:tc>
      </w:tr>
      <w:tr w:rsidR="16D0B965" w14:paraId="2C9A5968"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15D51F9" w14:textId="20EA0624" w:rsidR="16D0B965" w:rsidRDefault="16D0B965" w:rsidP="16D0B965">
            <w:pPr>
              <w:spacing w:line="0" w:lineRule="atLeast"/>
              <w:rPr>
                <w:rFonts w:cs="Times New Roman"/>
              </w:rPr>
            </w:pPr>
            <w:r w:rsidRPr="16D0B965">
              <w:rPr>
                <w:rFonts w:cs="Times New Roman"/>
              </w:rPr>
              <w:t>24</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E948D65" w14:textId="168242FB" w:rsidR="4FBDBCFD" w:rsidRDefault="4FBDBCFD" w:rsidP="16D0B965">
            <w:pPr>
              <w:spacing w:line="0" w:lineRule="atLeast"/>
              <w:rPr>
                <w:rFonts w:cs="Times New Roman"/>
              </w:rPr>
            </w:pPr>
            <w:r w:rsidRPr="16D0B965">
              <w:rPr>
                <w:rFonts w:cs="Times New Roman"/>
              </w:rPr>
              <w:t xml:space="preserve">Missouri </w:t>
            </w:r>
          </w:p>
        </w:tc>
        <w:tc>
          <w:tcPr>
            <w:tcW w:w="2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DA0BDBB" w14:textId="5BAA7D61" w:rsidR="16D0B965" w:rsidRDefault="16D0B965" w:rsidP="16D0B965">
            <w:pPr>
              <w:spacing w:line="0" w:lineRule="atLeast"/>
              <w:rPr>
                <w:rFonts w:cs="Times New Roman"/>
              </w:rPr>
            </w:pPr>
            <w:r w:rsidRPr="16D0B965">
              <w:rPr>
                <w:rFonts w:cs="Times New Roman"/>
              </w:rPr>
              <w:t>3.03</w:t>
            </w:r>
          </w:p>
        </w:tc>
      </w:tr>
      <w:tr w:rsidR="652361BB" w14:paraId="6FC07E75"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27607B5" w14:textId="18557821" w:rsidR="68F3197C" w:rsidRDefault="68F3197C" w:rsidP="652361BB">
            <w:pPr>
              <w:spacing w:line="0" w:lineRule="atLeast"/>
              <w:rPr>
                <w:rFonts w:cs="Times New Roman"/>
              </w:rPr>
            </w:pPr>
            <w:r w:rsidRPr="16D0B965">
              <w:rPr>
                <w:rFonts w:cs="Times New Roman"/>
              </w:rPr>
              <w:t>25</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2744563" w14:textId="110242C9" w:rsidR="0F46D978" w:rsidRDefault="0F46D978" w:rsidP="652361BB">
            <w:pPr>
              <w:spacing w:line="0" w:lineRule="atLeast"/>
              <w:rPr>
                <w:rFonts w:cs="Times New Roman"/>
              </w:rPr>
            </w:pPr>
            <w:r w:rsidRPr="652361BB">
              <w:rPr>
                <w:rFonts w:cs="Times New Roman"/>
              </w:rPr>
              <w:t xml:space="preserve">Kansas </w:t>
            </w:r>
          </w:p>
        </w:tc>
        <w:tc>
          <w:tcPr>
            <w:tcW w:w="2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7CD73F7" w14:textId="74355DCC" w:rsidR="68F3197C" w:rsidRDefault="68F3197C" w:rsidP="652361BB">
            <w:pPr>
              <w:spacing w:line="0" w:lineRule="atLeast"/>
              <w:rPr>
                <w:rFonts w:cs="Times New Roman"/>
              </w:rPr>
            </w:pPr>
            <w:r w:rsidRPr="652361BB">
              <w:rPr>
                <w:rFonts w:cs="Times New Roman"/>
              </w:rPr>
              <w:t>3.08</w:t>
            </w:r>
          </w:p>
        </w:tc>
      </w:tr>
      <w:tr w:rsidR="652361BB" w14:paraId="70DA35FC"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4157968" w14:textId="21A229D7" w:rsidR="68F3197C" w:rsidRDefault="68F3197C" w:rsidP="652361BB">
            <w:pPr>
              <w:spacing w:line="0" w:lineRule="atLeast"/>
              <w:rPr>
                <w:rFonts w:cs="Times New Roman"/>
              </w:rPr>
            </w:pPr>
            <w:r w:rsidRPr="16D0B965">
              <w:rPr>
                <w:rFonts w:cs="Times New Roman"/>
              </w:rPr>
              <w:t>26</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721BFEC" w14:textId="7502AFE9" w:rsidR="0F46D978" w:rsidRDefault="0F46D978" w:rsidP="652361BB">
            <w:pPr>
              <w:spacing w:line="0" w:lineRule="atLeast"/>
              <w:rPr>
                <w:rFonts w:cs="Times New Roman"/>
              </w:rPr>
            </w:pPr>
            <w:r w:rsidRPr="652361BB">
              <w:rPr>
                <w:rFonts w:cs="Times New Roman"/>
              </w:rPr>
              <w:t>Mississippi</w:t>
            </w:r>
          </w:p>
        </w:tc>
        <w:tc>
          <w:tcPr>
            <w:tcW w:w="2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E395AF9" w14:textId="66B70ED6" w:rsidR="68F3197C" w:rsidRDefault="68F3197C" w:rsidP="652361BB">
            <w:pPr>
              <w:spacing w:line="0" w:lineRule="atLeast"/>
              <w:rPr>
                <w:rFonts w:cs="Times New Roman"/>
              </w:rPr>
            </w:pPr>
            <w:r w:rsidRPr="652361BB">
              <w:rPr>
                <w:rFonts w:cs="Times New Roman"/>
              </w:rPr>
              <w:t>3.13</w:t>
            </w:r>
          </w:p>
        </w:tc>
      </w:tr>
      <w:tr w:rsidR="652361BB" w14:paraId="6815F28E"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A783085" w14:textId="67E6E1CB" w:rsidR="652361BB" w:rsidRDefault="652361BB" w:rsidP="652361BB">
            <w:pPr>
              <w:spacing w:line="0" w:lineRule="atLeast"/>
              <w:rPr>
                <w:rFonts w:cs="Times New Roman"/>
              </w:rPr>
            </w:pPr>
            <w:r w:rsidRPr="16D0B965">
              <w:rPr>
                <w:rFonts w:cs="Times New Roman"/>
              </w:rPr>
              <w:t>27</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C308FDD" w14:textId="77777777" w:rsidR="68F3197C" w:rsidRDefault="68F3197C" w:rsidP="652361BB">
            <w:pPr>
              <w:spacing w:line="0" w:lineRule="atLeast"/>
              <w:rPr>
                <w:rFonts w:cs="Times New Roman"/>
              </w:rPr>
            </w:pPr>
            <w:r w:rsidRPr="652361BB">
              <w:rPr>
                <w:rFonts w:cs="Times New Roman"/>
              </w:rPr>
              <w:t>Minnesota</w:t>
            </w:r>
          </w:p>
        </w:tc>
        <w:tc>
          <w:tcPr>
            <w:tcW w:w="2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8572103" w14:textId="7EAEEDF4" w:rsidR="652361BB" w:rsidRDefault="652361BB" w:rsidP="652361BB">
            <w:pPr>
              <w:spacing w:line="0" w:lineRule="atLeast"/>
              <w:rPr>
                <w:rFonts w:cs="Times New Roman"/>
              </w:rPr>
            </w:pPr>
            <w:r w:rsidRPr="652361BB">
              <w:rPr>
                <w:rFonts w:cs="Times New Roman"/>
              </w:rPr>
              <w:t>3.20</w:t>
            </w:r>
          </w:p>
        </w:tc>
      </w:tr>
      <w:tr w:rsidR="652361BB" w14:paraId="14F1BDF4"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89CAFF7" w14:textId="2B20DC42" w:rsidR="68F3197C" w:rsidRDefault="68F3197C" w:rsidP="652361BB">
            <w:pPr>
              <w:spacing w:line="0" w:lineRule="atLeast"/>
              <w:rPr>
                <w:rFonts w:cs="Times New Roman"/>
              </w:rPr>
            </w:pPr>
            <w:r w:rsidRPr="16D0B965">
              <w:rPr>
                <w:rFonts w:cs="Times New Roman"/>
              </w:rPr>
              <w:t>28</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404E337" w14:textId="05F5623A" w:rsidR="0F46D978" w:rsidRDefault="0F46D978" w:rsidP="652361BB">
            <w:pPr>
              <w:spacing w:line="0" w:lineRule="atLeast"/>
              <w:rPr>
                <w:rFonts w:cs="Times New Roman"/>
              </w:rPr>
            </w:pPr>
            <w:r w:rsidRPr="652361BB">
              <w:rPr>
                <w:rFonts w:cs="Times New Roman"/>
              </w:rPr>
              <w:t xml:space="preserve">New Mexico </w:t>
            </w:r>
          </w:p>
        </w:tc>
        <w:tc>
          <w:tcPr>
            <w:tcW w:w="2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F32096E" w14:textId="4AF39703" w:rsidR="68F3197C" w:rsidRDefault="68F3197C" w:rsidP="652361BB">
            <w:pPr>
              <w:spacing w:line="0" w:lineRule="atLeast"/>
              <w:rPr>
                <w:rFonts w:cs="Times New Roman"/>
              </w:rPr>
            </w:pPr>
            <w:r w:rsidRPr="652361BB">
              <w:rPr>
                <w:rFonts w:cs="Times New Roman"/>
              </w:rPr>
              <w:t>3.57</w:t>
            </w:r>
          </w:p>
        </w:tc>
      </w:tr>
      <w:tr w:rsidR="00DF4DC3" w:rsidRPr="00DF4DC3" w14:paraId="3BA58F3C" w14:textId="77777777" w:rsidTr="16D0B965">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0733542" w14:textId="77AF5E82" w:rsidR="00662D20" w:rsidRPr="00DF4DC3" w:rsidRDefault="68F3197C" w:rsidP="652361BB">
            <w:pPr>
              <w:spacing w:line="0" w:lineRule="atLeast"/>
              <w:rPr>
                <w:rFonts w:cs="Times New Roman"/>
              </w:rPr>
            </w:pPr>
            <w:r w:rsidRPr="16D0B965">
              <w:rPr>
                <w:rFonts w:cs="Times New Roman"/>
              </w:rPr>
              <w:t>29</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ECF1D64" w14:textId="40F1DD0A" w:rsidR="00662D20" w:rsidRPr="00DF4DC3" w:rsidRDefault="0F46D978" w:rsidP="652361BB">
            <w:pPr>
              <w:spacing w:line="0" w:lineRule="atLeast"/>
              <w:rPr>
                <w:rFonts w:cs="Times New Roman"/>
              </w:rPr>
            </w:pPr>
            <w:r w:rsidRPr="652361BB">
              <w:rPr>
                <w:rFonts w:cs="Times New Roman"/>
              </w:rPr>
              <w:t xml:space="preserve">Nebraska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AA734E9" w14:textId="393A5413" w:rsidR="00662D20" w:rsidRPr="00DF4DC3" w:rsidRDefault="652361BB" w:rsidP="652361BB">
            <w:pPr>
              <w:spacing w:line="0" w:lineRule="atLeast"/>
              <w:rPr>
                <w:rFonts w:cs="Times New Roman"/>
              </w:rPr>
            </w:pPr>
            <w:r w:rsidRPr="652361BB">
              <w:rPr>
                <w:rFonts w:cs="Times New Roman"/>
              </w:rPr>
              <w:t>3.85</w:t>
            </w:r>
          </w:p>
        </w:tc>
      </w:tr>
      <w:tr w:rsidR="00DF4DC3" w:rsidRPr="00DF4DC3" w14:paraId="33DA9BB6" w14:textId="77777777" w:rsidTr="16D0B965">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6EB66D1" w14:textId="08ED5BC3" w:rsidR="00662D20" w:rsidRPr="00DF4DC3" w:rsidRDefault="16D0B965" w:rsidP="652361BB">
            <w:pPr>
              <w:spacing w:line="0" w:lineRule="atLeast"/>
              <w:rPr>
                <w:rFonts w:cs="Times New Roman"/>
              </w:rPr>
            </w:pPr>
            <w:r w:rsidRPr="16D0B965">
              <w:rPr>
                <w:rFonts w:cs="Times New Roman"/>
              </w:rPr>
              <w:t>30</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FD44A40" w14:textId="5F804C6B" w:rsidR="00662D20" w:rsidRPr="00DF4DC3" w:rsidRDefault="0F46D978" w:rsidP="652361BB">
            <w:pPr>
              <w:spacing w:line="0" w:lineRule="atLeast"/>
              <w:rPr>
                <w:rFonts w:cs="Times New Roman"/>
              </w:rPr>
            </w:pPr>
            <w:r w:rsidRPr="652361BB">
              <w:rPr>
                <w:rFonts w:cs="Times New Roman"/>
              </w:rPr>
              <w:t xml:space="preserve">Texas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E31496D" w14:textId="2BFDF83F" w:rsidR="00662D20" w:rsidRPr="00DF4DC3" w:rsidRDefault="68F3197C" w:rsidP="652361BB">
            <w:pPr>
              <w:spacing w:line="0" w:lineRule="atLeast"/>
              <w:rPr>
                <w:rFonts w:cs="Times New Roman"/>
              </w:rPr>
            </w:pPr>
            <w:r w:rsidRPr="652361BB">
              <w:rPr>
                <w:rFonts w:cs="Times New Roman"/>
              </w:rPr>
              <w:t>3.97</w:t>
            </w:r>
          </w:p>
        </w:tc>
      </w:tr>
      <w:tr w:rsidR="652361BB" w14:paraId="49CE4B04"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5861EAC" w14:textId="52AC318B" w:rsidR="652361BB" w:rsidRDefault="652361BB" w:rsidP="652361BB">
            <w:pPr>
              <w:spacing w:line="0" w:lineRule="atLeast"/>
              <w:rPr>
                <w:rFonts w:cs="Times New Roman"/>
              </w:rPr>
            </w:pPr>
            <w:r w:rsidRPr="16D0B965">
              <w:rPr>
                <w:rFonts w:cs="Times New Roman"/>
              </w:rPr>
              <w:t>31</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226EA05" w14:textId="3C57DD7E" w:rsidR="0F46D978" w:rsidRDefault="0F46D978" w:rsidP="652361BB">
            <w:pPr>
              <w:spacing w:line="0" w:lineRule="atLeast"/>
              <w:rPr>
                <w:rFonts w:cs="Times New Roman"/>
              </w:rPr>
            </w:pPr>
            <w:r w:rsidRPr="652361BB">
              <w:rPr>
                <w:rFonts w:cs="Times New Roman"/>
              </w:rPr>
              <w:t xml:space="preserve">Indiana </w:t>
            </w:r>
          </w:p>
        </w:tc>
        <w:tc>
          <w:tcPr>
            <w:tcW w:w="2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A8B3BED" w14:textId="418C18DF" w:rsidR="652361BB" w:rsidRDefault="652361BB" w:rsidP="652361BB">
            <w:pPr>
              <w:spacing w:line="0" w:lineRule="atLeast"/>
              <w:rPr>
                <w:rFonts w:cs="Times New Roman"/>
              </w:rPr>
            </w:pPr>
            <w:r w:rsidRPr="652361BB">
              <w:rPr>
                <w:rFonts w:cs="Times New Roman"/>
              </w:rPr>
              <w:t>4.24</w:t>
            </w:r>
          </w:p>
        </w:tc>
      </w:tr>
      <w:tr w:rsidR="652361BB" w14:paraId="68BFAE9C"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DAF1015" w14:textId="2E43E4D1" w:rsidR="68F3197C" w:rsidRDefault="68F3197C" w:rsidP="652361BB">
            <w:pPr>
              <w:spacing w:line="0" w:lineRule="atLeast"/>
              <w:rPr>
                <w:rFonts w:cs="Times New Roman"/>
              </w:rPr>
            </w:pPr>
            <w:r w:rsidRPr="16D0B965">
              <w:rPr>
                <w:rFonts w:cs="Times New Roman"/>
              </w:rPr>
              <w:t>32</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007FB67" w14:textId="07C55198" w:rsidR="0F46D978" w:rsidRDefault="0F46D978" w:rsidP="652361BB">
            <w:pPr>
              <w:spacing w:line="0" w:lineRule="atLeast"/>
              <w:rPr>
                <w:rFonts w:cs="Times New Roman"/>
              </w:rPr>
            </w:pPr>
            <w:r w:rsidRPr="652361BB">
              <w:rPr>
                <w:rFonts w:cs="Times New Roman"/>
              </w:rPr>
              <w:t xml:space="preserve">Ohio </w:t>
            </w:r>
          </w:p>
        </w:tc>
        <w:tc>
          <w:tcPr>
            <w:tcW w:w="2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47A8375" w14:textId="0792B0AE" w:rsidR="68F3197C" w:rsidRDefault="68F3197C" w:rsidP="652361BB">
            <w:pPr>
              <w:spacing w:line="0" w:lineRule="atLeast"/>
              <w:rPr>
                <w:rFonts w:cs="Times New Roman"/>
              </w:rPr>
            </w:pPr>
            <w:r w:rsidRPr="652361BB">
              <w:rPr>
                <w:rFonts w:cs="Times New Roman"/>
              </w:rPr>
              <w:t>4.56</w:t>
            </w:r>
          </w:p>
        </w:tc>
      </w:tr>
      <w:tr w:rsidR="00DF4DC3" w:rsidRPr="00DF4DC3" w14:paraId="718E28EB" w14:textId="77777777" w:rsidTr="16D0B965">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3116D85" w14:textId="3DB51D0D" w:rsidR="00662D20" w:rsidRPr="00DF4DC3" w:rsidRDefault="68F3197C" w:rsidP="652361BB">
            <w:pPr>
              <w:spacing w:line="0" w:lineRule="atLeast"/>
              <w:rPr>
                <w:rFonts w:cs="Times New Roman"/>
              </w:rPr>
            </w:pPr>
            <w:r w:rsidRPr="16D0B965">
              <w:rPr>
                <w:rFonts w:cs="Times New Roman"/>
              </w:rPr>
              <w:t>33</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EA36008" w14:textId="46EDC147" w:rsidR="00662D20" w:rsidRPr="00DF4DC3" w:rsidRDefault="0F46D978" w:rsidP="652361BB">
            <w:pPr>
              <w:spacing w:line="0" w:lineRule="atLeast"/>
              <w:rPr>
                <w:rFonts w:cs="Times New Roman"/>
              </w:rPr>
            </w:pPr>
            <w:r w:rsidRPr="652361BB">
              <w:rPr>
                <w:rFonts w:cs="Times New Roman"/>
              </w:rPr>
              <w:t xml:space="preserve">Iowa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CA7EF25" w14:textId="0C8DBE7C" w:rsidR="00662D20" w:rsidRPr="00DF4DC3" w:rsidRDefault="68F3197C" w:rsidP="652361BB">
            <w:pPr>
              <w:spacing w:line="0" w:lineRule="atLeast"/>
              <w:rPr>
                <w:rFonts w:cs="Times New Roman"/>
              </w:rPr>
            </w:pPr>
            <w:r w:rsidRPr="652361BB">
              <w:rPr>
                <w:rFonts w:cs="Times New Roman"/>
              </w:rPr>
              <w:t>4.72</w:t>
            </w:r>
          </w:p>
        </w:tc>
      </w:tr>
      <w:tr w:rsidR="652361BB" w14:paraId="465DB023"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16961709" w14:textId="74EAA8CB" w:rsidR="652361BB" w:rsidRDefault="652361BB" w:rsidP="652361BB">
            <w:pPr>
              <w:spacing w:line="0" w:lineRule="atLeast"/>
              <w:rPr>
                <w:rFonts w:cs="Times New Roman"/>
              </w:rPr>
            </w:pPr>
            <w:r w:rsidRPr="16D0B965">
              <w:rPr>
                <w:rFonts w:cs="Times New Roman"/>
              </w:rPr>
              <w:t>34</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705C9F1" w14:textId="1035024F" w:rsidR="0F46D978" w:rsidRDefault="0F46D978" w:rsidP="652361BB">
            <w:pPr>
              <w:spacing w:line="0" w:lineRule="atLeast"/>
              <w:rPr>
                <w:rFonts w:cs="Times New Roman"/>
              </w:rPr>
            </w:pPr>
            <w:r w:rsidRPr="652361BB">
              <w:rPr>
                <w:rFonts w:cs="Times New Roman"/>
              </w:rPr>
              <w:t xml:space="preserve">Illinois </w:t>
            </w:r>
          </w:p>
        </w:tc>
        <w:tc>
          <w:tcPr>
            <w:tcW w:w="2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DC79388" w14:textId="1A86E7CB" w:rsidR="652361BB" w:rsidRDefault="652361BB" w:rsidP="652361BB">
            <w:pPr>
              <w:spacing w:line="0" w:lineRule="atLeast"/>
              <w:rPr>
                <w:rFonts w:cs="Times New Roman"/>
              </w:rPr>
            </w:pPr>
            <w:r w:rsidRPr="652361BB">
              <w:rPr>
                <w:rFonts w:cs="Times New Roman"/>
              </w:rPr>
              <w:t>4.82</w:t>
            </w:r>
          </w:p>
        </w:tc>
      </w:tr>
      <w:tr w:rsidR="652361BB" w14:paraId="35288A4F"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030DAF0" w14:textId="1BC3EFC9" w:rsidR="68F3197C" w:rsidRDefault="68F3197C" w:rsidP="652361BB">
            <w:pPr>
              <w:spacing w:line="0" w:lineRule="atLeast"/>
              <w:rPr>
                <w:rFonts w:cs="Times New Roman"/>
              </w:rPr>
            </w:pPr>
            <w:r w:rsidRPr="16D0B965">
              <w:rPr>
                <w:rFonts w:cs="Times New Roman"/>
              </w:rPr>
              <w:t>35</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083CD96" w14:textId="373CB28D" w:rsidR="0F46D978" w:rsidRDefault="0F46D978" w:rsidP="652361BB">
            <w:pPr>
              <w:spacing w:line="0" w:lineRule="atLeast"/>
              <w:rPr>
                <w:rFonts w:cs="Times New Roman"/>
              </w:rPr>
            </w:pPr>
            <w:r w:rsidRPr="652361BB">
              <w:rPr>
                <w:rFonts w:cs="Times New Roman"/>
              </w:rPr>
              <w:t>Arkansas</w:t>
            </w:r>
          </w:p>
        </w:tc>
        <w:tc>
          <w:tcPr>
            <w:tcW w:w="2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4C2BF8D" w14:textId="5F53D7B5" w:rsidR="652361BB" w:rsidRDefault="652361BB" w:rsidP="652361BB">
            <w:pPr>
              <w:spacing w:line="0" w:lineRule="atLeast"/>
              <w:rPr>
                <w:rFonts w:cs="Times New Roman"/>
              </w:rPr>
            </w:pPr>
            <w:r w:rsidRPr="652361BB">
              <w:rPr>
                <w:rFonts w:cs="Times New Roman"/>
              </w:rPr>
              <w:t>5.13</w:t>
            </w:r>
          </w:p>
        </w:tc>
      </w:tr>
      <w:tr w:rsidR="652361BB" w14:paraId="3710CE95"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F405117" w14:textId="0B57A229" w:rsidR="68F3197C" w:rsidRDefault="68F3197C" w:rsidP="652361BB">
            <w:pPr>
              <w:spacing w:line="0" w:lineRule="atLeast"/>
              <w:rPr>
                <w:rFonts w:cs="Times New Roman"/>
              </w:rPr>
            </w:pPr>
            <w:r w:rsidRPr="16D0B965">
              <w:rPr>
                <w:rFonts w:cs="Times New Roman"/>
              </w:rPr>
              <w:t>36</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9A1B526" w14:textId="11E19D2A" w:rsidR="0F46D978" w:rsidRDefault="0F46D978" w:rsidP="652361BB">
            <w:pPr>
              <w:spacing w:line="0" w:lineRule="atLeast"/>
              <w:rPr>
                <w:rFonts w:cs="Times New Roman"/>
              </w:rPr>
            </w:pPr>
            <w:r w:rsidRPr="652361BB">
              <w:rPr>
                <w:rFonts w:cs="Times New Roman"/>
              </w:rPr>
              <w:t xml:space="preserve">Alabama </w:t>
            </w:r>
          </w:p>
        </w:tc>
        <w:tc>
          <w:tcPr>
            <w:tcW w:w="2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3AAC3E7" w14:textId="402F469A" w:rsidR="652361BB" w:rsidRDefault="652361BB" w:rsidP="652361BB">
            <w:pPr>
              <w:spacing w:line="0" w:lineRule="atLeast"/>
              <w:rPr>
                <w:rFonts w:cs="Times New Roman"/>
              </w:rPr>
            </w:pPr>
            <w:r w:rsidRPr="652361BB">
              <w:rPr>
                <w:rFonts w:cs="Times New Roman"/>
              </w:rPr>
              <w:t>5.16</w:t>
            </w:r>
          </w:p>
        </w:tc>
      </w:tr>
      <w:tr w:rsidR="00DF4DC3" w:rsidRPr="00DF4DC3" w14:paraId="1A920C99" w14:textId="77777777" w:rsidTr="16D0B965">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5C4AE56" w14:textId="0F9E72C4" w:rsidR="00662D20" w:rsidRPr="00DF4DC3" w:rsidRDefault="68F3197C" w:rsidP="652361BB">
            <w:pPr>
              <w:spacing w:line="0" w:lineRule="atLeast"/>
              <w:rPr>
                <w:rFonts w:cs="Times New Roman"/>
              </w:rPr>
            </w:pPr>
            <w:r w:rsidRPr="16D0B965">
              <w:rPr>
                <w:rFonts w:cs="Times New Roman"/>
              </w:rPr>
              <w:t>37</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56119E6" w14:textId="4692695A" w:rsidR="00662D20" w:rsidRPr="00DF4DC3" w:rsidRDefault="0F46D978" w:rsidP="652361BB">
            <w:pPr>
              <w:spacing w:line="0" w:lineRule="atLeast"/>
              <w:rPr>
                <w:rFonts w:cs="Times New Roman"/>
              </w:rPr>
            </w:pPr>
            <w:r w:rsidRPr="652361BB">
              <w:rPr>
                <w:rFonts w:cs="Times New Roman"/>
              </w:rPr>
              <w:t>Wisconsin</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92B3B62" w14:textId="130B2A2B" w:rsidR="00662D20" w:rsidRPr="00DF4DC3" w:rsidRDefault="652361BB" w:rsidP="652361BB">
            <w:pPr>
              <w:spacing w:line="0" w:lineRule="atLeast"/>
              <w:rPr>
                <w:rFonts w:cs="Times New Roman"/>
              </w:rPr>
            </w:pPr>
            <w:r w:rsidRPr="652361BB">
              <w:rPr>
                <w:rFonts w:cs="Times New Roman"/>
              </w:rPr>
              <w:t>5.23</w:t>
            </w:r>
          </w:p>
        </w:tc>
      </w:tr>
      <w:tr w:rsidR="652361BB" w14:paraId="463F59E9"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13461E1D" w14:textId="78F01EC9" w:rsidR="68F3197C" w:rsidRDefault="68F3197C" w:rsidP="652361BB">
            <w:pPr>
              <w:spacing w:line="0" w:lineRule="atLeast"/>
              <w:rPr>
                <w:rFonts w:cs="Times New Roman"/>
              </w:rPr>
            </w:pPr>
            <w:r w:rsidRPr="16D0B965">
              <w:rPr>
                <w:rFonts w:cs="Times New Roman"/>
              </w:rPr>
              <w:t>38</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F78E74C" w14:textId="77777777" w:rsidR="68F3197C" w:rsidRDefault="68F3197C" w:rsidP="652361BB">
            <w:pPr>
              <w:spacing w:line="0" w:lineRule="atLeast"/>
              <w:rPr>
                <w:rFonts w:cs="Times New Roman"/>
              </w:rPr>
            </w:pPr>
            <w:r w:rsidRPr="652361BB">
              <w:rPr>
                <w:rFonts w:cs="Times New Roman"/>
              </w:rPr>
              <w:t>Oklahoma</w:t>
            </w:r>
          </w:p>
        </w:tc>
        <w:tc>
          <w:tcPr>
            <w:tcW w:w="2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AAF5073" w14:textId="077FDD9D" w:rsidR="652361BB" w:rsidRDefault="652361BB" w:rsidP="652361BB">
            <w:pPr>
              <w:spacing w:line="0" w:lineRule="atLeast"/>
              <w:rPr>
                <w:rFonts w:cs="Times New Roman"/>
              </w:rPr>
            </w:pPr>
            <w:r w:rsidRPr="652361BB">
              <w:rPr>
                <w:rFonts w:cs="Times New Roman"/>
              </w:rPr>
              <w:t>5.42</w:t>
            </w:r>
          </w:p>
        </w:tc>
      </w:tr>
      <w:tr w:rsidR="652361BB" w14:paraId="571829D3"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E362F09" w14:textId="3779AED6" w:rsidR="652361BB" w:rsidRDefault="652361BB" w:rsidP="652361BB">
            <w:pPr>
              <w:spacing w:line="0" w:lineRule="atLeast"/>
              <w:rPr>
                <w:rFonts w:cs="Times New Roman"/>
              </w:rPr>
            </w:pPr>
            <w:r w:rsidRPr="16D0B965">
              <w:rPr>
                <w:rFonts w:cs="Times New Roman"/>
              </w:rPr>
              <w:t>39</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DFE88BA" w14:textId="72A77B0F" w:rsidR="0F46D978" w:rsidRDefault="0F46D978" w:rsidP="652361BB">
            <w:pPr>
              <w:spacing w:line="0" w:lineRule="atLeast"/>
              <w:rPr>
                <w:rFonts w:cs="Times New Roman"/>
              </w:rPr>
            </w:pPr>
            <w:r w:rsidRPr="652361BB">
              <w:rPr>
                <w:rFonts w:cs="Times New Roman"/>
              </w:rPr>
              <w:t xml:space="preserve">Pennsylvania </w:t>
            </w:r>
          </w:p>
        </w:tc>
        <w:tc>
          <w:tcPr>
            <w:tcW w:w="2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D7A06A5" w14:textId="4A811D5C" w:rsidR="652361BB" w:rsidRDefault="652361BB" w:rsidP="652361BB">
            <w:pPr>
              <w:spacing w:line="0" w:lineRule="atLeast"/>
              <w:rPr>
                <w:rFonts w:cs="Times New Roman"/>
              </w:rPr>
            </w:pPr>
            <w:r w:rsidRPr="652361BB">
              <w:rPr>
                <w:rFonts w:cs="Times New Roman"/>
              </w:rPr>
              <w:t>6.13</w:t>
            </w:r>
          </w:p>
        </w:tc>
      </w:tr>
      <w:tr w:rsidR="652361BB" w14:paraId="0D88E7E2"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6FF967C" w14:textId="4ED56F6F" w:rsidR="652361BB" w:rsidRDefault="16D0B965" w:rsidP="652361BB">
            <w:pPr>
              <w:spacing w:line="0" w:lineRule="atLeast"/>
              <w:rPr>
                <w:rFonts w:cs="Times New Roman"/>
              </w:rPr>
            </w:pPr>
            <w:r w:rsidRPr="16D0B965">
              <w:rPr>
                <w:rFonts w:cs="Times New Roman"/>
              </w:rPr>
              <w:t>40</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F6EF778" w14:textId="74C6B202" w:rsidR="0F46D978" w:rsidRDefault="0F46D978" w:rsidP="652361BB">
            <w:pPr>
              <w:spacing w:line="0" w:lineRule="atLeast"/>
              <w:rPr>
                <w:rFonts w:cs="Times New Roman"/>
              </w:rPr>
            </w:pPr>
            <w:r w:rsidRPr="652361BB">
              <w:rPr>
                <w:rFonts w:cs="Times New Roman"/>
              </w:rPr>
              <w:t xml:space="preserve">Colorado </w:t>
            </w:r>
          </w:p>
        </w:tc>
        <w:tc>
          <w:tcPr>
            <w:tcW w:w="2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2D8CF5A" w14:textId="00BFF0A3" w:rsidR="652361BB" w:rsidRDefault="652361BB" w:rsidP="652361BB">
            <w:pPr>
              <w:spacing w:line="0" w:lineRule="atLeast"/>
              <w:rPr>
                <w:rFonts w:cs="Times New Roman"/>
              </w:rPr>
            </w:pPr>
            <w:r w:rsidRPr="652361BB">
              <w:rPr>
                <w:rFonts w:cs="Times New Roman"/>
              </w:rPr>
              <w:t>6.64</w:t>
            </w:r>
          </w:p>
        </w:tc>
      </w:tr>
      <w:tr w:rsidR="652361BB" w14:paraId="591F337B"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6CF76F7" w14:textId="73C20EA5" w:rsidR="652361BB" w:rsidRDefault="652361BB" w:rsidP="652361BB">
            <w:pPr>
              <w:spacing w:line="0" w:lineRule="atLeast"/>
              <w:rPr>
                <w:rFonts w:cs="Times New Roman"/>
              </w:rPr>
            </w:pPr>
            <w:r w:rsidRPr="16D0B965">
              <w:rPr>
                <w:rFonts w:cs="Times New Roman"/>
              </w:rPr>
              <w:t>41</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1D13CF4" w14:textId="6A205907" w:rsidR="0F46D978" w:rsidRDefault="0F46D978" w:rsidP="652361BB">
            <w:pPr>
              <w:spacing w:line="0" w:lineRule="atLeast"/>
              <w:rPr>
                <w:rFonts w:cs="Times New Roman"/>
              </w:rPr>
            </w:pPr>
            <w:r w:rsidRPr="652361BB">
              <w:rPr>
                <w:rFonts w:cs="Times New Roman"/>
              </w:rPr>
              <w:t xml:space="preserve">Wyoming </w:t>
            </w:r>
          </w:p>
        </w:tc>
        <w:tc>
          <w:tcPr>
            <w:tcW w:w="2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7DC51F0" w14:textId="50863062" w:rsidR="652361BB" w:rsidRDefault="652361BB" w:rsidP="652361BB">
            <w:pPr>
              <w:spacing w:line="0" w:lineRule="atLeast"/>
              <w:rPr>
                <w:rFonts w:cs="Times New Roman"/>
              </w:rPr>
            </w:pPr>
            <w:r w:rsidRPr="652361BB">
              <w:rPr>
                <w:rFonts w:cs="Times New Roman"/>
              </w:rPr>
              <w:t>6.70</w:t>
            </w:r>
          </w:p>
        </w:tc>
      </w:tr>
      <w:tr w:rsidR="652361BB" w14:paraId="6DFB48C4"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C64315D" w14:textId="1B1C3357" w:rsidR="68F3197C" w:rsidRDefault="68F3197C" w:rsidP="652361BB">
            <w:pPr>
              <w:spacing w:line="0" w:lineRule="atLeast"/>
              <w:rPr>
                <w:rFonts w:cs="Times New Roman"/>
              </w:rPr>
            </w:pPr>
            <w:r w:rsidRPr="16D0B965">
              <w:rPr>
                <w:rFonts w:cs="Times New Roman"/>
              </w:rPr>
              <w:t>42</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6AA8579" w14:textId="73DF5861" w:rsidR="0F46D978" w:rsidRDefault="0F46D978" w:rsidP="652361BB">
            <w:pPr>
              <w:spacing w:line="0" w:lineRule="atLeast"/>
              <w:rPr>
                <w:rFonts w:cs="Times New Roman"/>
              </w:rPr>
            </w:pPr>
            <w:r w:rsidRPr="652361BB">
              <w:rPr>
                <w:rFonts w:cs="Times New Roman"/>
              </w:rPr>
              <w:t xml:space="preserve">Maryland </w:t>
            </w:r>
          </w:p>
        </w:tc>
        <w:tc>
          <w:tcPr>
            <w:tcW w:w="2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9C240C2" w14:textId="2867E510" w:rsidR="0F46D978" w:rsidRDefault="0F46D978" w:rsidP="652361BB">
            <w:pPr>
              <w:spacing w:line="0" w:lineRule="atLeast"/>
              <w:rPr>
                <w:rFonts w:cs="Times New Roman"/>
              </w:rPr>
            </w:pPr>
            <w:r w:rsidRPr="652361BB">
              <w:rPr>
                <w:rFonts w:cs="Times New Roman"/>
              </w:rPr>
              <w:t>6.94</w:t>
            </w:r>
          </w:p>
        </w:tc>
      </w:tr>
      <w:tr w:rsidR="652361BB" w14:paraId="5B081545"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3D396D1" w14:textId="7422262C" w:rsidR="68F3197C" w:rsidRDefault="68F3197C" w:rsidP="652361BB">
            <w:pPr>
              <w:spacing w:line="0" w:lineRule="atLeast"/>
              <w:rPr>
                <w:rFonts w:cs="Times New Roman"/>
              </w:rPr>
            </w:pPr>
            <w:r w:rsidRPr="16D0B965">
              <w:rPr>
                <w:rFonts w:cs="Times New Roman"/>
              </w:rPr>
              <w:lastRenderedPageBreak/>
              <w:t>43</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9453318" w14:textId="49FF37B8" w:rsidR="0F46D978" w:rsidRDefault="0F46D978" w:rsidP="652361BB">
            <w:pPr>
              <w:spacing w:line="0" w:lineRule="atLeast"/>
              <w:rPr>
                <w:rFonts w:cs="Times New Roman"/>
              </w:rPr>
            </w:pPr>
            <w:r w:rsidRPr="652361BB">
              <w:rPr>
                <w:rFonts w:cs="Times New Roman"/>
              </w:rPr>
              <w:t xml:space="preserve">Michigan </w:t>
            </w:r>
          </w:p>
        </w:tc>
        <w:tc>
          <w:tcPr>
            <w:tcW w:w="2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D6A969A" w14:textId="5EE69EB6" w:rsidR="652361BB" w:rsidRDefault="652361BB" w:rsidP="652361BB">
            <w:pPr>
              <w:spacing w:line="0" w:lineRule="atLeast"/>
              <w:rPr>
                <w:rFonts w:cs="Times New Roman"/>
              </w:rPr>
            </w:pPr>
            <w:r w:rsidRPr="652361BB">
              <w:rPr>
                <w:rFonts w:cs="Times New Roman"/>
              </w:rPr>
              <w:t>7.79</w:t>
            </w:r>
          </w:p>
        </w:tc>
      </w:tr>
      <w:tr w:rsidR="652361BB" w14:paraId="60F79E11"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0C6200B" w14:textId="4468383B" w:rsidR="68F3197C" w:rsidRDefault="68F3197C" w:rsidP="652361BB">
            <w:pPr>
              <w:spacing w:line="0" w:lineRule="atLeast"/>
              <w:rPr>
                <w:rFonts w:cs="Times New Roman"/>
              </w:rPr>
            </w:pPr>
            <w:r w:rsidRPr="16D0B965">
              <w:rPr>
                <w:rFonts w:cs="Times New Roman"/>
              </w:rPr>
              <w:t>44</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3E28C4A" w14:textId="04532C9F" w:rsidR="0F46D978" w:rsidRDefault="0F46D978" w:rsidP="652361BB">
            <w:pPr>
              <w:spacing w:line="0" w:lineRule="atLeast"/>
              <w:rPr>
                <w:rFonts w:cs="Times New Roman"/>
              </w:rPr>
            </w:pPr>
            <w:r w:rsidRPr="652361BB">
              <w:rPr>
                <w:rFonts w:cs="Times New Roman"/>
              </w:rPr>
              <w:t>Delaware</w:t>
            </w:r>
          </w:p>
        </w:tc>
        <w:tc>
          <w:tcPr>
            <w:tcW w:w="2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CE0EEEE" w14:textId="392B0489" w:rsidR="652361BB" w:rsidRDefault="652361BB" w:rsidP="652361BB">
            <w:pPr>
              <w:spacing w:line="0" w:lineRule="atLeast"/>
              <w:rPr>
                <w:rFonts w:cs="Times New Roman"/>
              </w:rPr>
            </w:pPr>
            <w:r w:rsidRPr="652361BB">
              <w:rPr>
                <w:rFonts w:cs="Times New Roman"/>
              </w:rPr>
              <w:t>8.67</w:t>
            </w:r>
          </w:p>
        </w:tc>
      </w:tr>
      <w:tr w:rsidR="00DF4DC3" w:rsidRPr="00DF4DC3" w14:paraId="0CC2F954" w14:textId="77777777" w:rsidTr="16D0B965">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6C11362" w14:textId="3E6A17B3" w:rsidR="00662D20" w:rsidRPr="00DF4DC3" w:rsidRDefault="652361BB" w:rsidP="652361BB">
            <w:pPr>
              <w:spacing w:line="0" w:lineRule="atLeast"/>
              <w:rPr>
                <w:rFonts w:cs="Times New Roman"/>
              </w:rPr>
            </w:pPr>
            <w:r w:rsidRPr="16D0B965">
              <w:rPr>
                <w:rFonts w:cs="Times New Roman"/>
              </w:rPr>
              <w:t>45</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81164FA" w14:textId="6AE9DE09" w:rsidR="00662D20" w:rsidRPr="00DF4DC3" w:rsidRDefault="0F46D978" w:rsidP="652361BB">
            <w:pPr>
              <w:spacing w:line="0" w:lineRule="atLeast"/>
              <w:rPr>
                <w:rFonts w:cs="Times New Roman"/>
              </w:rPr>
            </w:pPr>
            <w:r w:rsidRPr="652361BB">
              <w:rPr>
                <w:rFonts w:cs="Times New Roman"/>
              </w:rPr>
              <w:t xml:space="preserve">West Virginia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E5BA483" w14:textId="18DD162D" w:rsidR="00662D20" w:rsidRPr="00DF4DC3" w:rsidRDefault="652361BB" w:rsidP="652361BB">
            <w:pPr>
              <w:spacing w:line="0" w:lineRule="atLeast"/>
              <w:rPr>
                <w:rFonts w:cs="Times New Roman"/>
              </w:rPr>
            </w:pPr>
            <w:r w:rsidRPr="652361BB">
              <w:rPr>
                <w:rFonts w:cs="Times New Roman"/>
              </w:rPr>
              <w:t>8.99</w:t>
            </w:r>
          </w:p>
        </w:tc>
      </w:tr>
      <w:tr w:rsidR="652361BB" w14:paraId="5340C1EC"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49692F6" w14:textId="34373760" w:rsidR="68F3197C" w:rsidRDefault="68F3197C" w:rsidP="652361BB">
            <w:pPr>
              <w:spacing w:line="0" w:lineRule="atLeast"/>
              <w:rPr>
                <w:rFonts w:cs="Times New Roman"/>
              </w:rPr>
            </w:pPr>
            <w:r w:rsidRPr="16D0B965">
              <w:rPr>
                <w:rFonts w:cs="Times New Roman"/>
              </w:rPr>
              <w:t>46</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5A520B2" w14:textId="6664B4E1" w:rsidR="0F46D978" w:rsidRDefault="0F46D978" w:rsidP="652361BB">
            <w:pPr>
              <w:spacing w:line="0" w:lineRule="atLeast"/>
              <w:rPr>
                <w:rFonts w:cs="Times New Roman"/>
              </w:rPr>
            </w:pPr>
            <w:r w:rsidRPr="652361BB">
              <w:rPr>
                <w:rFonts w:cs="Times New Roman"/>
              </w:rPr>
              <w:t>New Jersey</w:t>
            </w:r>
          </w:p>
        </w:tc>
        <w:tc>
          <w:tcPr>
            <w:tcW w:w="2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CE462AB" w14:textId="5B3F5ACE" w:rsidR="652361BB" w:rsidRDefault="652361BB" w:rsidP="652361BB">
            <w:pPr>
              <w:spacing w:line="0" w:lineRule="atLeast"/>
              <w:rPr>
                <w:rFonts w:cs="Times New Roman"/>
              </w:rPr>
            </w:pPr>
            <w:r w:rsidRPr="652361BB">
              <w:rPr>
                <w:rFonts w:cs="Times New Roman"/>
              </w:rPr>
              <w:t>9.32</w:t>
            </w:r>
          </w:p>
        </w:tc>
      </w:tr>
      <w:tr w:rsidR="00DF4DC3" w:rsidRPr="00DF4DC3" w14:paraId="310892DE" w14:textId="77777777" w:rsidTr="16D0B965">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F96A123" w14:textId="78E9690D" w:rsidR="00662D20" w:rsidRPr="00DF4DC3" w:rsidRDefault="68F3197C" w:rsidP="652361BB">
            <w:pPr>
              <w:spacing w:line="0" w:lineRule="atLeast"/>
              <w:rPr>
                <w:rFonts w:cs="Times New Roman"/>
              </w:rPr>
            </w:pPr>
            <w:r w:rsidRPr="16D0B965">
              <w:rPr>
                <w:rFonts w:cs="Times New Roman"/>
              </w:rPr>
              <w:t>47</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0B09328" w14:textId="77777777" w:rsidR="00662D20" w:rsidRPr="00DF4DC3" w:rsidRDefault="68F3197C" w:rsidP="652361BB">
            <w:pPr>
              <w:spacing w:line="0" w:lineRule="atLeast"/>
              <w:rPr>
                <w:rFonts w:cs="Times New Roman"/>
              </w:rPr>
            </w:pPr>
            <w:r w:rsidRPr="652361BB">
              <w:rPr>
                <w:rFonts w:cs="Times New Roman"/>
              </w:rPr>
              <w:t>California</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10A3E65" w14:textId="4D1D2DA2" w:rsidR="00662D20" w:rsidRPr="00DF4DC3" w:rsidRDefault="652361BB" w:rsidP="652361BB">
            <w:pPr>
              <w:spacing w:line="0" w:lineRule="atLeast"/>
              <w:rPr>
                <w:rFonts w:cs="Times New Roman"/>
              </w:rPr>
            </w:pPr>
            <w:r w:rsidRPr="652361BB">
              <w:rPr>
                <w:rFonts w:cs="Times New Roman"/>
              </w:rPr>
              <w:t>9.38</w:t>
            </w:r>
          </w:p>
        </w:tc>
      </w:tr>
      <w:tr w:rsidR="00DF4DC3" w:rsidRPr="00DF4DC3" w14:paraId="55FAF8CE" w14:textId="77777777" w:rsidTr="16D0B965">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03E7DE2" w14:textId="54FF1611" w:rsidR="00662D20" w:rsidRPr="00DF4DC3" w:rsidRDefault="68F3197C" w:rsidP="652361BB">
            <w:pPr>
              <w:spacing w:line="0" w:lineRule="atLeast"/>
              <w:rPr>
                <w:rFonts w:cs="Times New Roman"/>
              </w:rPr>
            </w:pPr>
            <w:r w:rsidRPr="16D0B965">
              <w:rPr>
                <w:rFonts w:cs="Times New Roman"/>
              </w:rPr>
              <w:t>48</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8702C1B" w14:textId="0D8E6265" w:rsidR="00662D20" w:rsidRPr="00DF4DC3" w:rsidRDefault="0F46D978" w:rsidP="652361BB">
            <w:pPr>
              <w:spacing w:line="0" w:lineRule="atLeast"/>
              <w:rPr>
                <w:rFonts w:cs="Times New Roman"/>
              </w:rPr>
            </w:pPr>
            <w:r w:rsidRPr="652361BB">
              <w:rPr>
                <w:rFonts w:cs="Times New Roman"/>
              </w:rPr>
              <w:t xml:space="preserve">New York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258DBF3" w14:textId="5FBD4C9B" w:rsidR="00662D20" w:rsidRPr="00DF4DC3" w:rsidRDefault="68F3197C" w:rsidP="652361BB">
            <w:pPr>
              <w:spacing w:line="0" w:lineRule="atLeast"/>
              <w:rPr>
                <w:rFonts w:cs="Times New Roman"/>
              </w:rPr>
            </w:pPr>
            <w:r w:rsidRPr="652361BB">
              <w:rPr>
                <w:rFonts w:cs="Times New Roman"/>
              </w:rPr>
              <w:t>9.39</w:t>
            </w:r>
          </w:p>
        </w:tc>
      </w:tr>
      <w:tr w:rsidR="00DF4DC3" w:rsidRPr="00DF4DC3" w14:paraId="00356CBE" w14:textId="77777777" w:rsidTr="16D0B965">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353C90D" w14:textId="16A2AC33" w:rsidR="00662D20" w:rsidRPr="00DF4DC3" w:rsidRDefault="68F3197C" w:rsidP="652361BB">
            <w:pPr>
              <w:spacing w:line="0" w:lineRule="atLeast"/>
              <w:rPr>
                <w:rFonts w:cs="Times New Roman"/>
              </w:rPr>
            </w:pPr>
            <w:r w:rsidRPr="16D0B965">
              <w:rPr>
                <w:rFonts w:cs="Times New Roman"/>
              </w:rPr>
              <w:t>49</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054D72E" w14:textId="4570BC58" w:rsidR="00662D20" w:rsidRPr="00DF4DC3" w:rsidRDefault="0F46D978" w:rsidP="652361BB">
            <w:pPr>
              <w:spacing w:line="0" w:lineRule="atLeast"/>
              <w:rPr>
                <w:rFonts w:cs="Times New Roman"/>
              </w:rPr>
            </w:pPr>
            <w:r w:rsidRPr="652361BB">
              <w:rPr>
                <w:rFonts w:cs="Times New Roman"/>
              </w:rPr>
              <w:t xml:space="preserve">Louisiana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1CFE948" w14:textId="790676A5" w:rsidR="00662D20" w:rsidRPr="00DF4DC3" w:rsidRDefault="0F46D978" w:rsidP="652361BB">
            <w:pPr>
              <w:spacing w:line="0" w:lineRule="atLeast"/>
              <w:rPr>
                <w:rFonts w:cs="Times New Roman"/>
              </w:rPr>
            </w:pPr>
            <w:r w:rsidRPr="652361BB">
              <w:rPr>
                <w:rFonts w:cs="Times New Roman"/>
              </w:rPr>
              <w:t>11.99</w:t>
            </w:r>
          </w:p>
        </w:tc>
      </w:tr>
      <w:tr w:rsidR="00DF4DC3" w:rsidRPr="00DF4DC3" w14:paraId="1F6CB210" w14:textId="77777777" w:rsidTr="16D0B965">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1C99529F" w14:textId="035F30F1" w:rsidR="00662D20" w:rsidRPr="00DF4DC3" w:rsidRDefault="16D0B965" w:rsidP="652361BB">
            <w:pPr>
              <w:spacing w:line="0" w:lineRule="atLeast"/>
              <w:rPr>
                <w:rFonts w:cs="Times New Roman"/>
              </w:rPr>
            </w:pPr>
            <w:r w:rsidRPr="16D0B965">
              <w:rPr>
                <w:rFonts w:cs="Times New Roman"/>
              </w:rPr>
              <w:t>50</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1036DF0" w14:textId="16B56F09" w:rsidR="00662D20" w:rsidRPr="00DF4DC3" w:rsidRDefault="0F46D978" w:rsidP="652361BB">
            <w:pPr>
              <w:spacing w:line="0" w:lineRule="atLeast"/>
              <w:rPr>
                <w:rFonts w:cs="Times New Roman"/>
              </w:rPr>
            </w:pPr>
            <w:r w:rsidRPr="652361BB">
              <w:rPr>
                <w:rFonts w:cs="Times New Roman"/>
              </w:rPr>
              <w:t>Hawaii</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B9D5FB0" w14:textId="6665C93C" w:rsidR="00662D20" w:rsidRPr="00DF4DC3" w:rsidRDefault="0F46D978" w:rsidP="652361BB">
            <w:pPr>
              <w:spacing w:line="0" w:lineRule="atLeast"/>
              <w:rPr>
                <w:rFonts w:cs="Times New Roman"/>
              </w:rPr>
            </w:pPr>
            <w:r w:rsidRPr="652361BB">
              <w:rPr>
                <w:rFonts w:cs="Times New Roman"/>
              </w:rPr>
              <w:t>25.88</w:t>
            </w:r>
          </w:p>
        </w:tc>
      </w:tr>
      <w:tr w:rsidR="00662D20" w:rsidRPr="00DF4DC3" w14:paraId="78963078" w14:textId="77777777" w:rsidTr="16D0B965">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7F7E276" w14:textId="77777777" w:rsidR="00662D20" w:rsidRPr="00DF4DC3" w:rsidRDefault="00662D20" w:rsidP="652361BB">
            <w:pPr>
              <w:rPr>
                <w:rFonts w:eastAsia="Times New Roman" w:cs="Times New Roman"/>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BB789C1" w14:textId="32F483B0" w:rsidR="00662D20" w:rsidRPr="00DF4DC3" w:rsidRDefault="68F3197C" w:rsidP="652361BB">
            <w:pPr>
              <w:spacing w:line="0" w:lineRule="atLeast"/>
              <w:rPr>
                <w:rFonts w:cs="Times New Roman"/>
              </w:rPr>
            </w:pPr>
            <w:r w:rsidRPr="652361BB">
              <w:rPr>
                <w:rFonts w:cs="Times New Roman"/>
              </w:rPr>
              <w:t>Average</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B2C967D" w14:textId="0BAE4EFB" w:rsidR="00662D20" w:rsidRPr="00DF4DC3" w:rsidRDefault="693FA311" w:rsidP="652361BB">
            <w:pPr>
              <w:spacing w:line="0" w:lineRule="atLeast"/>
              <w:rPr>
                <w:rFonts w:cs="Times New Roman"/>
              </w:rPr>
            </w:pPr>
            <w:r w:rsidRPr="652361BB">
              <w:rPr>
                <w:rFonts w:cs="Times New Roman"/>
              </w:rPr>
              <w:t>4.77</w:t>
            </w:r>
          </w:p>
        </w:tc>
      </w:tr>
    </w:tbl>
    <w:p w14:paraId="34CE5D90" w14:textId="77777777" w:rsidR="00662D20" w:rsidRPr="00DF4DC3" w:rsidRDefault="00662D20" w:rsidP="652361BB">
      <w:pPr>
        <w:rPr>
          <w:rFonts w:eastAsia="Times New Roman" w:cs="Times New Roman"/>
        </w:rPr>
      </w:pPr>
    </w:p>
    <w:p w14:paraId="6BE81B6D" w14:textId="14954C31" w:rsidR="00662D20" w:rsidRPr="00CD0963" w:rsidRDefault="68F3197C" w:rsidP="00662D20">
      <w:pPr>
        <w:rPr>
          <w:rFonts w:cs="Times New Roman"/>
          <w:color w:val="000000" w:themeColor="text1"/>
        </w:rPr>
      </w:pPr>
      <w:r w:rsidRPr="652361BB">
        <w:rPr>
          <w:rFonts w:cs="Times New Roman"/>
        </w:rPr>
        <w:t>Figure 7: Percent of Urban In</w:t>
      </w:r>
      <w:r w:rsidRPr="652361BB">
        <w:rPr>
          <w:rFonts w:cs="Times New Roman"/>
          <w:color w:val="000000" w:themeColor="text1"/>
        </w:rPr>
        <w:t>terstates in Poor Condition</w:t>
      </w:r>
      <w:r w:rsidR="15475363" w:rsidRPr="652361BB">
        <w:rPr>
          <w:rFonts w:cs="Times New Roman"/>
          <w:color w:val="000000" w:themeColor="text1"/>
        </w:rPr>
        <w:t>, 20</w:t>
      </w:r>
      <w:r w:rsidR="5D47BF53" w:rsidRPr="652361BB">
        <w:rPr>
          <w:rFonts w:cs="Times New Roman"/>
          <w:color w:val="000000" w:themeColor="text1"/>
        </w:rPr>
        <w:t>20</w:t>
      </w:r>
      <w:r w:rsidRPr="652361BB">
        <w:rPr>
          <w:rFonts w:cs="Times New Roman"/>
          <w:color w:val="000000" w:themeColor="text1"/>
        </w:rPr>
        <w:t xml:space="preserve"> (Ray will insert) </w:t>
      </w:r>
    </w:p>
    <w:p w14:paraId="427114B1" w14:textId="0DFA432C" w:rsidR="00662D20" w:rsidRPr="00CD0963" w:rsidRDefault="00662D20" w:rsidP="00662D20">
      <w:pPr>
        <w:spacing w:after="240"/>
        <w:rPr>
          <w:rFonts w:eastAsia="Times New Roman" w:cs="Times New Roman"/>
          <w:color w:val="000000" w:themeColor="text1"/>
        </w:rPr>
      </w:pPr>
      <w:r>
        <w:br/>
      </w:r>
      <w:r>
        <w:br/>
      </w:r>
      <w:r>
        <w:br/>
      </w:r>
      <w:r>
        <w:br/>
      </w:r>
      <w:r>
        <w:br/>
      </w:r>
      <w:r>
        <w:br/>
      </w:r>
      <w:r>
        <w:br/>
      </w:r>
    </w:p>
    <w:p w14:paraId="073399F4" w14:textId="77777777" w:rsidR="00662D20" w:rsidRPr="00CD0963" w:rsidRDefault="00662D20" w:rsidP="00662D20">
      <w:pPr>
        <w:rPr>
          <w:rFonts w:cs="Times New Roman"/>
          <w:color w:val="000000" w:themeColor="text1"/>
        </w:rPr>
      </w:pPr>
      <w:r w:rsidRPr="00CD0963">
        <w:rPr>
          <w:rFonts w:cs="Times New Roman"/>
          <w:b/>
          <w:bCs/>
          <w:i/>
          <w:iCs/>
          <w:color w:val="000000" w:themeColor="text1"/>
        </w:rPr>
        <w:t>Rural Other Principal Arterial Pavement Condition</w:t>
      </w:r>
    </w:p>
    <w:p w14:paraId="61A5DC56" w14:textId="77777777" w:rsidR="00662D20" w:rsidRPr="00CD0963" w:rsidRDefault="00662D20" w:rsidP="00662D20">
      <w:pPr>
        <w:rPr>
          <w:rFonts w:eastAsia="Times New Roman" w:cs="Times New Roman"/>
          <w:color w:val="000000" w:themeColor="text1"/>
        </w:rPr>
      </w:pPr>
    </w:p>
    <w:p w14:paraId="3302C003" w14:textId="681302BB" w:rsidR="00662D20" w:rsidRPr="00DF4DC3" w:rsidRDefault="68F3197C" w:rsidP="652361BB">
      <w:pPr>
        <w:rPr>
          <w:rFonts w:cs="Times New Roman"/>
        </w:rPr>
      </w:pPr>
      <w:r w:rsidRPr="652361BB">
        <w:rPr>
          <w:rFonts w:cs="Times New Roman"/>
          <w:color w:val="000000" w:themeColor="text1"/>
        </w:rPr>
        <w:t xml:space="preserve">Rural Other Principal Arterials (ROPA) are two- to four-lane roadways connecting different cities or regions. </w:t>
      </w:r>
      <w:r w:rsidRPr="652361BB">
        <w:rPr>
          <w:rFonts w:cs="Times New Roman"/>
        </w:rPr>
        <w:t>The condition of major rural arterials improved slightly from 2019 to 2020, by about 0.</w:t>
      </w:r>
      <w:r w:rsidR="2ACA9903" w:rsidRPr="652361BB">
        <w:rPr>
          <w:rFonts w:cs="Times New Roman"/>
        </w:rPr>
        <w:t>02</w:t>
      </w:r>
      <w:r w:rsidRPr="652361BB">
        <w:rPr>
          <w:rFonts w:cs="Times New Roman"/>
        </w:rPr>
        <w:t xml:space="preserve"> percentage points. Overall, about 1.</w:t>
      </w:r>
      <w:r w:rsidR="2ACA9903" w:rsidRPr="652361BB">
        <w:rPr>
          <w:rFonts w:cs="Times New Roman"/>
        </w:rPr>
        <w:t>13</w:t>
      </w:r>
      <w:r w:rsidRPr="652361BB">
        <w:rPr>
          <w:rFonts w:cs="Times New Roman"/>
        </w:rPr>
        <w:t>% of the ROPA system—1,016 miles out of 8</w:t>
      </w:r>
      <w:r w:rsidR="2ACA9903" w:rsidRPr="652361BB">
        <w:rPr>
          <w:rFonts w:cs="Times New Roman"/>
        </w:rPr>
        <w:t>9,778</w:t>
      </w:r>
      <w:r w:rsidRPr="652361BB">
        <w:rPr>
          <w:rFonts w:cs="Times New Roman"/>
        </w:rPr>
        <w:t>—was reported to be in poor condition (Table 13, Percent Rural Other Principal Arterial Mileage in Poor Condition, 201</w:t>
      </w:r>
      <w:r w:rsidR="2ACA9903" w:rsidRPr="652361BB">
        <w:rPr>
          <w:rFonts w:cs="Times New Roman"/>
        </w:rPr>
        <w:t>9</w:t>
      </w:r>
      <w:r w:rsidRPr="652361BB">
        <w:rPr>
          <w:rFonts w:cs="Times New Roman"/>
        </w:rPr>
        <w:t>, Figure 8). This compares with about 1.15% (1,</w:t>
      </w:r>
      <w:r w:rsidR="2ACA9903" w:rsidRPr="652361BB">
        <w:rPr>
          <w:rFonts w:cs="Times New Roman"/>
        </w:rPr>
        <w:t>027</w:t>
      </w:r>
      <w:r w:rsidRPr="652361BB">
        <w:rPr>
          <w:rFonts w:cs="Times New Roman"/>
        </w:rPr>
        <w:t xml:space="preserve"> of 89,287 miles) in 2019, the last time this assessment was completed. (It should be noted that as cities grow, the urbanized area around them grows as well. As this occurs, roads near cities are often reclassified from rural to urban. If these roads were in good condition already, their reclassification has the effect of increasing the percentage of rural roads in poor condition.) </w:t>
      </w:r>
    </w:p>
    <w:p w14:paraId="0B8CF4BB" w14:textId="77777777" w:rsidR="00662D20" w:rsidRPr="00DF4DC3" w:rsidRDefault="00662D20" w:rsidP="00662D20">
      <w:pPr>
        <w:rPr>
          <w:rFonts w:eastAsia="Times New Roman" w:cs="Times New Roman"/>
          <w:color w:val="FF0000"/>
        </w:rPr>
      </w:pPr>
    </w:p>
    <w:p w14:paraId="399561E8" w14:textId="5D705774" w:rsidR="00662D20" w:rsidRPr="00DF4DC3" w:rsidRDefault="68F3197C" w:rsidP="652361BB">
      <w:pPr>
        <w:rPr>
          <w:rFonts w:cs="Times New Roman"/>
        </w:rPr>
      </w:pPr>
      <w:r w:rsidRPr="652361BB">
        <w:rPr>
          <w:rFonts w:cs="Times New Roman"/>
        </w:rPr>
        <w:t>Between 2019 and 2020</w:t>
      </w:r>
      <w:r w:rsidR="28376D71" w:rsidRPr="652361BB">
        <w:rPr>
          <w:rFonts w:cs="Times New Roman"/>
        </w:rPr>
        <w:t xml:space="preserve">, the percentage of ROPA </w:t>
      </w:r>
      <w:r w:rsidR="44B5F9C7" w:rsidRPr="652361BB">
        <w:rPr>
          <w:rFonts w:cs="Times New Roman"/>
        </w:rPr>
        <w:t>decrease</w:t>
      </w:r>
      <w:r w:rsidR="28376D71" w:rsidRPr="652361BB">
        <w:rPr>
          <w:rFonts w:cs="Times New Roman"/>
        </w:rPr>
        <w:t>d in 29 states and increased in 19 states and generally remained the same in two states.</w:t>
      </w:r>
      <w:r w:rsidRPr="652361BB">
        <w:rPr>
          <w:rFonts w:cs="Times New Roman"/>
        </w:rPr>
        <w:t xml:space="preserve"> </w:t>
      </w:r>
      <w:r w:rsidR="28376D71" w:rsidRPr="652361BB">
        <w:rPr>
          <w:rFonts w:cs="Times New Roman"/>
        </w:rPr>
        <w:t xml:space="preserve">The percent of poor mileage changed less than one percentage point in 42 of the states. </w:t>
      </w:r>
      <w:r w:rsidRPr="652361BB">
        <w:rPr>
          <w:rFonts w:cs="Times New Roman"/>
        </w:rPr>
        <w:t>Rhode Island</w:t>
      </w:r>
      <w:r w:rsidR="2C0B0D0B" w:rsidRPr="652361BB">
        <w:rPr>
          <w:rFonts w:cs="Times New Roman"/>
        </w:rPr>
        <w:t xml:space="preserve"> and New Jersey led the states in reducing </w:t>
      </w:r>
      <w:r w:rsidR="71BE0B26" w:rsidRPr="652361BB">
        <w:rPr>
          <w:rFonts w:cs="Times New Roman"/>
        </w:rPr>
        <w:t xml:space="preserve">poor condition (by 7.09 and 3.99 points respectively) while Idaho led the states in increasing poor condition mileage </w:t>
      </w:r>
      <w:r w:rsidR="5C5D988B" w:rsidRPr="652361BB">
        <w:rPr>
          <w:rFonts w:cs="Times New Roman"/>
        </w:rPr>
        <w:t>(</w:t>
      </w:r>
      <w:r w:rsidR="71BE0B26" w:rsidRPr="652361BB">
        <w:rPr>
          <w:rFonts w:cs="Times New Roman"/>
        </w:rPr>
        <w:t>by 2.86 points</w:t>
      </w:r>
      <w:r w:rsidR="5C5D988B" w:rsidRPr="652361BB">
        <w:rPr>
          <w:rFonts w:cs="Times New Roman"/>
        </w:rPr>
        <w:t>)</w:t>
      </w:r>
      <w:r w:rsidR="71BE0B26" w:rsidRPr="652361BB">
        <w:rPr>
          <w:rFonts w:cs="Times New Roman"/>
        </w:rPr>
        <w:t xml:space="preserve">. </w:t>
      </w:r>
    </w:p>
    <w:p w14:paraId="32D9CF0F" w14:textId="77777777" w:rsidR="00662D20" w:rsidRPr="00DF4DC3" w:rsidRDefault="00662D20" w:rsidP="00662D20">
      <w:pPr>
        <w:rPr>
          <w:rFonts w:eastAsia="Times New Roman" w:cs="Times New Roman"/>
          <w:color w:val="FF0000"/>
        </w:rPr>
      </w:pPr>
    </w:p>
    <w:p w14:paraId="68E93AC1" w14:textId="21599196" w:rsidR="00662D20" w:rsidRPr="00DF4DC3" w:rsidRDefault="71BE0B26" w:rsidP="652361BB">
      <w:pPr>
        <w:rPr>
          <w:rFonts w:cs="Times New Roman"/>
        </w:rPr>
      </w:pPr>
      <w:r w:rsidRPr="652361BB">
        <w:rPr>
          <w:rFonts w:cs="Times New Roman"/>
        </w:rPr>
        <w:t>The condition of ROPA miles varies widely by state. No</w:t>
      </w:r>
      <w:r w:rsidR="68F3197C" w:rsidRPr="652361BB">
        <w:rPr>
          <w:rFonts w:cs="Times New Roman"/>
        </w:rPr>
        <w:t xml:space="preserve"> states reported zero poor condition ROPA mileage in 2020. Twenty-four states reported 1% or less ROPA mileage in poor condition. On the other hand, one state (Alaska) reported more than 10% of their ROPA mileage to be in poor condition. This state alone has only 0.53% of the U.S. ROPA mileage, but 6.5% of the mileage that is in poor condition.  </w:t>
      </w:r>
    </w:p>
    <w:p w14:paraId="567FE2D1" w14:textId="77777777" w:rsidR="00662D20" w:rsidRPr="00DF4DC3" w:rsidRDefault="00662D20" w:rsidP="652361BB">
      <w:pPr>
        <w:rPr>
          <w:rFonts w:eastAsia="Times New Roman" w:cs="Times New Roman"/>
        </w:rPr>
      </w:pPr>
    </w:p>
    <w:p w14:paraId="032D4A90" w14:textId="61379A49" w:rsidR="00662D20" w:rsidRPr="00DF4DC3" w:rsidRDefault="68F3197C" w:rsidP="00662D20">
      <w:pPr>
        <w:rPr>
          <w:rFonts w:cs="Times New Roman"/>
          <w:color w:val="FF0000"/>
        </w:rPr>
      </w:pPr>
      <w:r w:rsidRPr="652361BB">
        <w:rPr>
          <w:rFonts w:cs="Times New Roman"/>
        </w:rPr>
        <w:lastRenderedPageBreak/>
        <w:t>Table 13: Percent Rural Other Principal Arterial Mileage in Poor Condition</w:t>
      </w:r>
      <w:r w:rsidR="15475363" w:rsidRPr="652361BB">
        <w:rPr>
          <w:rFonts w:cs="Times New Roman"/>
        </w:rPr>
        <w:t>, 2020</w:t>
      </w:r>
      <w:r w:rsidRPr="652361BB">
        <w:rPr>
          <w:rFonts w:cs="Times New Roman"/>
          <w:color w:val="FF0000"/>
        </w:rPr>
        <w:t> </w:t>
      </w:r>
    </w:p>
    <w:tbl>
      <w:tblPr>
        <w:tblW w:w="0" w:type="auto"/>
        <w:tblCellMar>
          <w:top w:w="15" w:type="dxa"/>
          <w:left w:w="15" w:type="dxa"/>
          <w:bottom w:w="15" w:type="dxa"/>
          <w:right w:w="15" w:type="dxa"/>
        </w:tblCellMar>
        <w:tblLook w:val="04A0" w:firstRow="1" w:lastRow="0" w:firstColumn="1" w:lastColumn="0" w:noHBand="0" w:noVBand="1"/>
      </w:tblPr>
      <w:tblGrid>
        <w:gridCol w:w="1327"/>
        <w:gridCol w:w="1869"/>
        <w:gridCol w:w="3717"/>
      </w:tblGrid>
      <w:tr w:rsidR="00DF4DC3" w:rsidRPr="00DF4DC3" w14:paraId="14BB31E8" w14:textId="77777777" w:rsidTr="16D0B965">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B923998" w14:textId="30FC8F8B" w:rsidR="00662D20" w:rsidRPr="00DF4DC3" w:rsidRDefault="68F3197C" w:rsidP="652361BB">
            <w:pPr>
              <w:spacing w:line="0" w:lineRule="atLeast"/>
              <w:rPr>
                <w:rFonts w:cs="Times New Roman"/>
              </w:rPr>
            </w:pPr>
            <w:r w:rsidRPr="652361BB">
              <w:rPr>
                <w:rFonts w:cs="Times New Roman"/>
              </w:rPr>
              <w:t>2020 Rank</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3B880C5" w14:textId="77777777" w:rsidR="00662D20" w:rsidRPr="00DF4DC3" w:rsidRDefault="68F3197C" w:rsidP="652361BB">
            <w:pPr>
              <w:spacing w:line="0" w:lineRule="atLeast"/>
              <w:rPr>
                <w:rFonts w:cs="Times New Roman"/>
              </w:rPr>
            </w:pPr>
            <w:r w:rsidRPr="652361BB">
              <w:rPr>
                <w:rFonts w:cs="Times New Roman"/>
              </w:rPr>
              <w:t>State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830DC68" w14:textId="77777777" w:rsidR="00662D20" w:rsidRPr="00DF4DC3" w:rsidRDefault="68F3197C" w:rsidP="652361BB">
            <w:pPr>
              <w:rPr>
                <w:rFonts w:cs="Times New Roman"/>
              </w:rPr>
            </w:pPr>
            <w:r w:rsidRPr="652361BB">
              <w:rPr>
                <w:rFonts w:cs="Times New Roman"/>
              </w:rPr>
              <w:t>Percent Rural Other Principal </w:t>
            </w:r>
          </w:p>
          <w:p w14:paraId="15846FA1" w14:textId="77777777" w:rsidR="00662D20" w:rsidRPr="00DF4DC3" w:rsidRDefault="68F3197C" w:rsidP="652361BB">
            <w:pPr>
              <w:spacing w:line="0" w:lineRule="atLeast"/>
              <w:rPr>
                <w:rFonts w:cs="Times New Roman"/>
              </w:rPr>
            </w:pPr>
            <w:r w:rsidRPr="652361BB">
              <w:rPr>
                <w:rFonts w:cs="Times New Roman"/>
              </w:rPr>
              <w:t>Arterial Mileage in Poor Condition</w:t>
            </w:r>
          </w:p>
        </w:tc>
      </w:tr>
      <w:tr w:rsidR="16D0B965" w14:paraId="61CD186F"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A91AF99" w14:textId="7F7923F2" w:rsidR="16D0B965" w:rsidRDefault="16D0B965" w:rsidP="16D0B965">
            <w:pPr>
              <w:spacing w:line="0" w:lineRule="atLeast"/>
              <w:rPr>
                <w:rFonts w:cs="Times New Roman"/>
              </w:rPr>
            </w:pPr>
            <w:r w:rsidRPr="16D0B965">
              <w:rPr>
                <w:rFonts w:cs="Times New Roman"/>
              </w:rPr>
              <w:t>1</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17620CDA" w14:textId="77777777" w:rsidR="68F3197C" w:rsidRDefault="68F3197C" w:rsidP="16D0B965">
            <w:pPr>
              <w:spacing w:line="0" w:lineRule="atLeast"/>
              <w:rPr>
                <w:rFonts w:cs="Times New Roman"/>
              </w:rPr>
            </w:pPr>
            <w:r w:rsidRPr="16D0B965">
              <w:rPr>
                <w:rFonts w:cs="Times New Roman"/>
              </w:rPr>
              <w:t>Nevada</w:t>
            </w:r>
          </w:p>
        </w:tc>
        <w:tc>
          <w:tcPr>
            <w:tcW w:w="37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EE65E7A" w14:textId="36971388" w:rsidR="68F3197C" w:rsidRDefault="68F3197C" w:rsidP="16D0B965">
            <w:pPr>
              <w:spacing w:line="0" w:lineRule="atLeast"/>
              <w:rPr>
                <w:rFonts w:cs="Times New Roman"/>
              </w:rPr>
            </w:pPr>
            <w:r w:rsidRPr="16D0B965">
              <w:rPr>
                <w:rFonts w:cs="Times New Roman"/>
              </w:rPr>
              <w:t>0.11</w:t>
            </w:r>
          </w:p>
        </w:tc>
      </w:tr>
      <w:tr w:rsidR="16D0B965" w14:paraId="5CC429C4"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645BE56" w14:textId="710267A0" w:rsidR="16D0B965" w:rsidRDefault="16D0B965" w:rsidP="16D0B965">
            <w:pPr>
              <w:spacing w:line="0" w:lineRule="atLeast"/>
              <w:rPr>
                <w:rFonts w:cs="Times New Roman"/>
              </w:rPr>
            </w:pPr>
            <w:r w:rsidRPr="16D0B965">
              <w:rPr>
                <w:rFonts w:cs="Times New Roman"/>
              </w:rPr>
              <w:t>2</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73B8C67" w14:textId="4BB72E7C" w:rsidR="78D6A98A" w:rsidRDefault="78D6A98A" w:rsidP="16D0B965">
            <w:pPr>
              <w:spacing w:line="0" w:lineRule="atLeast"/>
              <w:rPr>
                <w:rFonts w:cs="Times New Roman"/>
              </w:rPr>
            </w:pPr>
            <w:r w:rsidRPr="16D0B965">
              <w:rPr>
                <w:rFonts w:cs="Times New Roman"/>
              </w:rPr>
              <w:t>Florida</w:t>
            </w:r>
          </w:p>
        </w:tc>
        <w:tc>
          <w:tcPr>
            <w:tcW w:w="37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526F445" w14:textId="0F0C7F1B" w:rsidR="68F3197C" w:rsidRDefault="68F3197C" w:rsidP="16D0B965">
            <w:pPr>
              <w:spacing w:line="0" w:lineRule="atLeast"/>
              <w:rPr>
                <w:rFonts w:cs="Times New Roman"/>
              </w:rPr>
            </w:pPr>
            <w:r w:rsidRPr="16D0B965">
              <w:rPr>
                <w:rFonts w:cs="Times New Roman"/>
              </w:rPr>
              <w:t>0.17</w:t>
            </w:r>
          </w:p>
        </w:tc>
      </w:tr>
      <w:tr w:rsidR="16D0B965" w14:paraId="5109A254"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8F63E89" w14:textId="2AD599EF" w:rsidR="16D0B965" w:rsidRDefault="16D0B965" w:rsidP="16D0B965">
            <w:pPr>
              <w:spacing w:line="0" w:lineRule="atLeast"/>
              <w:rPr>
                <w:rFonts w:cs="Times New Roman"/>
              </w:rPr>
            </w:pPr>
            <w:r w:rsidRPr="16D0B965">
              <w:rPr>
                <w:rFonts w:cs="Times New Roman"/>
              </w:rPr>
              <w:t>3</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1E98E4D2" w14:textId="417900DC" w:rsidR="71BE0B26" w:rsidRDefault="71BE0B26" w:rsidP="16D0B965">
            <w:pPr>
              <w:spacing w:line="0" w:lineRule="atLeast"/>
              <w:rPr>
                <w:rFonts w:cs="Times New Roman"/>
              </w:rPr>
            </w:pPr>
            <w:r w:rsidRPr="16D0B965">
              <w:rPr>
                <w:rFonts w:cs="Times New Roman"/>
              </w:rPr>
              <w:t xml:space="preserve">Virginia </w:t>
            </w:r>
          </w:p>
        </w:tc>
        <w:tc>
          <w:tcPr>
            <w:tcW w:w="37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9803143" w14:textId="44CA7EFA" w:rsidR="68F3197C" w:rsidRDefault="68F3197C" w:rsidP="16D0B965">
            <w:pPr>
              <w:spacing w:line="0" w:lineRule="atLeast"/>
              <w:rPr>
                <w:rFonts w:cs="Times New Roman"/>
              </w:rPr>
            </w:pPr>
            <w:r w:rsidRPr="16D0B965">
              <w:rPr>
                <w:rFonts w:cs="Times New Roman"/>
              </w:rPr>
              <w:t>0.28</w:t>
            </w:r>
          </w:p>
        </w:tc>
      </w:tr>
      <w:tr w:rsidR="16D0B965" w14:paraId="62566C0E"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9E02DA0" w14:textId="5A988229" w:rsidR="16D0B965" w:rsidRDefault="16D0B965" w:rsidP="16D0B965">
            <w:pPr>
              <w:spacing w:line="0" w:lineRule="atLeast"/>
              <w:rPr>
                <w:rFonts w:cs="Times New Roman"/>
              </w:rPr>
            </w:pPr>
            <w:r w:rsidRPr="16D0B965">
              <w:rPr>
                <w:rFonts w:cs="Times New Roman"/>
              </w:rPr>
              <w:t>4</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F507F93" w14:textId="03AE8740" w:rsidR="78D6A98A" w:rsidRDefault="78D6A98A" w:rsidP="16D0B965">
            <w:pPr>
              <w:spacing w:line="0" w:lineRule="atLeast"/>
              <w:rPr>
                <w:rFonts w:cs="Times New Roman"/>
              </w:rPr>
            </w:pPr>
            <w:r w:rsidRPr="16D0B965">
              <w:rPr>
                <w:rFonts w:cs="Times New Roman"/>
              </w:rPr>
              <w:t xml:space="preserve">Wyoming </w:t>
            </w:r>
          </w:p>
        </w:tc>
        <w:tc>
          <w:tcPr>
            <w:tcW w:w="37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AD93590" w14:textId="15A375AE" w:rsidR="68F3197C" w:rsidRDefault="68F3197C" w:rsidP="16D0B965">
            <w:pPr>
              <w:spacing w:line="0" w:lineRule="atLeast"/>
              <w:rPr>
                <w:rFonts w:cs="Times New Roman"/>
              </w:rPr>
            </w:pPr>
            <w:r w:rsidRPr="16D0B965">
              <w:rPr>
                <w:rFonts w:cs="Times New Roman"/>
              </w:rPr>
              <w:t>0.3</w:t>
            </w:r>
            <w:r w:rsidR="78D6A98A" w:rsidRPr="16D0B965">
              <w:rPr>
                <w:rFonts w:cs="Times New Roman"/>
              </w:rPr>
              <w:t>1</w:t>
            </w:r>
          </w:p>
        </w:tc>
      </w:tr>
      <w:tr w:rsidR="16D0B965" w14:paraId="5B0D3E5A"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B12729B" w14:textId="77777777" w:rsidR="68F3197C" w:rsidRDefault="68F3197C" w:rsidP="16D0B965">
            <w:pPr>
              <w:spacing w:line="0" w:lineRule="atLeast"/>
              <w:rPr>
                <w:rFonts w:cs="Times New Roman"/>
              </w:rPr>
            </w:pPr>
            <w:r w:rsidRPr="16D0B965">
              <w:rPr>
                <w:rFonts w:cs="Times New Roman"/>
              </w:rPr>
              <w:t>5</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8A8485B" w14:textId="47BD490D" w:rsidR="78D6A98A" w:rsidRDefault="78D6A98A" w:rsidP="16D0B965">
            <w:pPr>
              <w:spacing w:line="0" w:lineRule="atLeast"/>
              <w:rPr>
                <w:rFonts w:cs="Times New Roman"/>
              </w:rPr>
            </w:pPr>
            <w:r w:rsidRPr="16D0B965">
              <w:rPr>
                <w:rFonts w:cs="Times New Roman"/>
              </w:rPr>
              <w:t>Kansas</w:t>
            </w:r>
          </w:p>
        </w:tc>
        <w:tc>
          <w:tcPr>
            <w:tcW w:w="37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3DCC301" w14:textId="07341240" w:rsidR="68F3197C" w:rsidRDefault="68F3197C" w:rsidP="16D0B965">
            <w:pPr>
              <w:spacing w:line="0" w:lineRule="atLeast"/>
              <w:rPr>
                <w:rFonts w:cs="Times New Roman"/>
              </w:rPr>
            </w:pPr>
            <w:r w:rsidRPr="16D0B965">
              <w:rPr>
                <w:rFonts w:cs="Times New Roman"/>
              </w:rPr>
              <w:t>0.32</w:t>
            </w:r>
          </w:p>
        </w:tc>
      </w:tr>
      <w:tr w:rsidR="16D0B965" w14:paraId="0F6E82FD"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D078EF5" w14:textId="6FF4CCDD" w:rsidR="68F3197C" w:rsidRDefault="68F3197C" w:rsidP="16D0B965">
            <w:pPr>
              <w:spacing w:line="0" w:lineRule="atLeast"/>
              <w:rPr>
                <w:rFonts w:cs="Times New Roman"/>
              </w:rPr>
            </w:pPr>
            <w:r w:rsidRPr="16D0B965">
              <w:rPr>
                <w:rFonts w:cs="Times New Roman"/>
              </w:rPr>
              <w:t>6</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D5A6BC4" w14:textId="54BECA8B" w:rsidR="78D6A98A" w:rsidRDefault="78D6A98A" w:rsidP="16D0B965">
            <w:pPr>
              <w:spacing w:line="0" w:lineRule="atLeast"/>
              <w:rPr>
                <w:rFonts w:cs="Times New Roman"/>
              </w:rPr>
            </w:pPr>
            <w:r w:rsidRPr="16D0B965">
              <w:rPr>
                <w:rFonts w:cs="Times New Roman"/>
              </w:rPr>
              <w:t xml:space="preserve">Alabama </w:t>
            </w:r>
          </w:p>
        </w:tc>
        <w:tc>
          <w:tcPr>
            <w:tcW w:w="37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C3D472E" w14:textId="1C4B9443" w:rsidR="652361BB" w:rsidRDefault="652361BB" w:rsidP="16D0B965">
            <w:pPr>
              <w:spacing w:line="0" w:lineRule="atLeast"/>
              <w:rPr>
                <w:rFonts w:cs="Times New Roman"/>
              </w:rPr>
            </w:pPr>
            <w:r w:rsidRPr="16D0B965">
              <w:rPr>
                <w:rFonts w:cs="Times New Roman"/>
              </w:rPr>
              <w:t>0.35</w:t>
            </w:r>
          </w:p>
        </w:tc>
      </w:tr>
      <w:tr w:rsidR="16D0B965" w14:paraId="20E66FFA"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008E100" w14:textId="69612C32" w:rsidR="16D0B965" w:rsidRDefault="16D0B965" w:rsidP="16D0B965">
            <w:pPr>
              <w:spacing w:line="0" w:lineRule="atLeast"/>
              <w:rPr>
                <w:rFonts w:cs="Times New Roman"/>
              </w:rPr>
            </w:pPr>
            <w:r w:rsidRPr="16D0B965">
              <w:rPr>
                <w:rFonts w:cs="Times New Roman"/>
              </w:rPr>
              <w:t>7</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9CF8F26" w14:textId="7D93AA2D" w:rsidR="78D6A98A" w:rsidRDefault="78D6A98A" w:rsidP="16D0B965">
            <w:pPr>
              <w:spacing w:line="0" w:lineRule="atLeast"/>
              <w:rPr>
                <w:rFonts w:cs="Times New Roman"/>
              </w:rPr>
            </w:pPr>
            <w:r w:rsidRPr="16D0B965">
              <w:rPr>
                <w:rFonts w:cs="Times New Roman"/>
              </w:rPr>
              <w:t xml:space="preserve">Indiana </w:t>
            </w:r>
          </w:p>
        </w:tc>
        <w:tc>
          <w:tcPr>
            <w:tcW w:w="37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501F656" w14:textId="4C2BE5C0" w:rsidR="68F3197C" w:rsidRDefault="68F3197C" w:rsidP="16D0B965">
            <w:pPr>
              <w:spacing w:line="0" w:lineRule="atLeast"/>
              <w:rPr>
                <w:rFonts w:cs="Times New Roman"/>
              </w:rPr>
            </w:pPr>
            <w:r w:rsidRPr="16D0B965">
              <w:rPr>
                <w:rFonts w:cs="Times New Roman"/>
              </w:rPr>
              <w:t>0.37</w:t>
            </w:r>
          </w:p>
        </w:tc>
      </w:tr>
      <w:tr w:rsidR="16D0B965" w14:paraId="01AE2ABB"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D4ECC66" w14:textId="3F06FF27" w:rsidR="16D0B965" w:rsidRDefault="16D0B965" w:rsidP="16D0B965">
            <w:pPr>
              <w:spacing w:line="0" w:lineRule="atLeast"/>
              <w:rPr>
                <w:rFonts w:cs="Times New Roman"/>
              </w:rPr>
            </w:pPr>
            <w:r w:rsidRPr="16D0B965">
              <w:rPr>
                <w:rFonts w:cs="Times New Roman"/>
              </w:rPr>
              <w:t>8</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A66578D" w14:textId="1607AD97" w:rsidR="71BE0B26" w:rsidRDefault="71BE0B26" w:rsidP="16D0B965">
            <w:pPr>
              <w:spacing w:line="0" w:lineRule="atLeast"/>
              <w:rPr>
                <w:rFonts w:cs="Times New Roman"/>
              </w:rPr>
            </w:pPr>
            <w:r w:rsidRPr="16D0B965">
              <w:rPr>
                <w:rFonts w:cs="Times New Roman"/>
              </w:rPr>
              <w:t xml:space="preserve">Georgia </w:t>
            </w:r>
          </w:p>
        </w:tc>
        <w:tc>
          <w:tcPr>
            <w:tcW w:w="37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9772E65" w14:textId="22868BDD" w:rsidR="68F3197C" w:rsidRDefault="68F3197C" w:rsidP="16D0B965">
            <w:pPr>
              <w:spacing w:line="0" w:lineRule="atLeast"/>
              <w:rPr>
                <w:rFonts w:cs="Times New Roman"/>
              </w:rPr>
            </w:pPr>
            <w:r w:rsidRPr="16D0B965">
              <w:rPr>
                <w:rFonts w:cs="Times New Roman"/>
              </w:rPr>
              <w:t>0.38</w:t>
            </w:r>
          </w:p>
        </w:tc>
      </w:tr>
      <w:tr w:rsidR="16D0B965" w14:paraId="55FBFB7D"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6DC76CE" w14:textId="03C83E78" w:rsidR="16D0B965" w:rsidRDefault="16D0B965" w:rsidP="16D0B965">
            <w:pPr>
              <w:spacing w:line="0" w:lineRule="atLeast"/>
              <w:rPr>
                <w:rFonts w:cs="Times New Roman"/>
              </w:rPr>
            </w:pPr>
            <w:r w:rsidRPr="16D0B965">
              <w:rPr>
                <w:rFonts w:cs="Times New Roman"/>
              </w:rPr>
              <w:t>9</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F6BA137" w14:textId="10DD5928" w:rsidR="78D6A98A" w:rsidRDefault="78D6A98A" w:rsidP="16D0B965">
            <w:pPr>
              <w:spacing w:line="0" w:lineRule="atLeast"/>
              <w:rPr>
                <w:rFonts w:cs="Times New Roman"/>
              </w:rPr>
            </w:pPr>
            <w:r w:rsidRPr="16D0B965">
              <w:rPr>
                <w:rFonts w:cs="Times New Roman"/>
              </w:rPr>
              <w:t xml:space="preserve">Texas </w:t>
            </w:r>
          </w:p>
        </w:tc>
        <w:tc>
          <w:tcPr>
            <w:tcW w:w="37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590E674" w14:textId="32918073" w:rsidR="68F3197C" w:rsidRDefault="68F3197C" w:rsidP="16D0B965">
            <w:pPr>
              <w:spacing w:line="0" w:lineRule="atLeast"/>
              <w:rPr>
                <w:rFonts w:cs="Times New Roman"/>
              </w:rPr>
            </w:pPr>
            <w:r w:rsidRPr="16D0B965">
              <w:rPr>
                <w:rFonts w:cs="Times New Roman"/>
              </w:rPr>
              <w:t>0.40</w:t>
            </w:r>
          </w:p>
        </w:tc>
      </w:tr>
      <w:tr w:rsidR="16D0B965" w14:paraId="2CE0771B"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F787024" w14:textId="40D92B48" w:rsidR="16D0B965" w:rsidRDefault="16D0B965" w:rsidP="16D0B965">
            <w:pPr>
              <w:spacing w:line="0" w:lineRule="atLeast"/>
              <w:rPr>
                <w:rFonts w:cs="Times New Roman"/>
              </w:rPr>
            </w:pPr>
            <w:r w:rsidRPr="16D0B965">
              <w:rPr>
                <w:rFonts w:cs="Times New Roman"/>
              </w:rPr>
              <w:t>10</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529ADA4" w14:textId="72A2D998" w:rsidR="78D6A98A" w:rsidRDefault="78D6A98A" w:rsidP="16D0B965">
            <w:pPr>
              <w:spacing w:line="0" w:lineRule="atLeast"/>
              <w:rPr>
                <w:rFonts w:cs="Times New Roman"/>
              </w:rPr>
            </w:pPr>
            <w:r w:rsidRPr="16D0B965">
              <w:rPr>
                <w:rFonts w:cs="Times New Roman"/>
              </w:rPr>
              <w:t xml:space="preserve">North Carolina </w:t>
            </w:r>
          </w:p>
        </w:tc>
        <w:tc>
          <w:tcPr>
            <w:tcW w:w="37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8BD2FAA" w14:textId="415CB502" w:rsidR="68F3197C" w:rsidRDefault="68F3197C" w:rsidP="16D0B965">
            <w:pPr>
              <w:spacing w:line="0" w:lineRule="atLeast"/>
              <w:rPr>
                <w:rFonts w:cs="Times New Roman"/>
              </w:rPr>
            </w:pPr>
            <w:r w:rsidRPr="16D0B965">
              <w:rPr>
                <w:rFonts w:cs="Times New Roman"/>
              </w:rPr>
              <w:t>0.41</w:t>
            </w:r>
          </w:p>
        </w:tc>
      </w:tr>
      <w:tr w:rsidR="16D0B965" w14:paraId="37795E29"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403B34F" w14:textId="77777777" w:rsidR="68F3197C" w:rsidRDefault="68F3197C" w:rsidP="16D0B965">
            <w:pPr>
              <w:spacing w:line="0" w:lineRule="atLeast"/>
              <w:rPr>
                <w:rFonts w:cs="Times New Roman"/>
              </w:rPr>
            </w:pPr>
            <w:r w:rsidRPr="16D0B965">
              <w:rPr>
                <w:rFonts w:cs="Times New Roman"/>
              </w:rPr>
              <w:t>11</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2BACB1F" w14:textId="367EFB13" w:rsidR="78D6A98A" w:rsidRDefault="78D6A98A" w:rsidP="16D0B965">
            <w:pPr>
              <w:spacing w:line="0" w:lineRule="atLeast"/>
              <w:rPr>
                <w:rFonts w:cs="Times New Roman"/>
              </w:rPr>
            </w:pPr>
            <w:r w:rsidRPr="16D0B965">
              <w:rPr>
                <w:rFonts w:cs="Times New Roman"/>
              </w:rPr>
              <w:t xml:space="preserve">Utah </w:t>
            </w:r>
          </w:p>
        </w:tc>
        <w:tc>
          <w:tcPr>
            <w:tcW w:w="37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1729913" w14:textId="11793124" w:rsidR="68F3197C" w:rsidRDefault="68F3197C" w:rsidP="16D0B965">
            <w:pPr>
              <w:spacing w:line="0" w:lineRule="atLeast"/>
              <w:rPr>
                <w:rFonts w:cs="Times New Roman"/>
              </w:rPr>
            </w:pPr>
            <w:r w:rsidRPr="16D0B965">
              <w:rPr>
                <w:rFonts w:cs="Times New Roman"/>
              </w:rPr>
              <w:t>0.4</w:t>
            </w:r>
            <w:r w:rsidR="78D6A98A" w:rsidRPr="16D0B965">
              <w:rPr>
                <w:rFonts w:cs="Times New Roman"/>
              </w:rPr>
              <w:t>3</w:t>
            </w:r>
          </w:p>
        </w:tc>
      </w:tr>
      <w:tr w:rsidR="16D0B965" w14:paraId="00C19225"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34EBF47" w14:textId="77777777" w:rsidR="68F3197C" w:rsidRDefault="68F3197C" w:rsidP="16D0B965">
            <w:pPr>
              <w:spacing w:line="0" w:lineRule="atLeast"/>
              <w:rPr>
                <w:rFonts w:cs="Times New Roman"/>
              </w:rPr>
            </w:pPr>
            <w:r w:rsidRPr="16D0B965">
              <w:rPr>
                <w:rFonts w:cs="Times New Roman"/>
              </w:rPr>
              <w:t>12</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AD76714" w14:textId="77777777" w:rsidR="68F3197C" w:rsidRDefault="68F3197C" w:rsidP="16D0B965">
            <w:pPr>
              <w:spacing w:line="0" w:lineRule="atLeast"/>
              <w:rPr>
                <w:rFonts w:cs="Times New Roman"/>
              </w:rPr>
            </w:pPr>
            <w:r w:rsidRPr="16D0B965">
              <w:rPr>
                <w:rFonts w:cs="Times New Roman"/>
              </w:rPr>
              <w:t>Missouri</w:t>
            </w:r>
          </w:p>
        </w:tc>
        <w:tc>
          <w:tcPr>
            <w:tcW w:w="37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BD4DA87" w14:textId="4B17B14F" w:rsidR="68F3197C" w:rsidRDefault="68F3197C" w:rsidP="16D0B965">
            <w:pPr>
              <w:spacing w:line="0" w:lineRule="atLeast"/>
              <w:rPr>
                <w:rFonts w:cs="Times New Roman"/>
              </w:rPr>
            </w:pPr>
            <w:r w:rsidRPr="16D0B965">
              <w:rPr>
                <w:rFonts w:cs="Times New Roman"/>
              </w:rPr>
              <w:t>0.47</w:t>
            </w:r>
          </w:p>
        </w:tc>
      </w:tr>
      <w:tr w:rsidR="16D0B965" w14:paraId="543137D7"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F8FCBF6" w14:textId="4F90EAD7" w:rsidR="68F3197C" w:rsidRDefault="68F3197C" w:rsidP="16D0B965">
            <w:pPr>
              <w:spacing w:line="0" w:lineRule="atLeast"/>
              <w:rPr>
                <w:rFonts w:cs="Times New Roman"/>
              </w:rPr>
            </w:pPr>
            <w:r w:rsidRPr="16D0B965">
              <w:rPr>
                <w:rFonts w:cs="Times New Roman"/>
              </w:rPr>
              <w:t>13</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72B3AAA" w14:textId="23584E86" w:rsidR="78D6A98A" w:rsidRDefault="78D6A98A" w:rsidP="16D0B965">
            <w:pPr>
              <w:spacing w:line="0" w:lineRule="atLeast"/>
              <w:rPr>
                <w:rFonts w:cs="Times New Roman"/>
              </w:rPr>
            </w:pPr>
            <w:r w:rsidRPr="16D0B965">
              <w:rPr>
                <w:rFonts w:cs="Times New Roman"/>
              </w:rPr>
              <w:t>Tennessee</w:t>
            </w:r>
          </w:p>
        </w:tc>
        <w:tc>
          <w:tcPr>
            <w:tcW w:w="37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15D35C3" w14:textId="2DBF8FC7" w:rsidR="68F3197C" w:rsidRDefault="68F3197C" w:rsidP="16D0B965">
            <w:pPr>
              <w:spacing w:line="0" w:lineRule="atLeast"/>
              <w:rPr>
                <w:rFonts w:cs="Times New Roman"/>
              </w:rPr>
            </w:pPr>
            <w:r w:rsidRPr="16D0B965">
              <w:rPr>
                <w:rFonts w:cs="Times New Roman"/>
              </w:rPr>
              <w:t>0.47</w:t>
            </w:r>
          </w:p>
        </w:tc>
      </w:tr>
      <w:tr w:rsidR="16D0B965" w14:paraId="7151659E"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0A397C8" w14:textId="7087E465" w:rsidR="16D0B965" w:rsidRDefault="16D0B965" w:rsidP="16D0B965">
            <w:pPr>
              <w:spacing w:line="0" w:lineRule="atLeast"/>
              <w:rPr>
                <w:rFonts w:cs="Times New Roman"/>
              </w:rPr>
            </w:pPr>
            <w:r w:rsidRPr="16D0B965">
              <w:rPr>
                <w:rFonts w:cs="Times New Roman"/>
              </w:rPr>
              <w:t>14</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B48C65B" w14:textId="2843646C" w:rsidR="78D6A98A" w:rsidRDefault="78D6A98A" w:rsidP="16D0B965">
            <w:pPr>
              <w:spacing w:line="0" w:lineRule="atLeast"/>
              <w:rPr>
                <w:rFonts w:cs="Times New Roman"/>
              </w:rPr>
            </w:pPr>
            <w:r w:rsidRPr="16D0B965">
              <w:rPr>
                <w:rFonts w:cs="Times New Roman"/>
              </w:rPr>
              <w:t xml:space="preserve">Kentucky </w:t>
            </w:r>
          </w:p>
        </w:tc>
        <w:tc>
          <w:tcPr>
            <w:tcW w:w="37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DD8C145" w14:textId="1C2E5ED7" w:rsidR="68F3197C" w:rsidRDefault="68F3197C" w:rsidP="16D0B965">
            <w:pPr>
              <w:spacing w:line="0" w:lineRule="atLeast"/>
              <w:rPr>
                <w:rFonts w:cs="Times New Roman"/>
              </w:rPr>
            </w:pPr>
            <w:r w:rsidRPr="16D0B965">
              <w:rPr>
                <w:rFonts w:cs="Times New Roman"/>
              </w:rPr>
              <w:t>0.52</w:t>
            </w:r>
          </w:p>
        </w:tc>
      </w:tr>
      <w:tr w:rsidR="16D0B965" w14:paraId="4E1567BB"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8F2A6BE" w14:textId="253F5A10" w:rsidR="16D0B965" w:rsidRDefault="16D0B965" w:rsidP="16D0B965">
            <w:pPr>
              <w:spacing w:line="0" w:lineRule="atLeast"/>
              <w:rPr>
                <w:rFonts w:cs="Times New Roman"/>
              </w:rPr>
            </w:pPr>
            <w:r w:rsidRPr="16D0B965">
              <w:rPr>
                <w:rFonts w:cs="Times New Roman"/>
              </w:rPr>
              <w:t>15</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FE4A9BB" w14:textId="00361D58" w:rsidR="78D6A98A" w:rsidRDefault="78D6A98A" w:rsidP="16D0B965">
            <w:pPr>
              <w:spacing w:line="0" w:lineRule="atLeast"/>
              <w:rPr>
                <w:rFonts w:cs="Times New Roman"/>
              </w:rPr>
            </w:pPr>
            <w:r w:rsidRPr="16D0B965">
              <w:rPr>
                <w:rFonts w:cs="Times New Roman"/>
              </w:rPr>
              <w:t xml:space="preserve">Minnesota </w:t>
            </w:r>
          </w:p>
        </w:tc>
        <w:tc>
          <w:tcPr>
            <w:tcW w:w="37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D6C67FF" w14:textId="143FC17B" w:rsidR="652361BB" w:rsidRDefault="652361BB" w:rsidP="16D0B965">
            <w:pPr>
              <w:spacing w:line="0" w:lineRule="atLeast"/>
              <w:rPr>
                <w:rFonts w:cs="Times New Roman"/>
              </w:rPr>
            </w:pPr>
            <w:r w:rsidRPr="16D0B965">
              <w:rPr>
                <w:rFonts w:cs="Times New Roman"/>
              </w:rPr>
              <w:t>0.56</w:t>
            </w:r>
          </w:p>
        </w:tc>
      </w:tr>
      <w:tr w:rsidR="00DF4DC3" w:rsidRPr="00DF4DC3" w14:paraId="23EA3319" w14:textId="77777777" w:rsidTr="16D0B965">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C765085" w14:textId="301FB3FD" w:rsidR="00662D20" w:rsidRPr="00DF4DC3" w:rsidRDefault="68F3197C" w:rsidP="652361BB">
            <w:pPr>
              <w:spacing w:line="0" w:lineRule="atLeast"/>
              <w:rPr>
                <w:rFonts w:cs="Times New Roman"/>
              </w:rPr>
            </w:pPr>
            <w:r w:rsidRPr="16D0B965">
              <w:rPr>
                <w:rFonts w:cs="Times New Roman"/>
              </w:rPr>
              <w:t>16</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1FBE3D9" w14:textId="77777777" w:rsidR="00662D20" w:rsidRPr="00DF4DC3" w:rsidRDefault="68F3197C" w:rsidP="652361BB">
            <w:pPr>
              <w:spacing w:line="0" w:lineRule="atLeast"/>
              <w:rPr>
                <w:rFonts w:cs="Times New Roman"/>
              </w:rPr>
            </w:pPr>
            <w:r w:rsidRPr="652361BB">
              <w:rPr>
                <w:rFonts w:cs="Times New Roman"/>
              </w:rPr>
              <w:t>Delaware</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760B41B" w14:textId="7C5085B4" w:rsidR="00662D20" w:rsidRPr="00DF4DC3" w:rsidRDefault="68F3197C" w:rsidP="652361BB">
            <w:pPr>
              <w:spacing w:line="0" w:lineRule="atLeast"/>
              <w:rPr>
                <w:rFonts w:cs="Times New Roman"/>
              </w:rPr>
            </w:pPr>
            <w:r w:rsidRPr="652361BB">
              <w:rPr>
                <w:rFonts w:cs="Times New Roman"/>
              </w:rPr>
              <w:t>0.61</w:t>
            </w:r>
          </w:p>
        </w:tc>
      </w:tr>
      <w:tr w:rsidR="16D0B965" w14:paraId="74E69759"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BDD9F50" w14:textId="1B60F652" w:rsidR="68F3197C" w:rsidRDefault="68F3197C" w:rsidP="16D0B965">
            <w:pPr>
              <w:spacing w:line="0" w:lineRule="atLeast"/>
              <w:rPr>
                <w:rFonts w:cs="Times New Roman"/>
              </w:rPr>
            </w:pPr>
            <w:r w:rsidRPr="16D0B965">
              <w:rPr>
                <w:rFonts w:cs="Times New Roman"/>
              </w:rPr>
              <w:t>17</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86BF713" w14:textId="71CBF733" w:rsidR="78D6A98A" w:rsidRDefault="78D6A98A" w:rsidP="16D0B965">
            <w:pPr>
              <w:spacing w:line="0" w:lineRule="atLeast"/>
              <w:rPr>
                <w:rFonts w:cs="Times New Roman"/>
              </w:rPr>
            </w:pPr>
            <w:r w:rsidRPr="16D0B965">
              <w:rPr>
                <w:rFonts w:cs="Times New Roman"/>
              </w:rPr>
              <w:t xml:space="preserve">Ohio </w:t>
            </w:r>
          </w:p>
        </w:tc>
        <w:tc>
          <w:tcPr>
            <w:tcW w:w="37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05A05DB" w14:textId="729217F5" w:rsidR="68F3197C" w:rsidRDefault="68F3197C" w:rsidP="16D0B965">
            <w:pPr>
              <w:spacing w:line="0" w:lineRule="atLeast"/>
              <w:rPr>
                <w:rFonts w:cs="Times New Roman"/>
              </w:rPr>
            </w:pPr>
            <w:r w:rsidRPr="16D0B965">
              <w:rPr>
                <w:rFonts w:cs="Times New Roman"/>
              </w:rPr>
              <w:t>0.</w:t>
            </w:r>
            <w:r w:rsidR="78D6A98A" w:rsidRPr="16D0B965">
              <w:rPr>
                <w:rFonts w:cs="Times New Roman"/>
              </w:rPr>
              <w:t>62</w:t>
            </w:r>
          </w:p>
        </w:tc>
      </w:tr>
      <w:tr w:rsidR="16D0B965" w14:paraId="470B7E6B"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348B9D0" w14:textId="429265DF" w:rsidR="16D0B965" w:rsidRDefault="16D0B965" w:rsidP="16D0B965">
            <w:pPr>
              <w:spacing w:line="0" w:lineRule="atLeast"/>
              <w:rPr>
                <w:rFonts w:cs="Times New Roman"/>
              </w:rPr>
            </w:pPr>
            <w:r w:rsidRPr="16D0B965">
              <w:rPr>
                <w:rFonts w:cs="Times New Roman"/>
              </w:rPr>
              <w:t>18</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C838D75" w14:textId="67DEE6A1" w:rsidR="68F3197C" w:rsidRDefault="68F3197C" w:rsidP="16D0B965">
            <w:pPr>
              <w:spacing w:line="0" w:lineRule="atLeast"/>
              <w:rPr>
                <w:rFonts w:cs="Times New Roman"/>
              </w:rPr>
            </w:pPr>
            <w:r w:rsidRPr="16D0B965">
              <w:rPr>
                <w:rFonts w:cs="Times New Roman"/>
              </w:rPr>
              <w:t xml:space="preserve">South </w:t>
            </w:r>
            <w:r w:rsidR="78D6A98A" w:rsidRPr="16D0B965">
              <w:rPr>
                <w:rFonts w:cs="Times New Roman"/>
              </w:rPr>
              <w:t xml:space="preserve">Dakota </w:t>
            </w:r>
          </w:p>
        </w:tc>
        <w:tc>
          <w:tcPr>
            <w:tcW w:w="37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24B578F" w14:textId="06254671" w:rsidR="652361BB" w:rsidRDefault="652361BB" w:rsidP="16D0B965">
            <w:pPr>
              <w:spacing w:line="0" w:lineRule="atLeast"/>
              <w:rPr>
                <w:rFonts w:cs="Times New Roman"/>
              </w:rPr>
            </w:pPr>
            <w:r w:rsidRPr="16D0B965">
              <w:rPr>
                <w:rFonts w:cs="Times New Roman"/>
              </w:rPr>
              <w:t>0.69</w:t>
            </w:r>
          </w:p>
        </w:tc>
      </w:tr>
      <w:tr w:rsidR="16D0B965" w14:paraId="4C6FF5F0"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9476E8B" w14:textId="54E8B0EA" w:rsidR="68F3197C" w:rsidRDefault="68F3197C" w:rsidP="16D0B965">
            <w:pPr>
              <w:spacing w:line="0" w:lineRule="atLeast"/>
              <w:rPr>
                <w:rFonts w:cs="Times New Roman"/>
              </w:rPr>
            </w:pPr>
            <w:r w:rsidRPr="16D0B965">
              <w:rPr>
                <w:rFonts w:cs="Times New Roman"/>
              </w:rPr>
              <w:t>19</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82660CD" w14:textId="77777777" w:rsidR="68F3197C" w:rsidRDefault="68F3197C" w:rsidP="16D0B965">
            <w:pPr>
              <w:spacing w:line="0" w:lineRule="atLeast"/>
              <w:rPr>
                <w:rFonts w:cs="Times New Roman"/>
              </w:rPr>
            </w:pPr>
            <w:r w:rsidRPr="16D0B965">
              <w:rPr>
                <w:rFonts w:cs="Times New Roman"/>
              </w:rPr>
              <w:t>Michigan</w:t>
            </w:r>
          </w:p>
        </w:tc>
        <w:tc>
          <w:tcPr>
            <w:tcW w:w="37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C26C63D" w14:textId="3182AA9A" w:rsidR="68F3197C" w:rsidRDefault="68F3197C" w:rsidP="16D0B965">
            <w:pPr>
              <w:spacing w:line="0" w:lineRule="atLeast"/>
              <w:rPr>
                <w:rFonts w:cs="Times New Roman"/>
              </w:rPr>
            </w:pPr>
            <w:r w:rsidRPr="16D0B965">
              <w:rPr>
                <w:rFonts w:cs="Times New Roman"/>
              </w:rPr>
              <w:t>0.71</w:t>
            </w:r>
          </w:p>
        </w:tc>
      </w:tr>
      <w:tr w:rsidR="16D0B965" w14:paraId="001F4308"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F5B011E" w14:textId="11C2CCFB" w:rsidR="16D0B965" w:rsidRDefault="16D0B965" w:rsidP="16D0B965">
            <w:pPr>
              <w:spacing w:line="0" w:lineRule="atLeast"/>
              <w:rPr>
                <w:rFonts w:cs="Times New Roman"/>
              </w:rPr>
            </w:pPr>
            <w:r w:rsidRPr="16D0B965">
              <w:rPr>
                <w:rFonts w:cs="Times New Roman"/>
              </w:rPr>
              <w:t>20</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6C55F70" w14:textId="590BD661" w:rsidR="78D6A98A" w:rsidRDefault="78D6A98A" w:rsidP="16D0B965">
            <w:pPr>
              <w:spacing w:line="0" w:lineRule="atLeast"/>
              <w:rPr>
                <w:rFonts w:cs="Times New Roman"/>
              </w:rPr>
            </w:pPr>
            <w:r w:rsidRPr="16D0B965">
              <w:rPr>
                <w:rFonts w:cs="Times New Roman"/>
              </w:rPr>
              <w:t xml:space="preserve">Oregon </w:t>
            </w:r>
          </w:p>
        </w:tc>
        <w:tc>
          <w:tcPr>
            <w:tcW w:w="37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786A30F" w14:textId="649C01A4" w:rsidR="68F3197C" w:rsidRDefault="68F3197C" w:rsidP="16D0B965">
            <w:pPr>
              <w:spacing w:line="0" w:lineRule="atLeast"/>
              <w:rPr>
                <w:rFonts w:cs="Times New Roman"/>
              </w:rPr>
            </w:pPr>
            <w:r w:rsidRPr="16D0B965">
              <w:rPr>
                <w:rFonts w:cs="Times New Roman"/>
              </w:rPr>
              <w:t>0.72</w:t>
            </w:r>
          </w:p>
        </w:tc>
      </w:tr>
      <w:tr w:rsidR="16D0B965" w14:paraId="24FB10B4"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83BF2F3" w14:textId="66BB8BE0" w:rsidR="16D0B965" w:rsidRDefault="16D0B965" w:rsidP="16D0B965">
            <w:pPr>
              <w:spacing w:line="0" w:lineRule="atLeast"/>
              <w:rPr>
                <w:rFonts w:cs="Times New Roman"/>
              </w:rPr>
            </w:pPr>
            <w:r w:rsidRPr="16D0B965">
              <w:rPr>
                <w:rFonts w:cs="Times New Roman"/>
              </w:rPr>
              <w:t>21</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2F42A0A" w14:textId="3A7788BF" w:rsidR="78D6A98A" w:rsidRDefault="78D6A98A" w:rsidP="16D0B965">
            <w:pPr>
              <w:spacing w:line="0" w:lineRule="atLeast"/>
              <w:rPr>
                <w:rFonts w:cs="Times New Roman"/>
              </w:rPr>
            </w:pPr>
            <w:r w:rsidRPr="16D0B965">
              <w:rPr>
                <w:rFonts w:cs="Times New Roman"/>
              </w:rPr>
              <w:t xml:space="preserve">Connecticut </w:t>
            </w:r>
          </w:p>
        </w:tc>
        <w:tc>
          <w:tcPr>
            <w:tcW w:w="37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72E87C2" w14:textId="4792E420" w:rsidR="652361BB" w:rsidRDefault="652361BB" w:rsidP="16D0B965">
            <w:pPr>
              <w:spacing w:line="0" w:lineRule="atLeast"/>
              <w:rPr>
                <w:rFonts w:cs="Times New Roman"/>
              </w:rPr>
            </w:pPr>
            <w:r w:rsidRPr="16D0B965">
              <w:rPr>
                <w:rFonts w:cs="Times New Roman"/>
              </w:rPr>
              <w:t>0.79</w:t>
            </w:r>
          </w:p>
        </w:tc>
      </w:tr>
      <w:tr w:rsidR="16D0B965" w14:paraId="76FFD21C"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B8CFA26" w14:textId="79357FD4" w:rsidR="16D0B965" w:rsidRDefault="16D0B965" w:rsidP="16D0B965">
            <w:pPr>
              <w:spacing w:line="0" w:lineRule="atLeast"/>
              <w:rPr>
                <w:rFonts w:cs="Times New Roman"/>
              </w:rPr>
            </w:pPr>
            <w:r w:rsidRPr="16D0B965">
              <w:rPr>
                <w:rFonts w:cs="Times New Roman"/>
              </w:rPr>
              <w:t>22</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2A4278C" w14:textId="3E24F8A6" w:rsidR="78D6A98A" w:rsidRDefault="78D6A98A" w:rsidP="16D0B965">
            <w:pPr>
              <w:spacing w:line="0" w:lineRule="atLeast"/>
              <w:rPr>
                <w:rFonts w:cs="Times New Roman"/>
              </w:rPr>
            </w:pPr>
            <w:r w:rsidRPr="16D0B965">
              <w:rPr>
                <w:rFonts w:cs="Times New Roman"/>
              </w:rPr>
              <w:t xml:space="preserve">New Hampshire </w:t>
            </w:r>
          </w:p>
        </w:tc>
        <w:tc>
          <w:tcPr>
            <w:tcW w:w="37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679D193" w14:textId="027B213C" w:rsidR="652361BB" w:rsidRDefault="652361BB" w:rsidP="16D0B965">
            <w:pPr>
              <w:spacing w:line="0" w:lineRule="atLeast"/>
              <w:rPr>
                <w:rFonts w:cs="Times New Roman"/>
              </w:rPr>
            </w:pPr>
            <w:r w:rsidRPr="16D0B965">
              <w:rPr>
                <w:rFonts w:cs="Times New Roman"/>
              </w:rPr>
              <w:t>0.88</w:t>
            </w:r>
          </w:p>
        </w:tc>
      </w:tr>
      <w:tr w:rsidR="16D0B965" w14:paraId="6371B79C"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1D9201B" w14:textId="56B85B21" w:rsidR="68F3197C" w:rsidRDefault="68F3197C" w:rsidP="16D0B965">
            <w:pPr>
              <w:spacing w:line="0" w:lineRule="atLeast"/>
              <w:rPr>
                <w:rFonts w:cs="Times New Roman"/>
              </w:rPr>
            </w:pPr>
            <w:r w:rsidRPr="16D0B965">
              <w:rPr>
                <w:rFonts w:cs="Times New Roman"/>
              </w:rPr>
              <w:t>23</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72DDA69" w14:textId="1A287945" w:rsidR="78D6A98A" w:rsidRDefault="78D6A98A" w:rsidP="16D0B965">
            <w:pPr>
              <w:spacing w:line="0" w:lineRule="atLeast"/>
              <w:rPr>
                <w:rFonts w:cs="Times New Roman"/>
              </w:rPr>
            </w:pPr>
            <w:r w:rsidRPr="16D0B965">
              <w:rPr>
                <w:rFonts w:cs="Times New Roman"/>
              </w:rPr>
              <w:t>Mississippi</w:t>
            </w:r>
          </w:p>
        </w:tc>
        <w:tc>
          <w:tcPr>
            <w:tcW w:w="37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03DABEC" w14:textId="50667064" w:rsidR="68F3197C" w:rsidRDefault="68F3197C" w:rsidP="16D0B965">
            <w:pPr>
              <w:spacing w:line="0" w:lineRule="atLeast"/>
              <w:rPr>
                <w:rFonts w:cs="Times New Roman"/>
              </w:rPr>
            </w:pPr>
            <w:r w:rsidRPr="16D0B965">
              <w:rPr>
                <w:rFonts w:cs="Times New Roman"/>
              </w:rPr>
              <w:t>0.91</w:t>
            </w:r>
          </w:p>
        </w:tc>
      </w:tr>
      <w:tr w:rsidR="16D0B965" w14:paraId="5ACDD97B"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916D5E4" w14:textId="77777777" w:rsidR="68F3197C" w:rsidRDefault="68F3197C" w:rsidP="16D0B965">
            <w:pPr>
              <w:spacing w:line="0" w:lineRule="atLeast"/>
              <w:rPr>
                <w:rFonts w:cs="Times New Roman"/>
              </w:rPr>
            </w:pPr>
            <w:r w:rsidRPr="16D0B965">
              <w:rPr>
                <w:rFonts w:cs="Times New Roman"/>
              </w:rPr>
              <w:t>24</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16AC56A" w14:textId="793B6BB5" w:rsidR="78D6A98A" w:rsidRDefault="78D6A98A" w:rsidP="16D0B965">
            <w:pPr>
              <w:spacing w:line="0" w:lineRule="atLeast"/>
              <w:rPr>
                <w:rFonts w:cs="Times New Roman"/>
              </w:rPr>
            </w:pPr>
            <w:r w:rsidRPr="16D0B965">
              <w:rPr>
                <w:rFonts w:cs="Times New Roman"/>
              </w:rPr>
              <w:t xml:space="preserve">South Carolina </w:t>
            </w:r>
          </w:p>
        </w:tc>
        <w:tc>
          <w:tcPr>
            <w:tcW w:w="37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42C5EC4" w14:textId="0C14C7DA" w:rsidR="68F3197C" w:rsidRDefault="68F3197C" w:rsidP="16D0B965">
            <w:pPr>
              <w:spacing w:line="0" w:lineRule="atLeast"/>
              <w:rPr>
                <w:rFonts w:cs="Times New Roman"/>
              </w:rPr>
            </w:pPr>
            <w:r w:rsidRPr="16D0B965">
              <w:rPr>
                <w:rFonts w:cs="Times New Roman"/>
              </w:rPr>
              <w:t>1.00</w:t>
            </w:r>
          </w:p>
        </w:tc>
      </w:tr>
      <w:tr w:rsidR="16D0B965" w14:paraId="46EE4B47"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3A88D80" w14:textId="04FDA900" w:rsidR="68F3197C" w:rsidRDefault="68F3197C" w:rsidP="16D0B965">
            <w:pPr>
              <w:spacing w:line="0" w:lineRule="atLeast"/>
              <w:rPr>
                <w:rFonts w:cs="Times New Roman"/>
              </w:rPr>
            </w:pPr>
            <w:r w:rsidRPr="16D0B965">
              <w:rPr>
                <w:rFonts w:cs="Times New Roman"/>
              </w:rPr>
              <w:t>25</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A84E817" w14:textId="1D145092" w:rsidR="78D6A98A" w:rsidRDefault="78D6A98A" w:rsidP="16D0B965">
            <w:pPr>
              <w:spacing w:line="0" w:lineRule="atLeast"/>
              <w:rPr>
                <w:rFonts w:cs="Times New Roman"/>
              </w:rPr>
            </w:pPr>
            <w:r w:rsidRPr="16D0B965">
              <w:rPr>
                <w:rFonts w:cs="Times New Roman"/>
              </w:rPr>
              <w:t xml:space="preserve">Maryland </w:t>
            </w:r>
          </w:p>
        </w:tc>
        <w:tc>
          <w:tcPr>
            <w:tcW w:w="37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B956210" w14:textId="444EAF26" w:rsidR="652361BB" w:rsidRDefault="652361BB" w:rsidP="16D0B965">
            <w:pPr>
              <w:spacing w:line="0" w:lineRule="atLeast"/>
              <w:rPr>
                <w:rFonts w:cs="Times New Roman"/>
              </w:rPr>
            </w:pPr>
            <w:r w:rsidRPr="16D0B965">
              <w:rPr>
                <w:rFonts w:cs="Times New Roman"/>
              </w:rPr>
              <w:t>1.01</w:t>
            </w:r>
          </w:p>
        </w:tc>
      </w:tr>
      <w:tr w:rsidR="16D0B965" w14:paraId="2083814F"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68E53FC" w14:textId="65D27A75" w:rsidR="68F3197C" w:rsidRDefault="68F3197C" w:rsidP="16D0B965">
            <w:pPr>
              <w:spacing w:line="0" w:lineRule="atLeast"/>
              <w:rPr>
                <w:rFonts w:cs="Times New Roman"/>
              </w:rPr>
            </w:pPr>
            <w:r w:rsidRPr="16D0B965">
              <w:rPr>
                <w:rFonts w:cs="Times New Roman"/>
              </w:rPr>
              <w:t>26</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C2F779D" w14:textId="5A9CF8E6" w:rsidR="78D6A98A" w:rsidRDefault="78D6A98A" w:rsidP="16D0B965">
            <w:pPr>
              <w:spacing w:line="0" w:lineRule="atLeast"/>
              <w:rPr>
                <w:rFonts w:cs="Times New Roman"/>
              </w:rPr>
            </w:pPr>
            <w:r w:rsidRPr="16D0B965">
              <w:rPr>
                <w:rFonts w:cs="Times New Roman"/>
              </w:rPr>
              <w:t xml:space="preserve">Colorado </w:t>
            </w:r>
          </w:p>
        </w:tc>
        <w:tc>
          <w:tcPr>
            <w:tcW w:w="37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B6B33BD" w14:textId="0E451287" w:rsidR="652361BB" w:rsidRDefault="652361BB" w:rsidP="16D0B965">
            <w:pPr>
              <w:spacing w:line="0" w:lineRule="atLeast"/>
              <w:rPr>
                <w:rFonts w:cs="Times New Roman"/>
              </w:rPr>
            </w:pPr>
            <w:r w:rsidRPr="16D0B965">
              <w:rPr>
                <w:rFonts w:cs="Times New Roman"/>
              </w:rPr>
              <w:t>1.05</w:t>
            </w:r>
          </w:p>
        </w:tc>
      </w:tr>
      <w:tr w:rsidR="16D0B965" w14:paraId="2EA07DB2"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64ECF5D" w14:textId="0227BB24" w:rsidR="16D0B965" w:rsidRDefault="16D0B965" w:rsidP="16D0B965">
            <w:pPr>
              <w:spacing w:line="0" w:lineRule="atLeast"/>
              <w:rPr>
                <w:rFonts w:cs="Times New Roman"/>
              </w:rPr>
            </w:pPr>
            <w:r w:rsidRPr="16D0B965">
              <w:rPr>
                <w:rFonts w:cs="Times New Roman"/>
              </w:rPr>
              <w:t>27</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F054A90" w14:textId="07AA60AB" w:rsidR="78D6A98A" w:rsidRDefault="78D6A98A" w:rsidP="16D0B965">
            <w:pPr>
              <w:spacing w:line="0" w:lineRule="atLeast"/>
              <w:rPr>
                <w:rFonts w:cs="Times New Roman"/>
              </w:rPr>
            </w:pPr>
            <w:r w:rsidRPr="16D0B965">
              <w:rPr>
                <w:rFonts w:cs="Times New Roman"/>
              </w:rPr>
              <w:t xml:space="preserve">Arizona </w:t>
            </w:r>
          </w:p>
        </w:tc>
        <w:tc>
          <w:tcPr>
            <w:tcW w:w="37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63E100E" w14:textId="6D11B58B" w:rsidR="68F3197C" w:rsidRDefault="68F3197C" w:rsidP="16D0B965">
            <w:pPr>
              <w:spacing w:line="0" w:lineRule="atLeast"/>
              <w:rPr>
                <w:rFonts w:cs="Times New Roman"/>
              </w:rPr>
            </w:pPr>
            <w:r w:rsidRPr="16D0B965">
              <w:rPr>
                <w:rFonts w:cs="Times New Roman"/>
              </w:rPr>
              <w:t>1.10</w:t>
            </w:r>
          </w:p>
        </w:tc>
      </w:tr>
      <w:tr w:rsidR="16D0B965" w14:paraId="04F5F5F8"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DD93A2D" w14:textId="00FE2C5B" w:rsidR="16D0B965" w:rsidRDefault="16D0B965" w:rsidP="16D0B965">
            <w:pPr>
              <w:spacing w:line="0" w:lineRule="atLeast"/>
              <w:rPr>
                <w:rFonts w:cs="Times New Roman"/>
              </w:rPr>
            </w:pPr>
            <w:r w:rsidRPr="16D0B965">
              <w:rPr>
                <w:rFonts w:cs="Times New Roman"/>
              </w:rPr>
              <w:t>28</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6D39B8A" w14:textId="77777777" w:rsidR="68F3197C" w:rsidRDefault="68F3197C" w:rsidP="16D0B965">
            <w:pPr>
              <w:spacing w:line="0" w:lineRule="atLeast"/>
              <w:rPr>
                <w:rFonts w:cs="Times New Roman"/>
              </w:rPr>
            </w:pPr>
            <w:r w:rsidRPr="16D0B965">
              <w:rPr>
                <w:rFonts w:cs="Times New Roman"/>
              </w:rPr>
              <w:t>North Dakota</w:t>
            </w:r>
          </w:p>
        </w:tc>
        <w:tc>
          <w:tcPr>
            <w:tcW w:w="37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068104E" w14:textId="37E94BEB" w:rsidR="652361BB" w:rsidRDefault="652361BB" w:rsidP="16D0B965">
            <w:pPr>
              <w:spacing w:line="0" w:lineRule="atLeast"/>
              <w:rPr>
                <w:rFonts w:cs="Times New Roman"/>
              </w:rPr>
            </w:pPr>
            <w:r w:rsidRPr="16D0B965">
              <w:rPr>
                <w:rFonts w:cs="Times New Roman"/>
              </w:rPr>
              <w:t>1.11</w:t>
            </w:r>
          </w:p>
        </w:tc>
      </w:tr>
      <w:tr w:rsidR="16D0B965" w14:paraId="3D07D278"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48A7EDB" w14:textId="49EA17F1" w:rsidR="68F3197C" w:rsidRDefault="68F3197C" w:rsidP="16D0B965">
            <w:pPr>
              <w:spacing w:line="0" w:lineRule="atLeast"/>
              <w:rPr>
                <w:rFonts w:cs="Times New Roman"/>
              </w:rPr>
            </w:pPr>
            <w:r w:rsidRPr="16D0B965">
              <w:rPr>
                <w:rFonts w:cs="Times New Roman"/>
              </w:rPr>
              <w:t>29</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F8E0187" w14:textId="6E9776E1" w:rsidR="78D6A98A" w:rsidRDefault="78D6A98A" w:rsidP="16D0B965">
            <w:pPr>
              <w:spacing w:line="0" w:lineRule="atLeast"/>
              <w:rPr>
                <w:rFonts w:cs="Times New Roman"/>
              </w:rPr>
            </w:pPr>
            <w:r w:rsidRPr="16D0B965">
              <w:rPr>
                <w:rFonts w:cs="Times New Roman"/>
              </w:rPr>
              <w:t xml:space="preserve">Massachusetts </w:t>
            </w:r>
          </w:p>
        </w:tc>
        <w:tc>
          <w:tcPr>
            <w:tcW w:w="37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2996705" w14:textId="16C45B3F" w:rsidR="652361BB" w:rsidRDefault="652361BB" w:rsidP="16D0B965">
            <w:pPr>
              <w:spacing w:line="0" w:lineRule="atLeast"/>
              <w:rPr>
                <w:rFonts w:cs="Times New Roman"/>
              </w:rPr>
            </w:pPr>
            <w:r w:rsidRPr="16D0B965">
              <w:rPr>
                <w:rFonts w:cs="Times New Roman"/>
              </w:rPr>
              <w:t>1.15</w:t>
            </w:r>
          </w:p>
        </w:tc>
      </w:tr>
      <w:tr w:rsidR="16D0B965" w14:paraId="1CE9C006"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55C8554" w14:textId="77777777" w:rsidR="68F3197C" w:rsidRDefault="68F3197C" w:rsidP="16D0B965">
            <w:pPr>
              <w:spacing w:line="0" w:lineRule="atLeast"/>
              <w:rPr>
                <w:rFonts w:cs="Times New Roman"/>
              </w:rPr>
            </w:pPr>
            <w:r w:rsidRPr="16D0B965">
              <w:rPr>
                <w:rFonts w:cs="Times New Roman"/>
              </w:rPr>
              <w:t>30</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E49E668" w14:textId="7FFEDD4F" w:rsidR="78D6A98A" w:rsidRDefault="78D6A98A" w:rsidP="16D0B965">
            <w:pPr>
              <w:spacing w:line="0" w:lineRule="atLeast"/>
              <w:rPr>
                <w:rFonts w:cs="Times New Roman"/>
              </w:rPr>
            </w:pPr>
            <w:r w:rsidRPr="16D0B965">
              <w:rPr>
                <w:rFonts w:cs="Times New Roman"/>
              </w:rPr>
              <w:t xml:space="preserve">Washington </w:t>
            </w:r>
          </w:p>
        </w:tc>
        <w:tc>
          <w:tcPr>
            <w:tcW w:w="37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4466602" w14:textId="4C142680" w:rsidR="68F3197C" w:rsidRDefault="68F3197C" w:rsidP="16D0B965">
            <w:pPr>
              <w:spacing w:line="0" w:lineRule="atLeast"/>
              <w:rPr>
                <w:rFonts w:cs="Times New Roman"/>
              </w:rPr>
            </w:pPr>
            <w:r w:rsidRPr="16D0B965">
              <w:rPr>
                <w:rFonts w:cs="Times New Roman"/>
              </w:rPr>
              <w:t>1.19</w:t>
            </w:r>
          </w:p>
        </w:tc>
      </w:tr>
      <w:tr w:rsidR="00DF4DC3" w:rsidRPr="00DF4DC3" w14:paraId="07E3706E" w14:textId="77777777" w:rsidTr="16D0B965">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4492517" w14:textId="0317F5F5" w:rsidR="00662D20" w:rsidRPr="00DF4DC3" w:rsidRDefault="16D0B965" w:rsidP="652361BB">
            <w:pPr>
              <w:spacing w:line="0" w:lineRule="atLeast"/>
              <w:rPr>
                <w:rFonts w:cs="Times New Roman"/>
              </w:rPr>
            </w:pPr>
            <w:r w:rsidRPr="16D0B965">
              <w:rPr>
                <w:rFonts w:cs="Times New Roman"/>
              </w:rPr>
              <w:t>31</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520D7B8" w14:textId="6B3AFAFB" w:rsidR="00662D20" w:rsidRPr="00DF4DC3" w:rsidRDefault="6AEDF57C" w:rsidP="652361BB">
            <w:pPr>
              <w:spacing w:line="0" w:lineRule="atLeast"/>
              <w:rPr>
                <w:rFonts w:cs="Times New Roman"/>
              </w:rPr>
            </w:pPr>
            <w:r w:rsidRPr="652361BB">
              <w:rPr>
                <w:rFonts w:cs="Times New Roman"/>
              </w:rPr>
              <w:t xml:space="preserve">New Mexico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8008B0E" w14:textId="04EE79C0" w:rsidR="00662D20" w:rsidRPr="00DF4DC3" w:rsidRDefault="68F3197C" w:rsidP="652361BB">
            <w:pPr>
              <w:spacing w:line="0" w:lineRule="atLeast"/>
              <w:rPr>
                <w:rFonts w:cs="Times New Roman"/>
              </w:rPr>
            </w:pPr>
            <w:r w:rsidRPr="652361BB">
              <w:rPr>
                <w:rFonts w:cs="Times New Roman"/>
              </w:rPr>
              <w:t>1.26</w:t>
            </w:r>
          </w:p>
        </w:tc>
      </w:tr>
      <w:tr w:rsidR="16D0B965" w14:paraId="71AFC2DA"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E97E099" w14:textId="0EC71A2E" w:rsidR="68F3197C" w:rsidRDefault="68F3197C" w:rsidP="16D0B965">
            <w:pPr>
              <w:spacing w:line="0" w:lineRule="atLeast"/>
              <w:rPr>
                <w:rFonts w:cs="Times New Roman"/>
              </w:rPr>
            </w:pPr>
            <w:r w:rsidRPr="16D0B965">
              <w:rPr>
                <w:rFonts w:cs="Times New Roman"/>
              </w:rPr>
              <w:t>32</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B3248EE" w14:textId="05F74E07" w:rsidR="78D6A98A" w:rsidRDefault="78D6A98A" w:rsidP="16D0B965">
            <w:pPr>
              <w:spacing w:line="0" w:lineRule="atLeast"/>
              <w:rPr>
                <w:rFonts w:cs="Times New Roman"/>
              </w:rPr>
            </w:pPr>
            <w:r w:rsidRPr="16D0B965">
              <w:rPr>
                <w:rFonts w:cs="Times New Roman"/>
              </w:rPr>
              <w:t xml:space="preserve">New York </w:t>
            </w:r>
          </w:p>
        </w:tc>
        <w:tc>
          <w:tcPr>
            <w:tcW w:w="37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4E478CB" w14:textId="4C4C6C36" w:rsidR="68F3197C" w:rsidRDefault="68F3197C" w:rsidP="16D0B965">
            <w:pPr>
              <w:spacing w:line="0" w:lineRule="atLeast"/>
              <w:rPr>
                <w:rFonts w:cs="Times New Roman"/>
              </w:rPr>
            </w:pPr>
            <w:r w:rsidRPr="16D0B965">
              <w:rPr>
                <w:rFonts w:cs="Times New Roman"/>
              </w:rPr>
              <w:t>1.27</w:t>
            </w:r>
          </w:p>
        </w:tc>
      </w:tr>
      <w:tr w:rsidR="16D0B965" w14:paraId="60B45061"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BF94653" w14:textId="248B3788" w:rsidR="68F3197C" w:rsidRDefault="68F3197C" w:rsidP="16D0B965">
            <w:pPr>
              <w:spacing w:line="0" w:lineRule="atLeast"/>
              <w:rPr>
                <w:rFonts w:cs="Times New Roman"/>
              </w:rPr>
            </w:pPr>
            <w:r w:rsidRPr="16D0B965">
              <w:rPr>
                <w:rFonts w:cs="Times New Roman"/>
              </w:rPr>
              <w:t>33</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3BE437F" w14:textId="0E27A0F8" w:rsidR="68F3197C" w:rsidRDefault="68F3197C" w:rsidP="16D0B965">
            <w:pPr>
              <w:spacing w:line="0" w:lineRule="atLeast"/>
              <w:rPr>
                <w:rFonts w:cs="Times New Roman"/>
              </w:rPr>
            </w:pPr>
            <w:r w:rsidRPr="16D0B965">
              <w:rPr>
                <w:rFonts w:cs="Times New Roman"/>
              </w:rPr>
              <w:t>Pennsylvani</w:t>
            </w:r>
            <w:r w:rsidR="78D6A98A" w:rsidRPr="16D0B965">
              <w:rPr>
                <w:rFonts w:cs="Times New Roman"/>
              </w:rPr>
              <w:t>a</w:t>
            </w:r>
          </w:p>
        </w:tc>
        <w:tc>
          <w:tcPr>
            <w:tcW w:w="37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939C6F2" w14:textId="0C3F4A3A" w:rsidR="68F3197C" w:rsidRDefault="68F3197C" w:rsidP="16D0B965">
            <w:pPr>
              <w:spacing w:line="0" w:lineRule="atLeast"/>
              <w:rPr>
                <w:rFonts w:cs="Times New Roman"/>
              </w:rPr>
            </w:pPr>
            <w:r w:rsidRPr="16D0B965">
              <w:rPr>
                <w:rFonts w:cs="Times New Roman"/>
              </w:rPr>
              <w:t>1.</w:t>
            </w:r>
            <w:r w:rsidR="78D6A98A" w:rsidRPr="16D0B965">
              <w:rPr>
                <w:rFonts w:cs="Times New Roman"/>
              </w:rPr>
              <w:t>35</w:t>
            </w:r>
          </w:p>
        </w:tc>
      </w:tr>
      <w:tr w:rsidR="16D0B965" w14:paraId="5D51224D"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F81E763" w14:textId="0F548B28" w:rsidR="68F3197C" w:rsidRDefault="68F3197C" w:rsidP="16D0B965">
            <w:pPr>
              <w:spacing w:line="0" w:lineRule="atLeast"/>
              <w:rPr>
                <w:rFonts w:cs="Times New Roman"/>
              </w:rPr>
            </w:pPr>
            <w:r w:rsidRPr="16D0B965">
              <w:rPr>
                <w:rFonts w:cs="Times New Roman"/>
              </w:rPr>
              <w:t>34</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651A648" w14:textId="2A8ED5EE" w:rsidR="78D6A98A" w:rsidRDefault="78D6A98A" w:rsidP="16D0B965">
            <w:pPr>
              <w:spacing w:line="0" w:lineRule="atLeast"/>
              <w:rPr>
                <w:rFonts w:cs="Times New Roman"/>
              </w:rPr>
            </w:pPr>
            <w:r w:rsidRPr="16D0B965">
              <w:rPr>
                <w:rFonts w:cs="Times New Roman"/>
              </w:rPr>
              <w:t xml:space="preserve">Nebraska </w:t>
            </w:r>
          </w:p>
        </w:tc>
        <w:tc>
          <w:tcPr>
            <w:tcW w:w="37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4F4FB12" w14:textId="7EEAEBF0" w:rsidR="68F3197C" w:rsidRDefault="68F3197C" w:rsidP="16D0B965">
            <w:pPr>
              <w:spacing w:line="0" w:lineRule="atLeast"/>
              <w:rPr>
                <w:rFonts w:cs="Times New Roman"/>
              </w:rPr>
            </w:pPr>
            <w:r w:rsidRPr="16D0B965">
              <w:rPr>
                <w:rFonts w:cs="Times New Roman"/>
              </w:rPr>
              <w:t>1.42</w:t>
            </w:r>
          </w:p>
        </w:tc>
      </w:tr>
      <w:tr w:rsidR="16D0B965" w14:paraId="2AB785BA"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F7A7B2C" w14:textId="0E60087C" w:rsidR="16D0B965" w:rsidRDefault="16D0B965" w:rsidP="16D0B965">
            <w:pPr>
              <w:spacing w:line="0" w:lineRule="atLeast"/>
              <w:rPr>
                <w:rFonts w:cs="Times New Roman"/>
              </w:rPr>
            </w:pPr>
            <w:r w:rsidRPr="16D0B965">
              <w:rPr>
                <w:rFonts w:cs="Times New Roman"/>
              </w:rPr>
              <w:t>35</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E9D131E" w14:textId="1B32AAD1" w:rsidR="68F3197C" w:rsidRDefault="68F3197C" w:rsidP="16D0B965">
            <w:pPr>
              <w:spacing w:line="0" w:lineRule="atLeast"/>
              <w:rPr>
                <w:rFonts w:cs="Times New Roman"/>
              </w:rPr>
            </w:pPr>
            <w:r w:rsidRPr="16D0B965">
              <w:rPr>
                <w:rFonts w:cs="Times New Roman"/>
              </w:rPr>
              <w:t>W</w:t>
            </w:r>
            <w:r w:rsidR="78D6A98A" w:rsidRPr="16D0B965">
              <w:rPr>
                <w:rFonts w:cs="Times New Roman"/>
              </w:rPr>
              <w:t>isconsin</w:t>
            </w:r>
          </w:p>
        </w:tc>
        <w:tc>
          <w:tcPr>
            <w:tcW w:w="37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714CFAA" w14:textId="42676C76" w:rsidR="78D6A98A" w:rsidRDefault="78D6A98A" w:rsidP="16D0B965">
            <w:pPr>
              <w:spacing w:line="0" w:lineRule="atLeast"/>
              <w:rPr>
                <w:rFonts w:cs="Times New Roman"/>
              </w:rPr>
            </w:pPr>
            <w:r w:rsidRPr="16D0B965">
              <w:rPr>
                <w:rFonts w:cs="Times New Roman"/>
              </w:rPr>
              <w:t>1.53</w:t>
            </w:r>
          </w:p>
        </w:tc>
      </w:tr>
      <w:tr w:rsidR="16D0B965" w14:paraId="34A23190"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53C5B34" w14:textId="529D792E" w:rsidR="68F3197C" w:rsidRDefault="68F3197C" w:rsidP="16D0B965">
            <w:pPr>
              <w:spacing w:line="0" w:lineRule="atLeast"/>
              <w:rPr>
                <w:rFonts w:cs="Times New Roman"/>
              </w:rPr>
            </w:pPr>
            <w:r w:rsidRPr="16D0B965">
              <w:rPr>
                <w:rFonts w:cs="Times New Roman"/>
              </w:rPr>
              <w:t>36</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AD3BFFD" w14:textId="11D31A6A" w:rsidR="78D6A98A" w:rsidRDefault="78D6A98A" w:rsidP="16D0B965">
            <w:pPr>
              <w:spacing w:line="0" w:lineRule="atLeast"/>
              <w:rPr>
                <w:rFonts w:cs="Times New Roman"/>
              </w:rPr>
            </w:pPr>
            <w:r w:rsidRPr="16D0B965">
              <w:rPr>
                <w:rFonts w:cs="Times New Roman"/>
              </w:rPr>
              <w:t xml:space="preserve">Montana </w:t>
            </w:r>
          </w:p>
        </w:tc>
        <w:tc>
          <w:tcPr>
            <w:tcW w:w="37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2C05814" w14:textId="1E3519E5" w:rsidR="68F3197C" w:rsidRDefault="68F3197C" w:rsidP="16D0B965">
            <w:pPr>
              <w:spacing w:line="0" w:lineRule="atLeast"/>
              <w:rPr>
                <w:rFonts w:cs="Times New Roman"/>
              </w:rPr>
            </w:pPr>
            <w:r w:rsidRPr="16D0B965">
              <w:rPr>
                <w:rFonts w:cs="Times New Roman"/>
              </w:rPr>
              <w:t>1.56</w:t>
            </w:r>
          </w:p>
        </w:tc>
      </w:tr>
      <w:tr w:rsidR="00DF4DC3" w:rsidRPr="00DF4DC3" w14:paraId="7B69D8CE" w14:textId="77777777" w:rsidTr="16D0B965">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B5CE55B" w14:textId="32EBA2AC" w:rsidR="00662D20" w:rsidRPr="00DF4DC3" w:rsidRDefault="16D0B965" w:rsidP="652361BB">
            <w:pPr>
              <w:spacing w:line="0" w:lineRule="atLeast"/>
              <w:rPr>
                <w:rFonts w:cs="Times New Roman"/>
              </w:rPr>
            </w:pPr>
            <w:r w:rsidRPr="16D0B965">
              <w:rPr>
                <w:rFonts w:cs="Times New Roman"/>
              </w:rPr>
              <w:t>37</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5D7B324" w14:textId="6CC2381C" w:rsidR="00662D20" w:rsidRPr="00DF4DC3" w:rsidRDefault="6AEDF57C" w:rsidP="652361BB">
            <w:pPr>
              <w:spacing w:line="0" w:lineRule="atLeast"/>
              <w:rPr>
                <w:rFonts w:cs="Times New Roman"/>
              </w:rPr>
            </w:pPr>
            <w:r w:rsidRPr="652361BB">
              <w:rPr>
                <w:rFonts w:cs="Times New Roman"/>
              </w:rPr>
              <w:t>Arkansas</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F00592C" w14:textId="0EF49743" w:rsidR="00662D20" w:rsidRPr="00DF4DC3" w:rsidRDefault="68F3197C" w:rsidP="652361BB">
            <w:pPr>
              <w:spacing w:line="0" w:lineRule="atLeast"/>
              <w:rPr>
                <w:rFonts w:cs="Times New Roman"/>
              </w:rPr>
            </w:pPr>
            <w:r w:rsidRPr="652361BB">
              <w:rPr>
                <w:rFonts w:cs="Times New Roman"/>
              </w:rPr>
              <w:t>1.79</w:t>
            </w:r>
          </w:p>
        </w:tc>
      </w:tr>
      <w:tr w:rsidR="16D0B965" w14:paraId="0A5D88BB"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24C62B7" w14:textId="03A97209" w:rsidR="68F3197C" w:rsidRDefault="68F3197C" w:rsidP="16D0B965">
            <w:pPr>
              <w:spacing w:line="0" w:lineRule="atLeast"/>
              <w:rPr>
                <w:rFonts w:cs="Times New Roman"/>
              </w:rPr>
            </w:pPr>
            <w:r w:rsidRPr="16D0B965">
              <w:rPr>
                <w:rFonts w:cs="Times New Roman"/>
              </w:rPr>
              <w:t>38</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4B450D7" w14:textId="3D1CE87D" w:rsidR="78D6A98A" w:rsidRDefault="78D6A98A" w:rsidP="16D0B965">
            <w:pPr>
              <w:spacing w:line="0" w:lineRule="atLeast"/>
              <w:rPr>
                <w:rFonts w:cs="Times New Roman"/>
              </w:rPr>
            </w:pPr>
            <w:r w:rsidRPr="16D0B965">
              <w:rPr>
                <w:rFonts w:cs="Times New Roman"/>
              </w:rPr>
              <w:t xml:space="preserve">Vermont </w:t>
            </w:r>
          </w:p>
        </w:tc>
        <w:tc>
          <w:tcPr>
            <w:tcW w:w="37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8B797B4" w14:textId="1153EBE4" w:rsidR="68F3197C" w:rsidRDefault="68F3197C" w:rsidP="16D0B965">
            <w:pPr>
              <w:spacing w:line="0" w:lineRule="atLeast"/>
              <w:rPr>
                <w:rFonts w:cs="Times New Roman"/>
              </w:rPr>
            </w:pPr>
            <w:r w:rsidRPr="16D0B965">
              <w:rPr>
                <w:rFonts w:cs="Times New Roman"/>
              </w:rPr>
              <w:t>1.80</w:t>
            </w:r>
          </w:p>
        </w:tc>
      </w:tr>
      <w:tr w:rsidR="16D0B965" w14:paraId="67531F3D"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82ACC46" w14:textId="2C53C716" w:rsidR="68F3197C" w:rsidRDefault="68F3197C" w:rsidP="16D0B965">
            <w:pPr>
              <w:spacing w:line="0" w:lineRule="atLeast"/>
              <w:rPr>
                <w:rFonts w:cs="Times New Roman"/>
              </w:rPr>
            </w:pPr>
            <w:r w:rsidRPr="16D0B965">
              <w:rPr>
                <w:rFonts w:cs="Times New Roman"/>
              </w:rPr>
              <w:t>39</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E6B9806" w14:textId="5DC72B62" w:rsidR="78D6A98A" w:rsidRDefault="78D6A98A" w:rsidP="16D0B965">
            <w:pPr>
              <w:spacing w:line="0" w:lineRule="atLeast"/>
              <w:rPr>
                <w:rFonts w:cs="Times New Roman"/>
              </w:rPr>
            </w:pPr>
            <w:r w:rsidRPr="16D0B965">
              <w:rPr>
                <w:rFonts w:cs="Times New Roman"/>
              </w:rPr>
              <w:t xml:space="preserve">Iowa </w:t>
            </w:r>
          </w:p>
        </w:tc>
        <w:tc>
          <w:tcPr>
            <w:tcW w:w="37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0356921" w14:textId="08E07C5C" w:rsidR="68F3197C" w:rsidRDefault="68F3197C" w:rsidP="16D0B965">
            <w:pPr>
              <w:spacing w:line="0" w:lineRule="atLeast"/>
              <w:rPr>
                <w:rFonts w:cs="Times New Roman"/>
              </w:rPr>
            </w:pPr>
            <w:r w:rsidRPr="16D0B965">
              <w:rPr>
                <w:rFonts w:cs="Times New Roman"/>
              </w:rPr>
              <w:t>1.84</w:t>
            </w:r>
          </w:p>
        </w:tc>
      </w:tr>
      <w:tr w:rsidR="16D0B965" w14:paraId="4ABA2E54"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51FF96E" w14:textId="3F253B40" w:rsidR="68F3197C" w:rsidRDefault="68F3197C" w:rsidP="16D0B965">
            <w:pPr>
              <w:spacing w:line="0" w:lineRule="atLeast"/>
              <w:rPr>
                <w:rFonts w:cs="Times New Roman"/>
              </w:rPr>
            </w:pPr>
            <w:r w:rsidRPr="16D0B965">
              <w:rPr>
                <w:rFonts w:cs="Times New Roman"/>
              </w:rPr>
              <w:t>40</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147F323" w14:textId="10F38D6A" w:rsidR="78D6A98A" w:rsidRDefault="78D6A98A" w:rsidP="16D0B965">
            <w:pPr>
              <w:spacing w:line="0" w:lineRule="atLeast"/>
              <w:rPr>
                <w:rFonts w:cs="Times New Roman"/>
              </w:rPr>
            </w:pPr>
            <w:r w:rsidRPr="16D0B965">
              <w:rPr>
                <w:rFonts w:cs="Times New Roman"/>
              </w:rPr>
              <w:t xml:space="preserve">Oklahoma </w:t>
            </w:r>
          </w:p>
        </w:tc>
        <w:tc>
          <w:tcPr>
            <w:tcW w:w="37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F8FAF5B" w14:textId="76D9BEAE" w:rsidR="68F3197C" w:rsidRDefault="68F3197C" w:rsidP="16D0B965">
            <w:pPr>
              <w:spacing w:line="0" w:lineRule="atLeast"/>
              <w:rPr>
                <w:rFonts w:cs="Times New Roman"/>
              </w:rPr>
            </w:pPr>
            <w:r w:rsidRPr="16D0B965">
              <w:rPr>
                <w:rFonts w:cs="Times New Roman"/>
              </w:rPr>
              <w:t>2.05</w:t>
            </w:r>
          </w:p>
        </w:tc>
      </w:tr>
      <w:tr w:rsidR="16D0B965" w14:paraId="012BD509"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384C76F" w14:textId="117B334D" w:rsidR="68F3197C" w:rsidRDefault="68F3197C" w:rsidP="16D0B965">
            <w:pPr>
              <w:spacing w:line="0" w:lineRule="atLeast"/>
              <w:rPr>
                <w:rFonts w:cs="Times New Roman"/>
              </w:rPr>
            </w:pPr>
            <w:r w:rsidRPr="16D0B965">
              <w:rPr>
                <w:rFonts w:cs="Times New Roman"/>
              </w:rPr>
              <w:t>41</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1C289D5" w14:textId="7A6CCE3D" w:rsidR="5CD3A814" w:rsidRDefault="5CD3A814" w:rsidP="16D0B965">
            <w:pPr>
              <w:spacing w:line="0" w:lineRule="atLeast"/>
              <w:rPr>
                <w:rFonts w:cs="Times New Roman"/>
              </w:rPr>
            </w:pPr>
            <w:r w:rsidRPr="16D0B965">
              <w:rPr>
                <w:rFonts w:cs="Times New Roman"/>
              </w:rPr>
              <w:t>New Jersey</w:t>
            </w:r>
          </w:p>
        </w:tc>
        <w:tc>
          <w:tcPr>
            <w:tcW w:w="37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87FCB6C" w14:textId="24BFFFCC" w:rsidR="652361BB" w:rsidRDefault="652361BB" w:rsidP="16D0B965">
            <w:pPr>
              <w:spacing w:line="0" w:lineRule="atLeast"/>
              <w:rPr>
                <w:rFonts w:cs="Times New Roman"/>
              </w:rPr>
            </w:pPr>
            <w:r w:rsidRPr="16D0B965">
              <w:rPr>
                <w:rFonts w:cs="Times New Roman"/>
              </w:rPr>
              <w:t>2.26</w:t>
            </w:r>
          </w:p>
        </w:tc>
      </w:tr>
      <w:tr w:rsidR="16D0B965" w14:paraId="0C0A4FF9"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086389E" w14:textId="20CA23B9" w:rsidR="16D0B965" w:rsidRDefault="16D0B965" w:rsidP="16D0B965">
            <w:pPr>
              <w:spacing w:line="0" w:lineRule="atLeast"/>
              <w:rPr>
                <w:rFonts w:cs="Times New Roman"/>
              </w:rPr>
            </w:pPr>
            <w:r w:rsidRPr="16D0B965">
              <w:rPr>
                <w:rFonts w:cs="Times New Roman"/>
              </w:rPr>
              <w:lastRenderedPageBreak/>
              <w:t>42</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82044F6" w14:textId="641B4977" w:rsidR="78D6A98A" w:rsidRDefault="78D6A98A" w:rsidP="16D0B965">
            <w:pPr>
              <w:spacing w:line="0" w:lineRule="atLeast"/>
              <w:rPr>
                <w:rFonts w:cs="Times New Roman"/>
              </w:rPr>
            </w:pPr>
            <w:r w:rsidRPr="16D0B965">
              <w:rPr>
                <w:rFonts w:cs="Times New Roman"/>
              </w:rPr>
              <w:t xml:space="preserve">California </w:t>
            </w:r>
          </w:p>
        </w:tc>
        <w:tc>
          <w:tcPr>
            <w:tcW w:w="37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07EBEAB" w14:textId="2A6DAC90" w:rsidR="652361BB" w:rsidRDefault="652361BB" w:rsidP="16D0B965">
            <w:pPr>
              <w:spacing w:line="0" w:lineRule="atLeast"/>
              <w:rPr>
                <w:rFonts w:cs="Times New Roman"/>
              </w:rPr>
            </w:pPr>
            <w:r w:rsidRPr="16D0B965">
              <w:rPr>
                <w:rFonts w:cs="Times New Roman"/>
              </w:rPr>
              <w:t>2.32</w:t>
            </w:r>
          </w:p>
        </w:tc>
      </w:tr>
      <w:tr w:rsidR="16D0B965" w14:paraId="0D394026"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6BD43C1" w14:textId="74EAA553" w:rsidR="68F3197C" w:rsidRDefault="68F3197C" w:rsidP="16D0B965">
            <w:pPr>
              <w:spacing w:line="0" w:lineRule="atLeast"/>
              <w:rPr>
                <w:rFonts w:cs="Times New Roman"/>
              </w:rPr>
            </w:pPr>
            <w:r w:rsidRPr="16D0B965">
              <w:rPr>
                <w:rFonts w:cs="Times New Roman"/>
              </w:rPr>
              <w:t>43</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FD0E902" w14:textId="61AC445A" w:rsidR="78D6A98A" w:rsidRDefault="78D6A98A" w:rsidP="16D0B965">
            <w:pPr>
              <w:spacing w:line="0" w:lineRule="atLeast"/>
              <w:rPr>
                <w:rFonts w:cs="Times New Roman"/>
              </w:rPr>
            </w:pPr>
            <w:r w:rsidRPr="16D0B965">
              <w:rPr>
                <w:rFonts w:cs="Times New Roman"/>
              </w:rPr>
              <w:t xml:space="preserve">Louisiana </w:t>
            </w:r>
          </w:p>
        </w:tc>
        <w:tc>
          <w:tcPr>
            <w:tcW w:w="37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B203E0E" w14:textId="1673E920" w:rsidR="68F3197C" w:rsidRDefault="68F3197C" w:rsidP="16D0B965">
            <w:pPr>
              <w:spacing w:line="0" w:lineRule="atLeast"/>
              <w:rPr>
                <w:rFonts w:cs="Times New Roman"/>
              </w:rPr>
            </w:pPr>
            <w:r w:rsidRPr="16D0B965">
              <w:rPr>
                <w:rFonts w:cs="Times New Roman"/>
              </w:rPr>
              <w:t>2.33</w:t>
            </w:r>
          </w:p>
        </w:tc>
      </w:tr>
      <w:tr w:rsidR="00DF4DC3" w:rsidRPr="00DF4DC3" w14:paraId="395E08D0" w14:textId="77777777" w:rsidTr="16D0B965">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41A5201" w14:textId="6F0F5E60" w:rsidR="00662D20" w:rsidRPr="00DF4DC3" w:rsidRDefault="68F3197C" w:rsidP="652361BB">
            <w:pPr>
              <w:spacing w:line="0" w:lineRule="atLeast"/>
              <w:rPr>
                <w:rFonts w:cs="Times New Roman"/>
              </w:rPr>
            </w:pPr>
            <w:r w:rsidRPr="16D0B965">
              <w:rPr>
                <w:rFonts w:cs="Times New Roman"/>
              </w:rPr>
              <w:t>44</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0C8AF73" w14:textId="12A3A845" w:rsidR="00662D20" w:rsidRPr="00DF4DC3" w:rsidRDefault="6AEDF57C" w:rsidP="652361BB">
            <w:pPr>
              <w:spacing w:line="0" w:lineRule="atLeast"/>
              <w:rPr>
                <w:rFonts w:cs="Times New Roman"/>
              </w:rPr>
            </w:pPr>
            <w:r w:rsidRPr="652361BB">
              <w:rPr>
                <w:rFonts w:cs="Times New Roman"/>
              </w:rPr>
              <w:t xml:space="preserve">Illinois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DFFCCBB" w14:textId="4FC46245" w:rsidR="00662D20" w:rsidRPr="00DF4DC3" w:rsidRDefault="68F3197C" w:rsidP="652361BB">
            <w:pPr>
              <w:spacing w:line="0" w:lineRule="atLeast"/>
              <w:rPr>
                <w:rFonts w:cs="Times New Roman"/>
              </w:rPr>
            </w:pPr>
            <w:r w:rsidRPr="652361BB">
              <w:rPr>
                <w:rFonts w:cs="Times New Roman"/>
              </w:rPr>
              <w:t>2.45</w:t>
            </w:r>
          </w:p>
        </w:tc>
      </w:tr>
      <w:tr w:rsidR="00DF4DC3" w:rsidRPr="00DF4DC3" w14:paraId="38FBB0FA" w14:textId="77777777" w:rsidTr="16D0B965">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1542C43" w14:textId="77777777" w:rsidR="00662D20" w:rsidRPr="00DF4DC3" w:rsidRDefault="68F3197C" w:rsidP="652361BB">
            <w:pPr>
              <w:spacing w:line="0" w:lineRule="atLeast"/>
              <w:rPr>
                <w:rFonts w:cs="Times New Roman"/>
              </w:rPr>
            </w:pPr>
            <w:r w:rsidRPr="652361BB">
              <w:rPr>
                <w:rFonts w:cs="Times New Roman"/>
              </w:rPr>
              <w:t>45</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532C369" w14:textId="0F7D9D19" w:rsidR="00662D20" w:rsidRPr="00DF4DC3" w:rsidRDefault="62802165" w:rsidP="652361BB">
            <w:pPr>
              <w:spacing w:line="0" w:lineRule="atLeast"/>
              <w:rPr>
                <w:rFonts w:cs="Times New Roman"/>
              </w:rPr>
            </w:pPr>
            <w:r w:rsidRPr="652361BB">
              <w:rPr>
                <w:rFonts w:cs="Times New Roman"/>
              </w:rPr>
              <w:t xml:space="preserve">West Virginia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77F480C" w14:textId="49C011E7" w:rsidR="00662D20" w:rsidRPr="00DF4DC3" w:rsidRDefault="652361BB" w:rsidP="652361BB">
            <w:pPr>
              <w:spacing w:line="0" w:lineRule="atLeast"/>
              <w:rPr>
                <w:rFonts w:cs="Times New Roman"/>
              </w:rPr>
            </w:pPr>
            <w:r w:rsidRPr="652361BB">
              <w:rPr>
                <w:rFonts w:cs="Times New Roman"/>
              </w:rPr>
              <w:t>2.93</w:t>
            </w:r>
          </w:p>
        </w:tc>
      </w:tr>
      <w:tr w:rsidR="16D0B965" w14:paraId="7EE3C0B2"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A5DB8A3" w14:textId="248D1858" w:rsidR="16D0B965" w:rsidRDefault="16D0B965" w:rsidP="16D0B965">
            <w:pPr>
              <w:spacing w:line="0" w:lineRule="atLeast"/>
              <w:rPr>
                <w:rFonts w:cs="Times New Roman"/>
              </w:rPr>
            </w:pPr>
            <w:r w:rsidRPr="16D0B965">
              <w:rPr>
                <w:rFonts w:cs="Times New Roman"/>
              </w:rPr>
              <w:t>46</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52DD205" w14:textId="7C5F2600" w:rsidR="78D6A98A" w:rsidRDefault="78D6A98A" w:rsidP="16D0B965">
            <w:pPr>
              <w:spacing w:line="0" w:lineRule="atLeast"/>
              <w:rPr>
                <w:rFonts w:cs="Times New Roman"/>
              </w:rPr>
            </w:pPr>
            <w:r w:rsidRPr="16D0B965">
              <w:rPr>
                <w:rFonts w:cs="Times New Roman"/>
              </w:rPr>
              <w:t xml:space="preserve">Idaho </w:t>
            </w:r>
          </w:p>
        </w:tc>
        <w:tc>
          <w:tcPr>
            <w:tcW w:w="37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121860E" w14:textId="31838FC7" w:rsidR="652361BB" w:rsidRDefault="652361BB" w:rsidP="16D0B965">
            <w:pPr>
              <w:spacing w:line="0" w:lineRule="atLeast"/>
              <w:rPr>
                <w:rFonts w:cs="Times New Roman"/>
              </w:rPr>
            </w:pPr>
            <w:r w:rsidRPr="16D0B965">
              <w:rPr>
                <w:rFonts w:cs="Times New Roman"/>
              </w:rPr>
              <w:t>3.21</w:t>
            </w:r>
          </w:p>
        </w:tc>
      </w:tr>
      <w:tr w:rsidR="00DF4DC3" w:rsidRPr="00DF4DC3" w14:paraId="04B6116E" w14:textId="77777777" w:rsidTr="16D0B965">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AC13EA3" w14:textId="2D2A761B" w:rsidR="00662D20" w:rsidRPr="00DF4DC3" w:rsidRDefault="68F3197C" w:rsidP="652361BB">
            <w:pPr>
              <w:spacing w:line="0" w:lineRule="atLeast"/>
              <w:rPr>
                <w:rFonts w:cs="Times New Roman"/>
              </w:rPr>
            </w:pPr>
            <w:r w:rsidRPr="16D0B965">
              <w:rPr>
                <w:rFonts w:cs="Times New Roman"/>
              </w:rPr>
              <w:t>47</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28CC88F" w14:textId="2E642644" w:rsidR="00662D20" w:rsidRPr="00DF4DC3" w:rsidRDefault="62802165" w:rsidP="652361BB">
            <w:pPr>
              <w:spacing w:line="0" w:lineRule="atLeast"/>
              <w:rPr>
                <w:rFonts w:cs="Times New Roman"/>
              </w:rPr>
            </w:pPr>
            <w:r w:rsidRPr="652361BB">
              <w:rPr>
                <w:rFonts w:cs="Times New Roman"/>
              </w:rPr>
              <w:t xml:space="preserve">Maine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DF6EB84" w14:textId="761D786F" w:rsidR="00662D20" w:rsidRPr="00DF4DC3" w:rsidRDefault="62802165" w:rsidP="652361BB">
            <w:pPr>
              <w:spacing w:line="0" w:lineRule="atLeast"/>
              <w:rPr>
                <w:rFonts w:cs="Times New Roman"/>
              </w:rPr>
            </w:pPr>
            <w:r w:rsidRPr="652361BB">
              <w:rPr>
                <w:rFonts w:cs="Times New Roman"/>
              </w:rPr>
              <w:t>3.85</w:t>
            </w:r>
          </w:p>
        </w:tc>
      </w:tr>
      <w:tr w:rsidR="00DF4DC3" w:rsidRPr="00DF4DC3" w14:paraId="2AA4EA07" w14:textId="77777777" w:rsidTr="16D0B965">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6B8A189" w14:textId="77777777" w:rsidR="00662D20" w:rsidRPr="00DF4DC3" w:rsidRDefault="68F3197C" w:rsidP="652361BB">
            <w:pPr>
              <w:spacing w:line="0" w:lineRule="atLeast"/>
              <w:rPr>
                <w:rFonts w:cs="Times New Roman"/>
              </w:rPr>
            </w:pPr>
            <w:r w:rsidRPr="652361BB">
              <w:rPr>
                <w:rFonts w:cs="Times New Roman"/>
              </w:rPr>
              <w:t>48</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419F157" w14:textId="77777777" w:rsidR="00662D20" w:rsidRPr="00DF4DC3" w:rsidRDefault="68F3197C" w:rsidP="652361BB">
            <w:pPr>
              <w:spacing w:line="0" w:lineRule="atLeast"/>
              <w:rPr>
                <w:rFonts w:cs="Times New Roman"/>
              </w:rPr>
            </w:pPr>
            <w:r w:rsidRPr="652361BB">
              <w:rPr>
                <w:rFonts w:cs="Times New Roman"/>
              </w:rPr>
              <w:t>Hawaii</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24C7803" w14:textId="3D52CDDF" w:rsidR="00662D20" w:rsidRPr="00DF4DC3" w:rsidRDefault="652361BB" w:rsidP="652361BB">
            <w:pPr>
              <w:spacing w:line="0" w:lineRule="atLeast"/>
              <w:rPr>
                <w:rFonts w:cs="Times New Roman"/>
              </w:rPr>
            </w:pPr>
            <w:r w:rsidRPr="652361BB">
              <w:rPr>
                <w:rFonts w:cs="Times New Roman"/>
              </w:rPr>
              <w:t>4.16</w:t>
            </w:r>
          </w:p>
        </w:tc>
      </w:tr>
      <w:tr w:rsidR="00DF4DC3" w:rsidRPr="00DF4DC3" w14:paraId="70882C17" w14:textId="77777777" w:rsidTr="16D0B965">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3B2C757" w14:textId="77777777" w:rsidR="00662D20" w:rsidRPr="00DF4DC3" w:rsidRDefault="68F3197C" w:rsidP="652361BB">
            <w:pPr>
              <w:spacing w:line="0" w:lineRule="atLeast"/>
              <w:rPr>
                <w:rFonts w:cs="Times New Roman"/>
              </w:rPr>
            </w:pPr>
            <w:r w:rsidRPr="652361BB">
              <w:rPr>
                <w:rFonts w:cs="Times New Roman"/>
              </w:rPr>
              <w:t>49</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C96224E" w14:textId="77777777" w:rsidR="00662D20" w:rsidRPr="00DF4DC3" w:rsidRDefault="68F3197C" w:rsidP="652361BB">
            <w:pPr>
              <w:spacing w:line="0" w:lineRule="atLeast"/>
              <w:rPr>
                <w:rFonts w:cs="Times New Roman"/>
              </w:rPr>
            </w:pPr>
            <w:r w:rsidRPr="652361BB">
              <w:rPr>
                <w:rFonts w:cs="Times New Roman"/>
              </w:rPr>
              <w:t>Rhode Island</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6AEF20A" w14:textId="4692EDDA" w:rsidR="00662D20" w:rsidRPr="00DF4DC3" w:rsidRDefault="652361BB" w:rsidP="652361BB">
            <w:pPr>
              <w:spacing w:line="0" w:lineRule="atLeast"/>
              <w:rPr>
                <w:rFonts w:cs="Times New Roman"/>
              </w:rPr>
            </w:pPr>
            <w:r w:rsidRPr="652361BB">
              <w:rPr>
                <w:rFonts w:cs="Times New Roman"/>
              </w:rPr>
              <w:t>4.25</w:t>
            </w:r>
          </w:p>
        </w:tc>
      </w:tr>
      <w:tr w:rsidR="00DF4DC3" w:rsidRPr="00DF4DC3" w14:paraId="1EDF6C24" w14:textId="77777777" w:rsidTr="16D0B965">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31072FB" w14:textId="77777777" w:rsidR="00662D20" w:rsidRPr="00DF4DC3" w:rsidRDefault="68F3197C" w:rsidP="652361BB">
            <w:pPr>
              <w:spacing w:line="0" w:lineRule="atLeast"/>
              <w:rPr>
                <w:rFonts w:cs="Times New Roman"/>
              </w:rPr>
            </w:pPr>
            <w:r w:rsidRPr="652361BB">
              <w:rPr>
                <w:rFonts w:cs="Times New Roman"/>
              </w:rPr>
              <w:t>50</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917CE25" w14:textId="77777777" w:rsidR="00662D20" w:rsidRPr="00DF4DC3" w:rsidRDefault="68F3197C" w:rsidP="652361BB">
            <w:pPr>
              <w:spacing w:line="0" w:lineRule="atLeast"/>
              <w:rPr>
                <w:rFonts w:cs="Times New Roman"/>
              </w:rPr>
            </w:pPr>
            <w:r w:rsidRPr="652361BB">
              <w:rPr>
                <w:rFonts w:cs="Times New Roman"/>
              </w:rPr>
              <w:t>Alaska</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14C1571" w14:textId="2D626FFD" w:rsidR="00662D20" w:rsidRPr="00DF4DC3" w:rsidRDefault="5CD3A814" w:rsidP="652361BB">
            <w:pPr>
              <w:spacing w:line="0" w:lineRule="atLeast"/>
              <w:rPr>
                <w:rFonts w:cs="Times New Roman"/>
              </w:rPr>
            </w:pPr>
            <w:r w:rsidRPr="16D0B965">
              <w:rPr>
                <w:rFonts w:cs="Times New Roman"/>
              </w:rPr>
              <w:t>13.78</w:t>
            </w:r>
          </w:p>
        </w:tc>
      </w:tr>
      <w:tr w:rsidR="00662D20" w:rsidRPr="00DF4DC3" w14:paraId="0DB09AC8" w14:textId="77777777" w:rsidTr="16D0B965">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C445D9E" w14:textId="77777777" w:rsidR="00662D20" w:rsidRPr="00DF4DC3" w:rsidRDefault="00662D20" w:rsidP="652361BB">
            <w:pPr>
              <w:rPr>
                <w:rFonts w:eastAsia="Times New Roman" w:cs="Times New Roman"/>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5C86D9B" w14:textId="01B84D24" w:rsidR="00662D20" w:rsidRPr="00DF4DC3" w:rsidRDefault="68F3197C" w:rsidP="652361BB">
            <w:pPr>
              <w:spacing w:line="0" w:lineRule="atLeast"/>
              <w:rPr>
                <w:rFonts w:cs="Times New Roman"/>
              </w:rPr>
            </w:pPr>
            <w:r w:rsidRPr="652361BB">
              <w:rPr>
                <w:rFonts w:cs="Times New Roman"/>
              </w:rPr>
              <w:t>Average</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521D336" w14:textId="156CC98D" w:rsidR="00662D20" w:rsidRPr="00DF4DC3" w:rsidRDefault="652361BB" w:rsidP="652361BB">
            <w:pPr>
              <w:spacing w:line="0" w:lineRule="atLeast"/>
              <w:rPr>
                <w:rFonts w:cs="Times New Roman"/>
              </w:rPr>
            </w:pPr>
            <w:r w:rsidRPr="652361BB">
              <w:rPr>
                <w:rFonts w:cs="Times New Roman"/>
              </w:rPr>
              <w:t>1.13</w:t>
            </w:r>
          </w:p>
        </w:tc>
      </w:tr>
    </w:tbl>
    <w:p w14:paraId="58DC7459" w14:textId="77777777" w:rsidR="00662D20" w:rsidRPr="00DF4DC3" w:rsidRDefault="00662D20" w:rsidP="00662D20">
      <w:pPr>
        <w:rPr>
          <w:rFonts w:eastAsia="Times New Roman" w:cs="Times New Roman"/>
          <w:color w:val="FF0000"/>
        </w:rPr>
      </w:pPr>
    </w:p>
    <w:p w14:paraId="1C68542C" w14:textId="3FC68145" w:rsidR="00662D20" w:rsidRPr="00CD0963" w:rsidRDefault="00662D20" w:rsidP="00662D20">
      <w:pPr>
        <w:rPr>
          <w:rFonts w:cs="Times New Roman"/>
          <w:color w:val="000000" w:themeColor="text1"/>
        </w:rPr>
      </w:pPr>
      <w:r w:rsidRPr="00CD0963">
        <w:rPr>
          <w:rFonts w:cs="Times New Roman"/>
          <w:color w:val="000000" w:themeColor="text1"/>
        </w:rPr>
        <w:t>Figure 8: Percent of Rural Other Principal Arterial Mileage in Poor Condition</w:t>
      </w:r>
      <w:r w:rsidR="00C1267F" w:rsidRPr="00CD0963">
        <w:rPr>
          <w:rFonts w:cs="Times New Roman"/>
          <w:color w:val="000000" w:themeColor="text1"/>
        </w:rPr>
        <w:t>, 20</w:t>
      </w:r>
      <w:r w:rsidR="00CD0963">
        <w:rPr>
          <w:rFonts w:cs="Times New Roman"/>
          <w:color w:val="000000" w:themeColor="text1"/>
        </w:rPr>
        <w:t>20</w:t>
      </w:r>
      <w:r w:rsidRPr="00CD0963">
        <w:rPr>
          <w:rFonts w:cs="Times New Roman"/>
          <w:color w:val="000000" w:themeColor="text1"/>
        </w:rPr>
        <w:t xml:space="preserve"> (Ray will insert)</w:t>
      </w:r>
    </w:p>
    <w:p w14:paraId="6971EDA7" w14:textId="77777777" w:rsidR="00662D20" w:rsidRPr="00CD0963" w:rsidRDefault="00662D20" w:rsidP="00662D20">
      <w:pPr>
        <w:rPr>
          <w:rFonts w:eastAsia="Times New Roman" w:cs="Times New Roman"/>
          <w:color w:val="000000" w:themeColor="text1"/>
        </w:rPr>
      </w:pPr>
    </w:p>
    <w:p w14:paraId="52B71F6B" w14:textId="77777777" w:rsidR="00662D20" w:rsidRPr="00CD0963" w:rsidRDefault="00662D20" w:rsidP="00662D20">
      <w:pPr>
        <w:rPr>
          <w:rFonts w:cs="Times New Roman"/>
          <w:color w:val="000000" w:themeColor="text1"/>
        </w:rPr>
      </w:pPr>
      <w:r w:rsidRPr="00CD0963">
        <w:rPr>
          <w:rFonts w:cs="Times New Roman"/>
          <w:b/>
          <w:bCs/>
          <w:i/>
          <w:iCs/>
          <w:color w:val="000000" w:themeColor="text1"/>
        </w:rPr>
        <w:t>Urban Other Principal Arterial Pavement Condition</w:t>
      </w:r>
    </w:p>
    <w:p w14:paraId="563D4075" w14:textId="77777777" w:rsidR="00662D20" w:rsidRPr="00CD0963" w:rsidRDefault="00662D20" w:rsidP="00662D20">
      <w:pPr>
        <w:rPr>
          <w:rFonts w:eastAsia="Times New Roman" w:cs="Times New Roman"/>
          <w:color w:val="000000" w:themeColor="text1"/>
        </w:rPr>
      </w:pPr>
    </w:p>
    <w:p w14:paraId="06DEBAA0" w14:textId="690A1FEA" w:rsidR="00662D20" w:rsidRPr="00DF4DC3" w:rsidRDefault="68F3197C" w:rsidP="00662D20">
      <w:pPr>
        <w:rPr>
          <w:rFonts w:cs="Times New Roman"/>
          <w:color w:val="FF0000"/>
        </w:rPr>
      </w:pPr>
      <w:r w:rsidRPr="652361BB">
        <w:rPr>
          <w:rFonts w:cs="Times New Roman"/>
          <w:color w:val="000000" w:themeColor="text1"/>
        </w:rPr>
        <w:t xml:space="preserve">Urban Other Principal Arterials (UOPA) are four- to eight-lane roadways connecting different parts of an urban region. </w:t>
      </w:r>
      <w:r w:rsidRPr="652361BB">
        <w:rPr>
          <w:rFonts w:cs="Times New Roman"/>
        </w:rPr>
        <w:t>Overall, about 14</w:t>
      </w:r>
      <w:r w:rsidR="66F32460" w:rsidRPr="652361BB">
        <w:rPr>
          <w:rFonts w:cs="Times New Roman"/>
        </w:rPr>
        <w:t>.19</w:t>
      </w:r>
      <w:r w:rsidRPr="652361BB">
        <w:rPr>
          <w:rFonts w:cs="Times New Roman"/>
        </w:rPr>
        <w:t>% of the UOPA system—9,105 miles out of 6</w:t>
      </w:r>
      <w:r w:rsidR="66F32460" w:rsidRPr="652361BB">
        <w:rPr>
          <w:rFonts w:cs="Times New Roman"/>
        </w:rPr>
        <w:t>4,183</w:t>
      </w:r>
      <w:r w:rsidRPr="652361BB">
        <w:rPr>
          <w:rFonts w:cs="Times New Roman"/>
        </w:rPr>
        <w:t>—was reported to be in poor condition (Table 13, Percent Urban Other Principal Arterial Mileage in Poor Condition, 2020, Figure 9). This is a 0.33-point increase from 2019 whe</w:t>
      </w:r>
      <w:r w:rsidR="008D7DB1">
        <w:rPr>
          <w:rFonts w:cs="Times New Roman"/>
        </w:rPr>
        <w:t>n</w:t>
      </w:r>
      <w:r w:rsidRPr="652361BB">
        <w:rPr>
          <w:rFonts w:cs="Times New Roman"/>
        </w:rPr>
        <w:t xml:space="preserve"> 14.52% or 8,660 miles out of 64</w:t>
      </w:r>
      <w:r w:rsidR="66F32460" w:rsidRPr="652361BB">
        <w:rPr>
          <w:rFonts w:cs="Times New Roman"/>
        </w:rPr>
        <w:t xml:space="preserve">,054 </w:t>
      </w:r>
      <w:r w:rsidRPr="652361BB">
        <w:rPr>
          <w:rFonts w:cs="Times New Roman"/>
        </w:rPr>
        <w:t>miles were in poor condition. Overall urban arterial</w:t>
      </w:r>
      <w:r w:rsidR="27BD0026" w:rsidRPr="652361BB">
        <w:rPr>
          <w:rFonts w:cs="Times New Roman"/>
        </w:rPr>
        <w:t>s</w:t>
      </w:r>
      <w:r w:rsidRPr="652361BB">
        <w:rPr>
          <w:rFonts w:cs="Times New Roman"/>
        </w:rPr>
        <w:t xml:space="preserve"> </w:t>
      </w:r>
      <w:r w:rsidR="27BD0026" w:rsidRPr="652361BB">
        <w:rPr>
          <w:rFonts w:cs="Times New Roman"/>
        </w:rPr>
        <w:t xml:space="preserve">are </w:t>
      </w:r>
      <w:r w:rsidRPr="652361BB">
        <w:rPr>
          <w:rFonts w:cs="Times New Roman"/>
        </w:rPr>
        <w:t>in much worse condition than rural arterials, rural Interstates</w:t>
      </w:r>
      <w:r w:rsidR="2DFB8B2C" w:rsidRPr="652361BB">
        <w:rPr>
          <w:rFonts w:cs="Times New Roman"/>
        </w:rPr>
        <w:t>,</w:t>
      </w:r>
      <w:r w:rsidRPr="652361BB">
        <w:rPr>
          <w:rFonts w:cs="Times New Roman"/>
        </w:rPr>
        <w:t xml:space="preserve"> or urban Interstates</w:t>
      </w:r>
      <w:r w:rsidR="5C5D988B" w:rsidRPr="652361BB">
        <w:rPr>
          <w:rFonts w:cs="Times New Roman"/>
        </w:rPr>
        <w:t xml:space="preserve"> </w:t>
      </w:r>
      <w:r w:rsidRPr="652361BB">
        <w:rPr>
          <w:rFonts w:cs="Times New Roman"/>
        </w:rPr>
        <w:t xml:space="preserve">with the percent in poor condition at 1.13%, </w:t>
      </w:r>
      <w:r w:rsidR="1FD9E66F" w:rsidRPr="652361BB">
        <w:rPr>
          <w:rFonts w:cs="Times New Roman"/>
        </w:rPr>
        <w:t xml:space="preserve">2.10% </w:t>
      </w:r>
      <w:r w:rsidRPr="652361BB">
        <w:rPr>
          <w:rFonts w:cs="Times New Roman"/>
        </w:rPr>
        <w:t xml:space="preserve">and </w:t>
      </w:r>
      <w:r w:rsidR="1FD9E66F" w:rsidRPr="652361BB">
        <w:rPr>
          <w:rFonts w:cs="Times New Roman"/>
        </w:rPr>
        <w:t>4.77</w:t>
      </w:r>
      <w:r w:rsidRPr="652361BB">
        <w:rPr>
          <w:rFonts w:cs="Times New Roman"/>
        </w:rPr>
        <w:t>% respectively.  </w:t>
      </w:r>
    </w:p>
    <w:p w14:paraId="0278A905" w14:textId="77777777" w:rsidR="00662D20" w:rsidRPr="00DF4DC3" w:rsidRDefault="00662D20" w:rsidP="00662D20">
      <w:pPr>
        <w:rPr>
          <w:rFonts w:eastAsia="Times New Roman" w:cs="Times New Roman"/>
          <w:color w:val="FF0000"/>
        </w:rPr>
      </w:pPr>
    </w:p>
    <w:p w14:paraId="69F8D418" w14:textId="3FA3D38F" w:rsidR="00662D20" w:rsidRPr="00DF4DC3" w:rsidRDefault="68F3197C" w:rsidP="652361BB">
      <w:pPr>
        <w:rPr>
          <w:rFonts w:cs="Times New Roman"/>
        </w:rPr>
      </w:pPr>
      <w:r w:rsidRPr="79DF85DE">
        <w:rPr>
          <w:rFonts w:cs="Times New Roman"/>
        </w:rPr>
        <w:t>The percent UOPA mileage in poor condition varies drastically by state, from Minnesota</w:t>
      </w:r>
      <w:r w:rsidR="1FD9E66F" w:rsidRPr="79DF85DE">
        <w:rPr>
          <w:rFonts w:cs="Times New Roman"/>
        </w:rPr>
        <w:t xml:space="preserve"> </w:t>
      </w:r>
      <w:r w:rsidRPr="79DF85DE">
        <w:rPr>
          <w:rFonts w:cs="Times New Roman"/>
        </w:rPr>
        <w:t xml:space="preserve">with </w:t>
      </w:r>
      <w:r w:rsidR="1FD9E66F" w:rsidRPr="79DF85DE">
        <w:rPr>
          <w:rFonts w:cs="Times New Roman"/>
        </w:rPr>
        <w:t>1.85</w:t>
      </w:r>
      <w:r w:rsidRPr="79DF85DE">
        <w:rPr>
          <w:rFonts w:cs="Times New Roman"/>
        </w:rPr>
        <w:t>% to California</w:t>
      </w:r>
      <w:r w:rsidR="1FD9E66F" w:rsidRPr="79DF85DE">
        <w:rPr>
          <w:rFonts w:cs="Times New Roman"/>
        </w:rPr>
        <w:t xml:space="preserve"> </w:t>
      </w:r>
      <w:r w:rsidRPr="79DF85DE">
        <w:rPr>
          <w:rFonts w:cs="Times New Roman"/>
        </w:rPr>
        <w:t xml:space="preserve">at </w:t>
      </w:r>
      <w:r w:rsidR="1FD9E66F" w:rsidRPr="79DF85DE">
        <w:rPr>
          <w:rFonts w:cs="Times New Roman"/>
        </w:rPr>
        <w:t>39.80</w:t>
      </w:r>
      <w:r w:rsidRPr="79DF85DE">
        <w:rPr>
          <w:rFonts w:cs="Times New Roman"/>
        </w:rPr>
        <w:t>%.</w:t>
      </w:r>
      <w:r w:rsidRPr="79DF85DE">
        <w:rPr>
          <w:rFonts w:cs="Times New Roman"/>
          <w:color w:val="FF0000"/>
        </w:rPr>
        <w:t xml:space="preserve"> </w:t>
      </w:r>
      <w:r w:rsidR="1FD9E66F" w:rsidRPr="79DF85DE">
        <w:rPr>
          <w:rFonts w:cs="Times New Roman"/>
        </w:rPr>
        <w:t xml:space="preserve">Ten </w:t>
      </w:r>
      <w:r w:rsidRPr="79DF85DE">
        <w:rPr>
          <w:rFonts w:cs="Times New Roman"/>
        </w:rPr>
        <w:t>states reported less than 5% of UOPA miles in poor condition. On the other hand, five</w:t>
      </w:r>
      <w:r w:rsidR="1FD9E66F" w:rsidRPr="79DF85DE">
        <w:rPr>
          <w:rFonts w:cs="Times New Roman"/>
        </w:rPr>
        <w:t xml:space="preserve"> </w:t>
      </w:r>
      <w:r w:rsidRPr="79DF85DE">
        <w:rPr>
          <w:rFonts w:cs="Times New Roman"/>
        </w:rPr>
        <w:t xml:space="preserve">states (California, Rhode Island, Nebraska, </w:t>
      </w:r>
      <w:r w:rsidR="1FD9E66F" w:rsidRPr="79DF85DE">
        <w:rPr>
          <w:rFonts w:cs="Times New Roman"/>
        </w:rPr>
        <w:t xml:space="preserve">Massachusetts, and </w:t>
      </w:r>
      <w:r w:rsidRPr="79DF85DE">
        <w:rPr>
          <w:rFonts w:cs="Times New Roman"/>
        </w:rPr>
        <w:t>New York) reported more than 20% of their UOPA mileage to be in poor condition. These five</w:t>
      </w:r>
      <w:r w:rsidR="1FD9E66F" w:rsidRPr="79DF85DE">
        <w:rPr>
          <w:rFonts w:cs="Times New Roman"/>
        </w:rPr>
        <w:t xml:space="preserve"> </w:t>
      </w:r>
      <w:r w:rsidRPr="79DF85DE">
        <w:rPr>
          <w:rFonts w:cs="Times New Roman"/>
        </w:rPr>
        <w:t>states have 18</w:t>
      </w:r>
      <w:r w:rsidR="5F93FD20" w:rsidRPr="79DF85DE">
        <w:rPr>
          <w:rFonts w:cs="Times New Roman"/>
        </w:rPr>
        <w:t>.36</w:t>
      </w:r>
      <w:r w:rsidRPr="79DF85DE">
        <w:rPr>
          <w:rFonts w:cs="Times New Roman"/>
        </w:rPr>
        <w:t>% of the U.S. ROPA mileage, but 41</w:t>
      </w:r>
      <w:r w:rsidR="5F93FD20" w:rsidRPr="79DF85DE">
        <w:rPr>
          <w:rFonts w:cs="Times New Roman"/>
        </w:rPr>
        <w:t>.99</w:t>
      </w:r>
      <w:r w:rsidRPr="79DF85DE">
        <w:rPr>
          <w:rFonts w:cs="Times New Roman"/>
        </w:rPr>
        <w:t>% of the mileage that is in poor condition. </w:t>
      </w:r>
    </w:p>
    <w:p w14:paraId="09ED99AA" w14:textId="77777777" w:rsidR="00662D20" w:rsidRPr="00DF4DC3" w:rsidRDefault="00662D20" w:rsidP="00662D20">
      <w:pPr>
        <w:rPr>
          <w:rFonts w:eastAsia="Times New Roman" w:cs="Times New Roman"/>
          <w:color w:val="FF0000"/>
        </w:rPr>
      </w:pPr>
    </w:p>
    <w:p w14:paraId="7B2CBA10" w14:textId="2B08B8E7" w:rsidR="00662D20" w:rsidRPr="00DF4DC3" w:rsidRDefault="68F3197C" w:rsidP="00662D20">
      <w:pPr>
        <w:rPr>
          <w:rFonts w:cs="Times New Roman"/>
          <w:color w:val="FF0000"/>
        </w:rPr>
      </w:pPr>
      <w:r w:rsidRPr="652361BB">
        <w:rPr>
          <w:rFonts w:cs="Times New Roman"/>
        </w:rPr>
        <w:t>Between 2019 and 2020</w:t>
      </w:r>
      <w:r w:rsidR="6AB31CF2" w:rsidRPr="652361BB">
        <w:rPr>
          <w:rFonts w:cs="Times New Roman"/>
        </w:rPr>
        <w:t>,</w:t>
      </w:r>
      <w:r w:rsidRPr="652361BB">
        <w:rPr>
          <w:rFonts w:cs="Times New Roman"/>
        </w:rPr>
        <w:t xml:space="preserve"> most states saw minor changes in UOPA pavement condition.</w:t>
      </w:r>
      <w:r w:rsidRPr="652361BB">
        <w:rPr>
          <w:rFonts w:cs="Times New Roman"/>
          <w:color w:val="FF0000"/>
        </w:rPr>
        <w:t xml:space="preserve"> </w:t>
      </w:r>
      <w:r w:rsidRPr="652361BB">
        <w:rPr>
          <w:rFonts w:cs="Times New Roman"/>
        </w:rPr>
        <w:t>Thirty-six states saw decreases/increases of poor condition mileage of one percentage point or less, with 14 states seeing decreases and 22</w:t>
      </w:r>
      <w:r w:rsidR="0317A34B" w:rsidRPr="652361BB">
        <w:rPr>
          <w:rFonts w:cs="Times New Roman"/>
        </w:rPr>
        <w:t xml:space="preserve"> </w:t>
      </w:r>
      <w:r w:rsidRPr="652361BB">
        <w:rPr>
          <w:rFonts w:cs="Times New Roman"/>
        </w:rPr>
        <w:t>states seeing increases.</w:t>
      </w:r>
      <w:r w:rsidRPr="652361BB">
        <w:rPr>
          <w:rFonts w:cs="Times New Roman"/>
          <w:color w:val="FF0000"/>
        </w:rPr>
        <w:t xml:space="preserve"> </w:t>
      </w:r>
      <w:r w:rsidRPr="652361BB">
        <w:rPr>
          <w:rFonts w:cs="Times New Roman"/>
        </w:rPr>
        <w:t>O</w:t>
      </w:r>
      <w:r w:rsidR="33C2E0E0" w:rsidRPr="652361BB">
        <w:rPr>
          <w:rFonts w:cs="Times New Roman"/>
        </w:rPr>
        <w:t>n the other hand, nine</w:t>
      </w:r>
      <w:r w:rsidR="6AB31CF2" w:rsidRPr="652361BB">
        <w:rPr>
          <w:rFonts w:cs="Times New Roman"/>
        </w:rPr>
        <w:t xml:space="preserve"> </w:t>
      </w:r>
      <w:r w:rsidR="33C2E0E0" w:rsidRPr="652361BB">
        <w:rPr>
          <w:rFonts w:cs="Times New Roman"/>
        </w:rPr>
        <w:t>states had more than 2% of their mileage in poor condition</w:t>
      </w:r>
      <w:r w:rsidR="6DBEFF6E" w:rsidRPr="652361BB">
        <w:rPr>
          <w:rFonts w:cs="Times New Roman"/>
        </w:rPr>
        <w:t>.</w:t>
      </w:r>
      <w:r w:rsidRPr="652361BB">
        <w:rPr>
          <w:rFonts w:cs="Times New Roman"/>
          <w:color w:val="FF0000"/>
        </w:rPr>
        <w:t xml:space="preserve"> </w:t>
      </w:r>
      <w:r w:rsidR="33C2E0E0" w:rsidRPr="652361BB">
        <w:rPr>
          <w:rFonts w:cs="Times New Roman"/>
        </w:rPr>
        <w:t xml:space="preserve">The </w:t>
      </w:r>
      <w:r w:rsidRPr="652361BB">
        <w:rPr>
          <w:rFonts w:cs="Times New Roman"/>
        </w:rPr>
        <w:t>percentage of the UOPA system in poor condition in California</w:t>
      </w:r>
      <w:r w:rsidR="33C2E0E0" w:rsidRPr="652361BB">
        <w:rPr>
          <w:rFonts w:cs="Times New Roman"/>
        </w:rPr>
        <w:t xml:space="preserve">, Idaho, and Arkansas </w:t>
      </w:r>
      <w:r w:rsidR="6DBEFF6E" w:rsidRPr="652361BB">
        <w:rPr>
          <w:rFonts w:cs="Times New Roman"/>
        </w:rPr>
        <w:t>increased</w:t>
      </w:r>
      <w:r w:rsidR="5C5D988B" w:rsidRPr="652361BB">
        <w:rPr>
          <w:rFonts w:cs="Times New Roman"/>
        </w:rPr>
        <w:t xml:space="preserve"> (</w:t>
      </w:r>
      <w:r w:rsidR="6DBEFF6E" w:rsidRPr="652361BB">
        <w:rPr>
          <w:rFonts w:cs="Times New Roman"/>
        </w:rPr>
        <w:t>by 9.17</w:t>
      </w:r>
      <w:r w:rsidR="33C2E0E0" w:rsidRPr="652361BB">
        <w:rPr>
          <w:rFonts w:cs="Times New Roman"/>
        </w:rPr>
        <w:t xml:space="preserve">, 6.93, </w:t>
      </w:r>
      <w:r w:rsidR="21DB643C" w:rsidRPr="652361BB">
        <w:rPr>
          <w:rFonts w:cs="Times New Roman"/>
        </w:rPr>
        <w:t xml:space="preserve">and 3.40 </w:t>
      </w:r>
      <w:r w:rsidR="6DBEFF6E" w:rsidRPr="652361BB">
        <w:rPr>
          <w:rFonts w:cs="Times New Roman"/>
        </w:rPr>
        <w:t>points</w:t>
      </w:r>
      <w:r w:rsidR="6AB31CF2" w:rsidRPr="652361BB">
        <w:rPr>
          <w:rFonts w:cs="Times New Roman"/>
        </w:rPr>
        <w:t>,</w:t>
      </w:r>
      <w:r w:rsidR="33C2E0E0" w:rsidRPr="652361BB">
        <w:rPr>
          <w:rFonts w:cs="Times New Roman"/>
        </w:rPr>
        <w:t xml:space="preserve"> respectively</w:t>
      </w:r>
      <w:r w:rsidR="21DB643C" w:rsidRPr="652361BB">
        <w:rPr>
          <w:rFonts w:cs="Times New Roman"/>
        </w:rPr>
        <w:t>)</w:t>
      </w:r>
      <w:r w:rsidRPr="652361BB">
        <w:rPr>
          <w:rFonts w:cs="Times New Roman"/>
        </w:rPr>
        <w:t>, while the poor mileage in Hawaii</w:t>
      </w:r>
      <w:r w:rsidR="6DBEFF6E" w:rsidRPr="652361BB">
        <w:rPr>
          <w:rFonts w:cs="Times New Roman"/>
        </w:rPr>
        <w:t>, New Jersey, and West Virginia</w:t>
      </w:r>
      <w:r w:rsidR="33C2E0E0" w:rsidRPr="652361BB">
        <w:rPr>
          <w:rFonts w:cs="Times New Roman"/>
        </w:rPr>
        <w:t xml:space="preserve"> </w:t>
      </w:r>
      <w:r w:rsidR="40170F37" w:rsidRPr="652361BB">
        <w:rPr>
          <w:rFonts w:cs="Times New Roman"/>
        </w:rPr>
        <w:t xml:space="preserve">decreased </w:t>
      </w:r>
      <w:r w:rsidR="21DB643C" w:rsidRPr="652361BB">
        <w:rPr>
          <w:rFonts w:cs="Times New Roman"/>
        </w:rPr>
        <w:t>(</w:t>
      </w:r>
      <w:r w:rsidR="40170F37" w:rsidRPr="652361BB">
        <w:rPr>
          <w:rFonts w:cs="Times New Roman"/>
        </w:rPr>
        <w:t>by 6.24</w:t>
      </w:r>
      <w:r w:rsidR="6DBEFF6E" w:rsidRPr="652361BB">
        <w:rPr>
          <w:rFonts w:cs="Times New Roman"/>
        </w:rPr>
        <w:t>, 4.44, and 3</w:t>
      </w:r>
      <w:r w:rsidR="33C2E0E0" w:rsidRPr="652361BB">
        <w:rPr>
          <w:rFonts w:cs="Times New Roman"/>
        </w:rPr>
        <w:t>.11</w:t>
      </w:r>
      <w:r w:rsidR="6DBEFF6E" w:rsidRPr="652361BB">
        <w:rPr>
          <w:rFonts w:cs="Times New Roman"/>
        </w:rPr>
        <w:t xml:space="preserve"> </w:t>
      </w:r>
      <w:r w:rsidRPr="652361BB">
        <w:rPr>
          <w:rFonts w:cs="Times New Roman"/>
        </w:rPr>
        <w:t>points</w:t>
      </w:r>
      <w:r w:rsidR="6AB31CF2" w:rsidRPr="652361BB">
        <w:rPr>
          <w:rFonts w:cs="Times New Roman"/>
        </w:rPr>
        <w:t>,</w:t>
      </w:r>
      <w:r w:rsidR="6DBEFF6E" w:rsidRPr="652361BB">
        <w:rPr>
          <w:rFonts w:cs="Times New Roman"/>
        </w:rPr>
        <w:t xml:space="preserve"> respectively</w:t>
      </w:r>
      <w:r w:rsidR="21DB643C" w:rsidRPr="652361BB">
        <w:rPr>
          <w:rFonts w:cs="Times New Roman"/>
        </w:rPr>
        <w:t>)</w:t>
      </w:r>
      <w:r w:rsidRPr="652361BB">
        <w:rPr>
          <w:rFonts w:cs="Times New Roman"/>
        </w:rPr>
        <w:t>.</w:t>
      </w:r>
      <w:r w:rsidR="2B10A096" w:rsidRPr="652361BB">
        <w:rPr>
          <w:rFonts w:cs="Times New Roman"/>
        </w:rPr>
        <w:t xml:space="preserve"> </w:t>
      </w:r>
    </w:p>
    <w:p w14:paraId="7DEAF790" w14:textId="77777777" w:rsidR="00662D20" w:rsidRPr="00DF4DC3" w:rsidRDefault="00662D20" w:rsidP="00662D20">
      <w:pPr>
        <w:rPr>
          <w:rFonts w:eastAsia="Times New Roman" w:cs="Times New Roman"/>
          <w:color w:val="FF0000"/>
        </w:rPr>
      </w:pPr>
    </w:p>
    <w:p w14:paraId="3A2843FA" w14:textId="7BFB5007" w:rsidR="00662D20" w:rsidRPr="00DF4DC3" w:rsidRDefault="68F3197C" w:rsidP="652361BB">
      <w:pPr>
        <w:rPr>
          <w:rFonts w:cs="Times New Roman"/>
        </w:rPr>
      </w:pPr>
      <w:r w:rsidRPr="652361BB">
        <w:rPr>
          <w:rFonts w:cs="Times New Roman"/>
        </w:rPr>
        <w:t>Table 14: Percent Urban Other Principal Arterial Mileage in Poor Condition</w:t>
      </w:r>
      <w:r w:rsidR="15475363" w:rsidRPr="652361BB">
        <w:rPr>
          <w:rFonts w:cs="Times New Roman"/>
        </w:rPr>
        <w:t>, 2020</w:t>
      </w:r>
      <w:r w:rsidRPr="652361BB">
        <w:rPr>
          <w:rFonts w:cs="Times New Roman"/>
        </w:rPr>
        <w:t> </w:t>
      </w:r>
    </w:p>
    <w:tbl>
      <w:tblPr>
        <w:tblW w:w="0" w:type="auto"/>
        <w:tblCellMar>
          <w:top w:w="15" w:type="dxa"/>
          <w:left w:w="15" w:type="dxa"/>
          <w:bottom w:w="15" w:type="dxa"/>
          <w:right w:w="15" w:type="dxa"/>
        </w:tblCellMar>
        <w:tblLook w:val="04A0" w:firstRow="1" w:lastRow="0" w:firstColumn="1" w:lastColumn="0" w:noHBand="0" w:noVBand="1"/>
      </w:tblPr>
      <w:tblGrid>
        <w:gridCol w:w="1327"/>
        <w:gridCol w:w="2096"/>
        <w:gridCol w:w="3717"/>
      </w:tblGrid>
      <w:tr w:rsidR="00DF4DC3" w:rsidRPr="00DF4DC3" w14:paraId="57E719FC" w14:textId="77777777" w:rsidTr="16D0B965">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5C4A09E" w14:textId="45B01BBF" w:rsidR="00662D20" w:rsidRPr="00DF4DC3" w:rsidRDefault="68F3197C" w:rsidP="652361BB">
            <w:pPr>
              <w:spacing w:line="0" w:lineRule="atLeast"/>
              <w:rPr>
                <w:rFonts w:cs="Times New Roman"/>
              </w:rPr>
            </w:pPr>
            <w:r w:rsidRPr="652361BB">
              <w:rPr>
                <w:rFonts w:cs="Times New Roman"/>
              </w:rPr>
              <w:t>2020 Rank</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3529C39" w14:textId="77777777" w:rsidR="00662D20" w:rsidRPr="00DF4DC3" w:rsidRDefault="68F3197C" w:rsidP="652361BB">
            <w:pPr>
              <w:spacing w:line="0" w:lineRule="atLeast"/>
              <w:rPr>
                <w:rFonts w:cs="Times New Roman"/>
              </w:rPr>
            </w:pPr>
            <w:r w:rsidRPr="652361BB">
              <w:rPr>
                <w:rFonts w:cs="Times New Roman"/>
              </w:rPr>
              <w:t>State</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34013D8" w14:textId="77777777" w:rsidR="00662D20" w:rsidRPr="00DF4DC3" w:rsidRDefault="68F3197C" w:rsidP="652361BB">
            <w:pPr>
              <w:rPr>
                <w:rFonts w:cs="Times New Roman"/>
              </w:rPr>
            </w:pPr>
            <w:r w:rsidRPr="652361BB">
              <w:rPr>
                <w:rFonts w:cs="Times New Roman"/>
              </w:rPr>
              <w:t>Percent Urban Other Principal </w:t>
            </w:r>
          </w:p>
          <w:p w14:paraId="6C4616D7" w14:textId="77777777" w:rsidR="00662D20" w:rsidRPr="00DF4DC3" w:rsidRDefault="68F3197C" w:rsidP="652361BB">
            <w:pPr>
              <w:spacing w:line="0" w:lineRule="atLeast"/>
              <w:rPr>
                <w:rFonts w:cs="Times New Roman"/>
              </w:rPr>
            </w:pPr>
            <w:r w:rsidRPr="652361BB">
              <w:rPr>
                <w:rFonts w:cs="Times New Roman"/>
              </w:rPr>
              <w:t>Arterial Mileage in Poor Condition</w:t>
            </w:r>
          </w:p>
        </w:tc>
      </w:tr>
      <w:tr w:rsidR="652361BB" w14:paraId="479B885C"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33D33B5" w14:textId="4DEC85D7" w:rsidR="652361BB" w:rsidRDefault="652361BB" w:rsidP="652361BB">
            <w:pPr>
              <w:spacing w:line="0" w:lineRule="atLeast"/>
              <w:rPr>
                <w:rFonts w:cs="Times New Roman"/>
              </w:rPr>
            </w:pPr>
            <w:r w:rsidRPr="652361BB">
              <w:rPr>
                <w:rFonts w:cs="Times New Roman"/>
              </w:rPr>
              <w:t>1</w:t>
            </w:r>
          </w:p>
        </w:tc>
        <w:tc>
          <w:tcPr>
            <w:tcW w:w="20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C1675D5" w14:textId="426B544B" w:rsidR="0ADB0BE1" w:rsidRDefault="0ADB0BE1" w:rsidP="652361BB">
            <w:pPr>
              <w:spacing w:line="0" w:lineRule="atLeast"/>
              <w:rPr>
                <w:rFonts w:cs="Times New Roman"/>
              </w:rPr>
            </w:pPr>
            <w:r w:rsidRPr="652361BB">
              <w:rPr>
                <w:rFonts w:cs="Times New Roman"/>
              </w:rPr>
              <w:t xml:space="preserve">Minnesota </w:t>
            </w:r>
          </w:p>
        </w:tc>
        <w:tc>
          <w:tcPr>
            <w:tcW w:w="37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1E836A07" w14:textId="3F236B5C" w:rsidR="652361BB" w:rsidRDefault="652361BB" w:rsidP="652361BB">
            <w:pPr>
              <w:spacing w:line="0" w:lineRule="atLeast"/>
              <w:rPr>
                <w:rFonts w:cs="Times New Roman"/>
              </w:rPr>
            </w:pPr>
            <w:r w:rsidRPr="652361BB">
              <w:rPr>
                <w:rFonts w:cs="Times New Roman"/>
              </w:rPr>
              <w:t>1.85</w:t>
            </w:r>
          </w:p>
        </w:tc>
      </w:tr>
      <w:tr w:rsidR="652361BB" w14:paraId="6BEFBFA7"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A4C4520" w14:textId="4A3B293B" w:rsidR="652361BB" w:rsidRDefault="652361BB" w:rsidP="652361BB">
            <w:pPr>
              <w:spacing w:line="0" w:lineRule="atLeast"/>
              <w:rPr>
                <w:rFonts w:cs="Times New Roman"/>
              </w:rPr>
            </w:pPr>
            <w:r w:rsidRPr="652361BB">
              <w:rPr>
                <w:rFonts w:cs="Times New Roman"/>
              </w:rPr>
              <w:t>2</w:t>
            </w:r>
          </w:p>
        </w:tc>
        <w:tc>
          <w:tcPr>
            <w:tcW w:w="20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E9168A4" w14:textId="29FD4C41" w:rsidR="0ADB0BE1" w:rsidRDefault="0ADB0BE1" w:rsidP="652361BB">
            <w:pPr>
              <w:spacing w:line="0" w:lineRule="atLeast"/>
              <w:rPr>
                <w:rFonts w:cs="Times New Roman"/>
              </w:rPr>
            </w:pPr>
            <w:r w:rsidRPr="652361BB">
              <w:rPr>
                <w:rFonts w:cs="Times New Roman"/>
              </w:rPr>
              <w:t>Alabama</w:t>
            </w:r>
          </w:p>
        </w:tc>
        <w:tc>
          <w:tcPr>
            <w:tcW w:w="37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572FE7B" w14:textId="7E9B1CD6" w:rsidR="652361BB" w:rsidRDefault="652361BB" w:rsidP="652361BB">
            <w:pPr>
              <w:spacing w:line="0" w:lineRule="atLeast"/>
              <w:rPr>
                <w:rFonts w:cs="Times New Roman"/>
              </w:rPr>
            </w:pPr>
            <w:r w:rsidRPr="652361BB">
              <w:rPr>
                <w:rFonts w:cs="Times New Roman"/>
              </w:rPr>
              <w:t>1.94</w:t>
            </w:r>
          </w:p>
        </w:tc>
      </w:tr>
      <w:tr w:rsidR="00DF4DC3" w:rsidRPr="00DF4DC3" w14:paraId="7E1FBCEA" w14:textId="77777777" w:rsidTr="16D0B965">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7DCB754" w14:textId="31D34FD5" w:rsidR="00662D20" w:rsidRPr="00DF4DC3" w:rsidRDefault="652361BB" w:rsidP="652361BB">
            <w:pPr>
              <w:spacing w:line="0" w:lineRule="atLeast"/>
              <w:rPr>
                <w:rFonts w:cs="Times New Roman"/>
              </w:rPr>
            </w:pPr>
            <w:r w:rsidRPr="652361BB">
              <w:rPr>
                <w:rFonts w:cs="Times New Roman"/>
              </w:rPr>
              <w:t>3</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972091A" w14:textId="49C7F998" w:rsidR="00662D20" w:rsidRPr="00DF4DC3" w:rsidRDefault="0ADB0BE1" w:rsidP="652361BB">
            <w:pPr>
              <w:spacing w:line="0" w:lineRule="atLeast"/>
              <w:rPr>
                <w:rFonts w:cs="Times New Roman"/>
              </w:rPr>
            </w:pPr>
            <w:r w:rsidRPr="652361BB">
              <w:rPr>
                <w:rFonts w:cs="Times New Roman"/>
              </w:rPr>
              <w:t xml:space="preserve">Georgia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6D40064" w14:textId="250F6F65" w:rsidR="00662D20" w:rsidRPr="00DF4DC3" w:rsidRDefault="0ADB0BE1" w:rsidP="652361BB">
            <w:pPr>
              <w:spacing w:line="0" w:lineRule="atLeast"/>
              <w:rPr>
                <w:rFonts w:cs="Times New Roman"/>
              </w:rPr>
            </w:pPr>
            <w:r w:rsidRPr="652361BB">
              <w:rPr>
                <w:rFonts w:cs="Times New Roman"/>
              </w:rPr>
              <w:t>1.97</w:t>
            </w:r>
          </w:p>
        </w:tc>
      </w:tr>
      <w:tr w:rsidR="00DF4DC3" w:rsidRPr="00DF4DC3" w14:paraId="7EE85B57" w14:textId="77777777" w:rsidTr="16D0B965">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29F4CE1" w14:textId="52DF27C1" w:rsidR="00662D20" w:rsidRPr="00DF4DC3" w:rsidRDefault="652361BB" w:rsidP="652361BB">
            <w:pPr>
              <w:spacing w:line="0" w:lineRule="atLeast"/>
              <w:rPr>
                <w:rFonts w:cs="Times New Roman"/>
              </w:rPr>
            </w:pPr>
            <w:r w:rsidRPr="652361BB">
              <w:rPr>
                <w:rFonts w:cs="Times New Roman"/>
              </w:rPr>
              <w:lastRenderedPageBreak/>
              <w:t>4</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4550E8E" w14:textId="1A4A8FB1" w:rsidR="00662D20" w:rsidRPr="00DF4DC3" w:rsidRDefault="0ADB0BE1" w:rsidP="652361BB">
            <w:pPr>
              <w:spacing w:line="0" w:lineRule="atLeast"/>
              <w:rPr>
                <w:rFonts w:cs="Times New Roman"/>
              </w:rPr>
            </w:pPr>
            <w:r w:rsidRPr="652361BB">
              <w:rPr>
                <w:rFonts w:cs="Times New Roman"/>
              </w:rPr>
              <w:t xml:space="preserve">Florida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E1C4DFA" w14:textId="5FCFD8E2" w:rsidR="00662D20" w:rsidRPr="00DF4DC3" w:rsidRDefault="652361BB" w:rsidP="652361BB">
            <w:pPr>
              <w:spacing w:line="0" w:lineRule="atLeast"/>
              <w:rPr>
                <w:rFonts w:cs="Times New Roman"/>
              </w:rPr>
            </w:pPr>
            <w:r w:rsidRPr="652361BB">
              <w:rPr>
                <w:rFonts w:cs="Times New Roman"/>
              </w:rPr>
              <w:t>2.09</w:t>
            </w:r>
          </w:p>
        </w:tc>
      </w:tr>
      <w:tr w:rsidR="00DF4DC3" w:rsidRPr="00DF4DC3" w14:paraId="0C0ECF8A" w14:textId="77777777" w:rsidTr="16D0B965">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3050B8C" w14:textId="78CB3243" w:rsidR="00662D20" w:rsidRPr="00DF4DC3" w:rsidRDefault="652361BB" w:rsidP="652361BB">
            <w:pPr>
              <w:spacing w:line="0" w:lineRule="atLeast"/>
              <w:rPr>
                <w:rFonts w:cs="Times New Roman"/>
              </w:rPr>
            </w:pPr>
            <w:r w:rsidRPr="652361BB">
              <w:rPr>
                <w:rFonts w:cs="Times New Roman"/>
              </w:rPr>
              <w:t>5</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398C5E9" w14:textId="083E87B7" w:rsidR="00662D20" w:rsidRPr="00DF4DC3" w:rsidRDefault="0ADB0BE1" w:rsidP="652361BB">
            <w:pPr>
              <w:spacing w:line="0" w:lineRule="atLeast"/>
              <w:rPr>
                <w:rFonts w:cs="Times New Roman"/>
              </w:rPr>
            </w:pPr>
            <w:r w:rsidRPr="652361BB">
              <w:rPr>
                <w:rFonts w:cs="Times New Roman"/>
              </w:rPr>
              <w:t xml:space="preserve">Utah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6ED637E" w14:textId="76CEAE58" w:rsidR="00662D20" w:rsidRPr="00DF4DC3" w:rsidRDefault="0ADB0BE1" w:rsidP="652361BB">
            <w:pPr>
              <w:spacing w:line="0" w:lineRule="atLeast"/>
              <w:rPr>
                <w:rFonts w:cs="Times New Roman"/>
              </w:rPr>
            </w:pPr>
            <w:r w:rsidRPr="652361BB">
              <w:rPr>
                <w:rFonts w:cs="Times New Roman"/>
              </w:rPr>
              <w:t>3.15</w:t>
            </w:r>
          </w:p>
        </w:tc>
      </w:tr>
      <w:tr w:rsidR="16D0B965" w14:paraId="7B8F498E"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B67319A" w14:textId="5FC737F2" w:rsidR="16D0B965" w:rsidRDefault="16D0B965" w:rsidP="16D0B965">
            <w:pPr>
              <w:spacing w:line="0" w:lineRule="atLeast"/>
              <w:rPr>
                <w:rFonts w:cs="Times New Roman"/>
              </w:rPr>
            </w:pPr>
            <w:r w:rsidRPr="16D0B965">
              <w:rPr>
                <w:rFonts w:cs="Times New Roman"/>
              </w:rPr>
              <w:t>6</w:t>
            </w:r>
          </w:p>
        </w:tc>
        <w:tc>
          <w:tcPr>
            <w:tcW w:w="20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698C838" w14:textId="53423D1A" w:rsidR="396FE510" w:rsidRDefault="396FE510" w:rsidP="16D0B965">
            <w:pPr>
              <w:spacing w:line="0" w:lineRule="atLeast"/>
              <w:rPr>
                <w:rFonts w:cs="Times New Roman"/>
              </w:rPr>
            </w:pPr>
            <w:r w:rsidRPr="16D0B965">
              <w:rPr>
                <w:rFonts w:cs="Times New Roman"/>
              </w:rPr>
              <w:t xml:space="preserve">Kentucky </w:t>
            </w:r>
          </w:p>
        </w:tc>
        <w:tc>
          <w:tcPr>
            <w:tcW w:w="37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4F5EBA8" w14:textId="17EF1070" w:rsidR="16D0B965" w:rsidRDefault="16D0B965" w:rsidP="16D0B965">
            <w:pPr>
              <w:spacing w:line="0" w:lineRule="atLeast"/>
              <w:rPr>
                <w:rFonts w:cs="Times New Roman"/>
              </w:rPr>
            </w:pPr>
            <w:r w:rsidRPr="16D0B965">
              <w:rPr>
                <w:rFonts w:cs="Times New Roman"/>
              </w:rPr>
              <w:t>3.56</w:t>
            </w:r>
          </w:p>
        </w:tc>
      </w:tr>
      <w:tr w:rsidR="652361BB" w14:paraId="28063EE3"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CCC6363" w14:textId="62D0EAD3" w:rsidR="652361BB" w:rsidRDefault="16D0B965" w:rsidP="652361BB">
            <w:pPr>
              <w:spacing w:line="0" w:lineRule="atLeast"/>
              <w:rPr>
                <w:rFonts w:cs="Times New Roman"/>
              </w:rPr>
            </w:pPr>
            <w:r w:rsidRPr="16D0B965">
              <w:rPr>
                <w:rFonts w:cs="Times New Roman"/>
              </w:rPr>
              <w:t>7</w:t>
            </w:r>
          </w:p>
        </w:tc>
        <w:tc>
          <w:tcPr>
            <w:tcW w:w="20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8E8B5DA" w14:textId="1409AB81" w:rsidR="0ADB0BE1" w:rsidRDefault="0ADB0BE1" w:rsidP="652361BB">
            <w:pPr>
              <w:spacing w:line="0" w:lineRule="atLeast"/>
              <w:rPr>
                <w:rFonts w:cs="Times New Roman"/>
              </w:rPr>
            </w:pPr>
            <w:r w:rsidRPr="652361BB">
              <w:rPr>
                <w:rFonts w:cs="Times New Roman"/>
              </w:rPr>
              <w:t xml:space="preserve">North Carolina </w:t>
            </w:r>
          </w:p>
        </w:tc>
        <w:tc>
          <w:tcPr>
            <w:tcW w:w="37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2D804DA" w14:textId="30DC46A8" w:rsidR="0ADB0BE1" w:rsidRDefault="0ADB0BE1" w:rsidP="652361BB">
            <w:pPr>
              <w:spacing w:line="0" w:lineRule="atLeast"/>
              <w:rPr>
                <w:rFonts w:cs="Times New Roman"/>
              </w:rPr>
            </w:pPr>
            <w:r w:rsidRPr="652361BB">
              <w:rPr>
                <w:rFonts w:cs="Times New Roman"/>
              </w:rPr>
              <w:t>4.16</w:t>
            </w:r>
          </w:p>
        </w:tc>
      </w:tr>
      <w:tr w:rsidR="652361BB" w14:paraId="36ABAA67"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C8C51D3" w14:textId="76851D9F" w:rsidR="652361BB" w:rsidRDefault="16D0B965" w:rsidP="652361BB">
            <w:pPr>
              <w:spacing w:line="0" w:lineRule="atLeast"/>
              <w:rPr>
                <w:rFonts w:cs="Times New Roman"/>
              </w:rPr>
            </w:pPr>
            <w:r w:rsidRPr="16D0B965">
              <w:rPr>
                <w:rFonts w:cs="Times New Roman"/>
              </w:rPr>
              <w:t>8</w:t>
            </w:r>
          </w:p>
        </w:tc>
        <w:tc>
          <w:tcPr>
            <w:tcW w:w="20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9AF8A87" w14:textId="0623938B" w:rsidR="0ADB0BE1" w:rsidRDefault="0ADB0BE1" w:rsidP="652361BB">
            <w:pPr>
              <w:spacing w:line="0" w:lineRule="atLeast"/>
              <w:rPr>
                <w:rFonts w:cs="Times New Roman"/>
              </w:rPr>
            </w:pPr>
            <w:r w:rsidRPr="652361BB">
              <w:rPr>
                <w:rFonts w:cs="Times New Roman"/>
              </w:rPr>
              <w:t xml:space="preserve">South Carolina </w:t>
            </w:r>
          </w:p>
        </w:tc>
        <w:tc>
          <w:tcPr>
            <w:tcW w:w="37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7D9711E" w14:textId="2171DA49" w:rsidR="652361BB" w:rsidRDefault="652361BB" w:rsidP="652361BB">
            <w:pPr>
              <w:spacing w:line="0" w:lineRule="atLeast"/>
              <w:rPr>
                <w:rFonts w:cs="Times New Roman"/>
              </w:rPr>
            </w:pPr>
            <w:r w:rsidRPr="652361BB">
              <w:rPr>
                <w:rFonts w:cs="Times New Roman"/>
              </w:rPr>
              <w:t>4.20</w:t>
            </w:r>
          </w:p>
        </w:tc>
      </w:tr>
      <w:tr w:rsidR="00DF4DC3" w:rsidRPr="00DF4DC3" w14:paraId="3E225882" w14:textId="77777777" w:rsidTr="16D0B965">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F3C90DD" w14:textId="7750E3F7" w:rsidR="00662D20" w:rsidRPr="00DF4DC3" w:rsidRDefault="16D0B965" w:rsidP="652361BB">
            <w:pPr>
              <w:spacing w:line="0" w:lineRule="atLeast"/>
              <w:rPr>
                <w:rFonts w:cs="Times New Roman"/>
              </w:rPr>
            </w:pPr>
            <w:r w:rsidRPr="16D0B965">
              <w:rPr>
                <w:rFonts w:cs="Times New Roman"/>
              </w:rPr>
              <w:t>9</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18E3CCF" w14:textId="613702D2" w:rsidR="00662D20" w:rsidRPr="00DF4DC3" w:rsidRDefault="0ADB0BE1" w:rsidP="652361BB">
            <w:pPr>
              <w:spacing w:line="0" w:lineRule="atLeast"/>
              <w:rPr>
                <w:rFonts w:cs="Times New Roman"/>
              </w:rPr>
            </w:pPr>
            <w:r w:rsidRPr="652361BB">
              <w:rPr>
                <w:rFonts w:cs="Times New Roman"/>
              </w:rPr>
              <w:t xml:space="preserve">Alaska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8BFB8D4" w14:textId="11E3527C" w:rsidR="00662D20" w:rsidRPr="00DF4DC3" w:rsidRDefault="652361BB" w:rsidP="652361BB">
            <w:pPr>
              <w:spacing w:line="0" w:lineRule="atLeast"/>
              <w:rPr>
                <w:rFonts w:cs="Times New Roman"/>
              </w:rPr>
            </w:pPr>
            <w:r w:rsidRPr="652361BB">
              <w:rPr>
                <w:rFonts w:cs="Times New Roman"/>
              </w:rPr>
              <w:t>4.48</w:t>
            </w:r>
          </w:p>
        </w:tc>
      </w:tr>
      <w:tr w:rsidR="652361BB" w14:paraId="361374EA"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21D9DD5" w14:textId="2B1491BD" w:rsidR="652361BB" w:rsidRDefault="16D0B965" w:rsidP="652361BB">
            <w:pPr>
              <w:spacing w:line="0" w:lineRule="atLeast"/>
              <w:rPr>
                <w:rFonts w:cs="Times New Roman"/>
              </w:rPr>
            </w:pPr>
            <w:r w:rsidRPr="16D0B965">
              <w:rPr>
                <w:rFonts w:cs="Times New Roman"/>
              </w:rPr>
              <w:t>10</w:t>
            </w:r>
          </w:p>
        </w:tc>
        <w:tc>
          <w:tcPr>
            <w:tcW w:w="20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3CAD2D7" w14:textId="4558EA77" w:rsidR="68F3197C" w:rsidRDefault="68F3197C" w:rsidP="652361BB">
            <w:pPr>
              <w:spacing w:line="0" w:lineRule="atLeast"/>
              <w:rPr>
                <w:rFonts w:cs="Times New Roman"/>
              </w:rPr>
            </w:pPr>
            <w:r w:rsidRPr="652361BB">
              <w:rPr>
                <w:rFonts w:cs="Times New Roman"/>
              </w:rPr>
              <w:t>Tenne</w:t>
            </w:r>
            <w:r w:rsidR="0ADB0BE1" w:rsidRPr="652361BB">
              <w:rPr>
                <w:rFonts w:cs="Times New Roman"/>
              </w:rPr>
              <w:t>ssee</w:t>
            </w:r>
          </w:p>
        </w:tc>
        <w:tc>
          <w:tcPr>
            <w:tcW w:w="37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753240D" w14:textId="31201E23" w:rsidR="68F3197C" w:rsidRDefault="68F3197C" w:rsidP="652361BB">
            <w:pPr>
              <w:spacing w:line="0" w:lineRule="atLeast"/>
              <w:rPr>
                <w:rFonts w:cs="Times New Roman"/>
              </w:rPr>
            </w:pPr>
            <w:r w:rsidRPr="652361BB">
              <w:rPr>
                <w:rFonts w:cs="Times New Roman"/>
              </w:rPr>
              <w:t>4.97</w:t>
            </w:r>
          </w:p>
        </w:tc>
      </w:tr>
      <w:tr w:rsidR="652361BB" w14:paraId="24CFE180"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8E9631D" w14:textId="5B0666DD" w:rsidR="68F3197C" w:rsidRDefault="68F3197C" w:rsidP="652361BB">
            <w:pPr>
              <w:spacing w:line="0" w:lineRule="atLeast"/>
              <w:rPr>
                <w:rFonts w:cs="Times New Roman"/>
              </w:rPr>
            </w:pPr>
            <w:r w:rsidRPr="16D0B965">
              <w:rPr>
                <w:rFonts w:cs="Times New Roman"/>
              </w:rPr>
              <w:t>11</w:t>
            </w:r>
          </w:p>
        </w:tc>
        <w:tc>
          <w:tcPr>
            <w:tcW w:w="20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1D9B2C3" w14:textId="62F754DC" w:rsidR="0ADB0BE1" w:rsidRDefault="0ADB0BE1" w:rsidP="652361BB">
            <w:pPr>
              <w:spacing w:line="0" w:lineRule="atLeast"/>
              <w:rPr>
                <w:rFonts w:cs="Times New Roman"/>
              </w:rPr>
            </w:pPr>
            <w:r w:rsidRPr="652361BB">
              <w:rPr>
                <w:rFonts w:cs="Times New Roman"/>
              </w:rPr>
              <w:t xml:space="preserve">Delaware </w:t>
            </w:r>
          </w:p>
        </w:tc>
        <w:tc>
          <w:tcPr>
            <w:tcW w:w="37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D63FBE3" w14:textId="336A9DA6" w:rsidR="68F3197C" w:rsidRDefault="68F3197C" w:rsidP="652361BB">
            <w:pPr>
              <w:spacing w:line="0" w:lineRule="atLeast"/>
              <w:rPr>
                <w:rFonts w:cs="Times New Roman"/>
              </w:rPr>
            </w:pPr>
            <w:r w:rsidRPr="652361BB">
              <w:rPr>
                <w:rFonts w:cs="Times New Roman"/>
              </w:rPr>
              <w:t>5.03</w:t>
            </w:r>
          </w:p>
        </w:tc>
      </w:tr>
      <w:tr w:rsidR="652361BB" w14:paraId="6AA609CC"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3166971" w14:textId="72F23EB9" w:rsidR="652361BB" w:rsidRDefault="652361BB" w:rsidP="652361BB">
            <w:pPr>
              <w:spacing w:line="0" w:lineRule="atLeast"/>
              <w:rPr>
                <w:rFonts w:cs="Times New Roman"/>
              </w:rPr>
            </w:pPr>
            <w:r w:rsidRPr="16D0B965">
              <w:rPr>
                <w:rFonts w:cs="Times New Roman"/>
              </w:rPr>
              <w:t>12</w:t>
            </w:r>
          </w:p>
        </w:tc>
        <w:tc>
          <w:tcPr>
            <w:tcW w:w="20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8C445DA" w14:textId="57FE5468" w:rsidR="0ADB0BE1" w:rsidRDefault="0ADB0BE1" w:rsidP="652361BB">
            <w:pPr>
              <w:spacing w:line="0" w:lineRule="atLeast"/>
              <w:rPr>
                <w:rFonts w:cs="Times New Roman"/>
              </w:rPr>
            </w:pPr>
            <w:r w:rsidRPr="652361BB">
              <w:rPr>
                <w:rFonts w:cs="Times New Roman"/>
              </w:rPr>
              <w:t xml:space="preserve">Nevada </w:t>
            </w:r>
          </w:p>
        </w:tc>
        <w:tc>
          <w:tcPr>
            <w:tcW w:w="37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AD44617" w14:textId="66434E18" w:rsidR="652361BB" w:rsidRDefault="652361BB" w:rsidP="652361BB">
            <w:pPr>
              <w:spacing w:line="0" w:lineRule="atLeast"/>
              <w:rPr>
                <w:rFonts w:cs="Times New Roman"/>
              </w:rPr>
            </w:pPr>
            <w:r w:rsidRPr="652361BB">
              <w:rPr>
                <w:rFonts w:cs="Times New Roman"/>
              </w:rPr>
              <w:t>5.04</w:t>
            </w:r>
          </w:p>
        </w:tc>
      </w:tr>
      <w:tr w:rsidR="652361BB" w14:paraId="251265F9"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E4ED7DA" w14:textId="426F3133" w:rsidR="652361BB" w:rsidRDefault="652361BB" w:rsidP="652361BB">
            <w:pPr>
              <w:spacing w:line="0" w:lineRule="atLeast"/>
              <w:rPr>
                <w:rFonts w:cs="Times New Roman"/>
              </w:rPr>
            </w:pPr>
            <w:r w:rsidRPr="16D0B965">
              <w:rPr>
                <w:rFonts w:cs="Times New Roman"/>
              </w:rPr>
              <w:t>13</w:t>
            </w:r>
          </w:p>
        </w:tc>
        <w:tc>
          <w:tcPr>
            <w:tcW w:w="20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91DD06F" w14:textId="0C7CF4B1" w:rsidR="0ADB0BE1" w:rsidRDefault="0ADB0BE1" w:rsidP="652361BB">
            <w:pPr>
              <w:spacing w:line="0" w:lineRule="atLeast"/>
              <w:rPr>
                <w:rFonts w:cs="Times New Roman"/>
              </w:rPr>
            </w:pPr>
            <w:r w:rsidRPr="652361BB">
              <w:rPr>
                <w:rFonts w:cs="Times New Roman"/>
              </w:rPr>
              <w:t xml:space="preserve">New Hampshire </w:t>
            </w:r>
          </w:p>
        </w:tc>
        <w:tc>
          <w:tcPr>
            <w:tcW w:w="37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92F3614" w14:textId="0ED7E8CB" w:rsidR="652361BB" w:rsidRDefault="652361BB" w:rsidP="652361BB">
            <w:pPr>
              <w:spacing w:line="0" w:lineRule="atLeast"/>
              <w:rPr>
                <w:rFonts w:cs="Times New Roman"/>
              </w:rPr>
            </w:pPr>
            <w:r w:rsidRPr="652361BB">
              <w:rPr>
                <w:rFonts w:cs="Times New Roman"/>
              </w:rPr>
              <w:t>5.65</w:t>
            </w:r>
          </w:p>
        </w:tc>
      </w:tr>
      <w:tr w:rsidR="652361BB" w14:paraId="7A1FFA16"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1BD5B6F2" w14:textId="09554F0D" w:rsidR="652361BB" w:rsidRDefault="652361BB" w:rsidP="652361BB">
            <w:pPr>
              <w:spacing w:line="0" w:lineRule="atLeast"/>
              <w:rPr>
                <w:rFonts w:cs="Times New Roman"/>
              </w:rPr>
            </w:pPr>
            <w:r w:rsidRPr="16D0B965">
              <w:rPr>
                <w:rFonts w:cs="Times New Roman"/>
              </w:rPr>
              <w:t>14</w:t>
            </w:r>
          </w:p>
        </w:tc>
        <w:tc>
          <w:tcPr>
            <w:tcW w:w="20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CEB1793" w14:textId="761A90A7" w:rsidR="0ADB0BE1" w:rsidRDefault="0ADB0BE1" w:rsidP="652361BB">
            <w:pPr>
              <w:spacing w:line="0" w:lineRule="atLeast"/>
              <w:rPr>
                <w:rFonts w:cs="Times New Roman"/>
              </w:rPr>
            </w:pPr>
            <w:r w:rsidRPr="652361BB">
              <w:rPr>
                <w:rFonts w:cs="Times New Roman"/>
              </w:rPr>
              <w:t xml:space="preserve">West Virginia </w:t>
            </w:r>
          </w:p>
        </w:tc>
        <w:tc>
          <w:tcPr>
            <w:tcW w:w="37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9C847D0" w14:textId="6895A66C" w:rsidR="652361BB" w:rsidRDefault="652361BB" w:rsidP="652361BB">
            <w:pPr>
              <w:spacing w:line="0" w:lineRule="atLeast"/>
              <w:rPr>
                <w:rFonts w:cs="Times New Roman"/>
              </w:rPr>
            </w:pPr>
            <w:r w:rsidRPr="652361BB">
              <w:rPr>
                <w:rFonts w:cs="Times New Roman"/>
              </w:rPr>
              <w:t>5.74</w:t>
            </w:r>
          </w:p>
        </w:tc>
      </w:tr>
      <w:tr w:rsidR="652361BB" w14:paraId="1882DDB7"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6BF7355" w14:textId="4683BB43" w:rsidR="652361BB" w:rsidRDefault="652361BB" w:rsidP="652361BB">
            <w:pPr>
              <w:spacing w:line="0" w:lineRule="atLeast"/>
              <w:rPr>
                <w:rFonts w:cs="Times New Roman"/>
              </w:rPr>
            </w:pPr>
            <w:r w:rsidRPr="16D0B965">
              <w:rPr>
                <w:rFonts w:cs="Times New Roman"/>
              </w:rPr>
              <w:t>15</w:t>
            </w:r>
          </w:p>
        </w:tc>
        <w:tc>
          <w:tcPr>
            <w:tcW w:w="20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0F597B9" w14:textId="011D49F2" w:rsidR="0ADB0BE1" w:rsidRDefault="0ADB0BE1" w:rsidP="652361BB">
            <w:pPr>
              <w:spacing w:line="0" w:lineRule="atLeast"/>
              <w:rPr>
                <w:rFonts w:cs="Times New Roman"/>
              </w:rPr>
            </w:pPr>
            <w:r w:rsidRPr="652361BB">
              <w:rPr>
                <w:rFonts w:cs="Times New Roman"/>
              </w:rPr>
              <w:t xml:space="preserve">Wyoming </w:t>
            </w:r>
          </w:p>
        </w:tc>
        <w:tc>
          <w:tcPr>
            <w:tcW w:w="37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F2C6A0E" w14:textId="1425C0B9" w:rsidR="652361BB" w:rsidRDefault="652361BB" w:rsidP="652361BB">
            <w:pPr>
              <w:spacing w:line="0" w:lineRule="atLeast"/>
              <w:rPr>
                <w:rFonts w:cs="Times New Roman"/>
              </w:rPr>
            </w:pPr>
            <w:r w:rsidRPr="652361BB">
              <w:rPr>
                <w:rFonts w:cs="Times New Roman"/>
              </w:rPr>
              <w:t>5.94</w:t>
            </w:r>
          </w:p>
        </w:tc>
      </w:tr>
      <w:tr w:rsidR="652361BB" w14:paraId="7CF6CEF1"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E8F8CD2" w14:textId="5426555D" w:rsidR="68F3197C" w:rsidRDefault="68F3197C" w:rsidP="652361BB">
            <w:pPr>
              <w:spacing w:line="0" w:lineRule="atLeast"/>
              <w:rPr>
                <w:rFonts w:cs="Times New Roman"/>
              </w:rPr>
            </w:pPr>
            <w:r w:rsidRPr="16D0B965">
              <w:rPr>
                <w:rFonts w:cs="Times New Roman"/>
              </w:rPr>
              <w:t>16</w:t>
            </w:r>
          </w:p>
        </w:tc>
        <w:tc>
          <w:tcPr>
            <w:tcW w:w="20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43AB7A9" w14:textId="7A7725A6" w:rsidR="0ADB0BE1" w:rsidRDefault="0ADB0BE1" w:rsidP="652361BB">
            <w:pPr>
              <w:spacing w:line="0" w:lineRule="atLeast"/>
              <w:rPr>
                <w:rFonts w:cs="Times New Roman"/>
              </w:rPr>
            </w:pPr>
            <w:r w:rsidRPr="652361BB">
              <w:rPr>
                <w:rFonts w:cs="Times New Roman"/>
              </w:rPr>
              <w:t xml:space="preserve">Virginia </w:t>
            </w:r>
          </w:p>
        </w:tc>
        <w:tc>
          <w:tcPr>
            <w:tcW w:w="37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E8A400D" w14:textId="195A0380" w:rsidR="0ADB0BE1" w:rsidRDefault="0ADB0BE1" w:rsidP="652361BB">
            <w:pPr>
              <w:spacing w:line="0" w:lineRule="atLeast"/>
              <w:rPr>
                <w:rFonts w:cs="Times New Roman"/>
              </w:rPr>
            </w:pPr>
            <w:r w:rsidRPr="652361BB">
              <w:rPr>
                <w:rFonts w:cs="Times New Roman"/>
              </w:rPr>
              <w:t>6.10</w:t>
            </w:r>
          </w:p>
        </w:tc>
      </w:tr>
      <w:tr w:rsidR="652361BB" w14:paraId="26DE1828"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FF208E8" w14:textId="5CD418C9" w:rsidR="68F3197C" w:rsidRDefault="68F3197C" w:rsidP="652361BB">
            <w:pPr>
              <w:spacing w:line="0" w:lineRule="atLeast"/>
              <w:rPr>
                <w:rFonts w:cs="Times New Roman"/>
              </w:rPr>
            </w:pPr>
            <w:r w:rsidRPr="16D0B965">
              <w:rPr>
                <w:rFonts w:cs="Times New Roman"/>
              </w:rPr>
              <w:t>17</w:t>
            </w:r>
          </w:p>
        </w:tc>
        <w:tc>
          <w:tcPr>
            <w:tcW w:w="20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29C960A" w14:textId="57367F34" w:rsidR="0ADB0BE1" w:rsidRDefault="0ADB0BE1" w:rsidP="652361BB">
            <w:pPr>
              <w:spacing w:line="0" w:lineRule="atLeast"/>
              <w:rPr>
                <w:rFonts w:cs="Times New Roman"/>
              </w:rPr>
            </w:pPr>
            <w:r w:rsidRPr="652361BB">
              <w:rPr>
                <w:rFonts w:cs="Times New Roman"/>
              </w:rPr>
              <w:t xml:space="preserve">Arizona </w:t>
            </w:r>
          </w:p>
        </w:tc>
        <w:tc>
          <w:tcPr>
            <w:tcW w:w="37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D927554" w14:textId="78B3361C" w:rsidR="652361BB" w:rsidRDefault="652361BB" w:rsidP="652361BB">
            <w:pPr>
              <w:spacing w:line="0" w:lineRule="atLeast"/>
              <w:rPr>
                <w:rFonts w:cs="Times New Roman"/>
              </w:rPr>
            </w:pPr>
            <w:r w:rsidRPr="652361BB">
              <w:rPr>
                <w:rFonts w:cs="Times New Roman"/>
              </w:rPr>
              <w:t>6.27</w:t>
            </w:r>
          </w:p>
        </w:tc>
      </w:tr>
      <w:tr w:rsidR="652361BB" w14:paraId="37292823"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845E089" w14:textId="77441449" w:rsidR="652361BB" w:rsidRDefault="652361BB" w:rsidP="652361BB">
            <w:pPr>
              <w:spacing w:line="0" w:lineRule="atLeast"/>
              <w:rPr>
                <w:rFonts w:cs="Times New Roman"/>
              </w:rPr>
            </w:pPr>
            <w:r w:rsidRPr="16D0B965">
              <w:rPr>
                <w:rFonts w:cs="Times New Roman"/>
              </w:rPr>
              <w:t>18</w:t>
            </w:r>
          </w:p>
        </w:tc>
        <w:tc>
          <w:tcPr>
            <w:tcW w:w="20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3EFCA2F" w14:textId="05E8C444" w:rsidR="0ADB0BE1" w:rsidRDefault="0ADB0BE1" w:rsidP="652361BB">
            <w:pPr>
              <w:spacing w:line="0" w:lineRule="atLeast"/>
              <w:rPr>
                <w:rFonts w:cs="Times New Roman"/>
              </w:rPr>
            </w:pPr>
            <w:r w:rsidRPr="652361BB">
              <w:rPr>
                <w:rFonts w:cs="Times New Roman"/>
              </w:rPr>
              <w:t xml:space="preserve">Indiana </w:t>
            </w:r>
          </w:p>
        </w:tc>
        <w:tc>
          <w:tcPr>
            <w:tcW w:w="37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1BDD663" w14:textId="57DC113B" w:rsidR="0ADB0BE1" w:rsidRDefault="0ADB0BE1" w:rsidP="652361BB">
            <w:pPr>
              <w:spacing w:line="0" w:lineRule="atLeast"/>
              <w:rPr>
                <w:rFonts w:cs="Times New Roman"/>
              </w:rPr>
            </w:pPr>
            <w:r w:rsidRPr="652361BB">
              <w:rPr>
                <w:rFonts w:cs="Times New Roman"/>
              </w:rPr>
              <w:t>6.66</w:t>
            </w:r>
          </w:p>
        </w:tc>
      </w:tr>
      <w:tr w:rsidR="652361BB" w14:paraId="3B6B0AD5"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1D4696B" w14:textId="5BF85778" w:rsidR="68F3197C" w:rsidRDefault="68F3197C" w:rsidP="652361BB">
            <w:pPr>
              <w:spacing w:line="0" w:lineRule="atLeast"/>
              <w:rPr>
                <w:rFonts w:cs="Times New Roman"/>
              </w:rPr>
            </w:pPr>
            <w:r w:rsidRPr="16D0B965">
              <w:rPr>
                <w:rFonts w:cs="Times New Roman"/>
              </w:rPr>
              <w:t>19</w:t>
            </w:r>
          </w:p>
        </w:tc>
        <w:tc>
          <w:tcPr>
            <w:tcW w:w="20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190C504" w14:textId="014069A5" w:rsidR="0ADB0BE1" w:rsidRDefault="0ADB0BE1" w:rsidP="652361BB">
            <w:pPr>
              <w:spacing w:line="0" w:lineRule="atLeast"/>
              <w:rPr>
                <w:rFonts w:cs="Times New Roman"/>
              </w:rPr>
            </w:pPr>
            <w:r w:rsidRPr="652361BB">
              <w:rPr>
                <w:rFonts w:cs="Times New Roman"/>
              </w:rPr>
              <w:t xml:space="preserve">South Dakota </w:t>
            </w:r>
          </w:p>
        </w:tc>
        <w:tc>
          <w:tcPr>
            <w:tcW w:w="37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F579BFE" w14:textId="3C52C2E5" w:rsidR="68F3197C" w:rsidRDefault="68F3197C" w:rsidP="652361BB">
            <w:pPr>
              <w:spacing w:line="0" w:lineRule="atLeast"/>
              <w:rPr>
                <w:rFonts w:cs="Times New Roman"/>
              </w:rPr>
            </w:pPr>
            <w:r w:rsidRPr="652361BB">
              <w:rPr>
                <w:rFonts w:cs="Times New Roman"/>
              </w:rPr>
              <w:t>6.88</w:t>
            </w:r>
          </w:p>
        </w:tc>
      </w:tr>
      <w:tr w:rsidR="652361BB" w14:paraId="53971367"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1B52AFA4" w14:textId="4764A641" w:rsidR="652361BB" w:rsidRDefault="16D0B965" w:rsidP="652361BB">
            <w:pPr>
              <w:spacing w:line="0" w:lineRule="atLeast"/>
              <w:rPr>
                <w:rFonts w:cs="Times New Roman"/>
              </w:rPr>
            </w:pPr>
            <w:r w:rsidRPr="16D0B965">
              <w:rPr>
                <w:rFonts w:cs="Times New Roman"/>
              </w:rPr>
              <w:t>20</w:t>
            </w:r>
          </w:p>
        </w:tc>
        <w:tc>
          <w:tcPr>
            <w:tcW w:w="20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91FC852" w14:textId="1614B1B3" w:rsidR="0ADB0BE1" w:rsidRDefault="0ADB0BE1" w:rsidP="652361BB">
            <w:pPr>
              <w:spacing w:line="0" w:lineRule="atLeast"/>
              <w:rPr>
                <w:rFonts w:cs="Times New Roman"/>
              </w:rPr>
            </w:pPr>
            <w:r w:rsidRPr="652361BB">
              <w:rPr>
                <w:rFonts w:cs="Times New Roman"/>
              </w:rPr>
              <w:t>Kansas</w:t>
            </w:r>
          </w:p>
        </w:tc>
        <w:tc>
          <w:tcPr>
            <w:tcW w:w="37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BA51E9C" w14:textId="2A965B20" w:rsidR="0ADB0BE1" w:rsidRDefault="0ADB0BE1" w:rsidP="652361BB">
            <w:pPr>
              <w:spacing w:line="0" w:lineRule="atLeast"/>
              <w:rPr>
                <w:rFonts w:cs="Times New Roman"/>
              </w:rPr>
            </w:pPr>
            <w:r w:rsidRPr="652361BB">
              <w:rPr>
                <w:rFonts w:cs="Times New Roman"/>
              </w:rPr>
              <w:t>6.94</w:t>
            </w:r>
          </w:p>
        </w:tc>
      </w:tr>
      <w:tr w:rsidR="00DF4DC3" w:rsidRPr="00DF4DC3" w14:paraId="1BDA7BF6" w14:textId="77777777" w:rsidTr="16D0B965">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1897839" w14:textId="5401C359" w:rsidR="00662D20" w:rsidRPr="00DF4DC3" w:rsidRDefault="652361BB" w:rsidP="652361BB">
            <w:pPr>
              <w:spacing w:line="0" w:lineRule="atLeast"/>
              <w:rPr>
                <w:rFonts w:cs="Times New Roman"/>
              </w:rPr>
            </w:pPr>
            <w:r w:rsidRPr="652361BB">
              <w:rPr>
                <w:rFonts w:cs="Times New Roman"/>
              </w:rPr>
              <w:t>21</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1D628FB" w14:textId="0A340B42" w:rsidR="00662D20" w:rsidRPr="00DF4DC3" w:rsidRDefault="0ADB0BE1" w:rsidP="652361BB">
            <w:pPr>
              <w:spacing w:line="0" w:lineRule="atLeast"/>
              <w:rPr>
                <w:rFonts w:cs="Times New Roman"/>
              </w:rPr>
            </w:pPr>
            <w:r w:rsidRPr="652361BB">
              <w:rPr>
                <w:rFonts w:cs="Times New Roman"/>
              </w:rPr>
              <w:t xml:space="preserve">Vermont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FEEEBD7" w14:textId="3A16E179" w:rsidR="00662D20" w:rsidRPr="00DF4DC3" w:rsidRDefault="652361BB" w:rsidP="652361BB">
            <w:pPr>
              <w:spacing w:line="0" w:lineRule="atLeast"/>
              <w:rPr>
                <w:rFonts w:cs="Times New Roman"/>
              </w:rPr>
            </w:pPr>
            <w:r w:rsidRPr="652361BB">
              <w:rPr>
                <w:rFonts w:cs="Times New Roman"/>
              </w:rPr>
              <w:t>7.11</w:t>
            </w:r>
          </w:p>
        </w:tc>
      </w:tr>
      <w:tr w:rsidR="652361BB" w14:paraId="408BD5FD"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D2F535D" w14:textId="4C8F9A37" w:rsidR="652361BB" w:rsidRDefault="652361BB" w:rsidP="652361BB">
            <w:pPr>
              <w:spacing w:line="0" w:lineRule="atLeast"/>
              <w:rPr>
                <w:rFonts w:cs="Times New Roman"/>
              </w:rPr>
            </w:pPr>
            <w:r w:rsidRPr="652361BB">
              <w:rPr>
                <w:rFonts w:cs="Times New Roman"/>
              </w:rPr>
              <w:t>22</w:t>
            </w:r>
          </w:p>
        </w:tc>
        <w:tc>
          <w:tcPr>
            <w:tcW w:w="20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F82D933" w14:textId="7ED27223" w:rsidR="0ADB0BE1" w:rsidRDefault="0ADB0BE1" w:rsidP="652361BB">
            <w:pPr>
              <w:spacing w:line="0" w:lineRule="atLeast"/>
              <w:rPr>
                <w:rFonts w:cs="Times New Roman"/>
              </w:rPr>
            </w:pPr>
            <w:r w:rsidRPr="652361BB">
              <w:rPr>
                <w:rFonts w:cs="Times New Roman"/>
              </w:rPr>
              <w:t xml:space="preserve">Oregon </w:t>
            </w:r>
          </w:p>
        </w:tc>
        <w:tc>
          <w:tcPr>
            <w:tcW w:w="37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626CE74" w14:textId="13DF5783" w:rsidR="652361BB" w:rsidRDefault="652361BB" w:rsidP="652361BB">
            <w:pPr>
              <w:spacing w:line="0" w:lineRule="atLeast"/>
              <w:rPr>
                <w:rFonts w:cs="Times New Roman"/>
              </w:rPr>
            </w:pPr>
            <w:r w:rsidRPr="652361BB">
              <w:rPr>
                <w:rFonts w:cs="Times New Roman"/>
              </w:rPr>
              <w:t>7.75</w:t>
            </w:r>
          </w:p>
        </w:tc>
      </w:tr>
      <w:tr w:rsidR="652361BB" w14:paraId="4368365A"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1CD6EDB5" w14:textId="507BCAF3" w:rsidR="68F3197C" w:rsidRDefault="68F3197C" w:rsidP="652361BB">
            <w:pPr>
              <w:spacing w:line="0" w:lineRule="atLeast"/>
              <w:rPr>
                <w:rFonts w:cs="Times New Roman"/>
              </w:rPr>
            </w:pPr>
            <w:r w:rsidRPr="652361BB">
              <w:rPr>
                <w:rFonts w:cs="Times New Roman"/>
              </w:rPr>
              <w:t>23</w:t>
            </w:r>
          </w:p>
        </w:tc>
        <w:tc>
          <w:tcPr>
            <w:tcW w:w="20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4E61098" w14:textId="5D2B8946" w:rsidR="0ADB0BE1" w:rsidRDefault="0ADB0BE1" w:rsidP="652361BB">
            <w:pPr>
              <w:spacing w:line="0" w:lineRule="atLeast"/>
              <w:rPr>
                <w:rFonts w:cs="Times New Roman"/>
              </w:rPr>
            </w:pPr>
            <w:r w:rsidRPr="652361BB">
              <w:rPr>
                <w:rFonts w:cs="Times New Roman"/>
              </w:rPr>
              <w:t xml:space="preserve">Missouri </w:t>
            </w:r>
          </w:p>
        </w:tc>
        <w:tc>
          <w:tcPr>
            <w:tcW w:w="37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E00C4FB" w14:textId="273C1CDB" w:rsidR="0ADB0BE1" w:rsidRDefault="0ADB0BE1" w:rsidP="652361BB">
            <w:pPr>
              <w:spacing w:line="0" w:lineRule="atLeast"/>
              <w:rPr>
                <w:rFonts w:cs="Times New Roman"/>
              </w:rPr>
            </w:pPr>
            <w:r w:rsidRPr="652361BB">
              <w:rPr>
                <w:rFonts w:cs="Times New Roman"/>
              </w:rPr>
              <w:t>8.11</w:t>
            </w:r>
          </w:p>
        </w:tc>
      </w:tr>
      <w:tr w:rsidR="652361BB" w14:paraId="5C5D7373"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C6CC329" w14:textId="71DE517D" w:rsidR="68F3197C" w:rsidRDefault="68F3197C" w:rsidP="652361BB">
            <w:pPr>
              <w:spacing w:line="0" w:lineRule="atLeast"/>
              <w:rPr>
                <w:rFonts w:cs="Times New Roman"/>
              </w:rPr>
            </w:pPr>
            <w:r w:rsidRPr="652361BB">
              <w:rPr>
                <w:rFonts w:cs="Times New Roman"/>
              </w:rPr>
              <w:t>24</w:t>
            </w:r>
          </w:p>
        </w:tc>
        <w:tc>
          <w:tcPr>
            <w:tcW w:w="20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7DA76B3" w14:textId="62BAEB8F" w:rsidR="0ADB0BE1" w:rsidRDefault="0ADB0BE1" w:rsidP="652361BB">
            <w:pPr>
              <w:spacing w:line="0" w:lineRule="atLeast"/>
              <w:rPr>
                <w:rFonts w:cs="Times New Roman"/>
              </w:rPr>
            </w:pPr>
            <w:r w:rsidRPr="652361BB">
              <w:rPr>
                <w:rFonts w:cs="Times New Roman"/>
              </w:rPr>
              <w:t xml:space="preserve">North Dakota </w:t>
            </w:r>
          </w:p>
        </w:tc>
        <w:tc>
          <w:tcPr>
            <w:tcW w:w="37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5BE1BE1" w14:textId="143D40F4" w:rsidR="652361BB" w:rsidRDefault="652361BB" w:rsidP="652361BB">
            <w:pPr>
              <w:spacing w:line="0" w:lineRule="atLeast"/>
              <w:rPr>
                <w:rFonts w:cs="Times New Roman"/>
              </w:rPr>
            </w:pPr>
            <w:r w:rsidRPr="652361BB">
              <w:rPr>
                <w:rFonts w:cs="Times New Roman"/>
              </w:rPr>
              <w:t>8.65</w:t>
            </w:r>
          </w:p>
        </w:tc>
      </w:tr>
      <w:tr w:rsidR="652361BB" w14:paraId="3DC45F7F"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9A1F390" w14:textId="36E603F3" w:rsidR="68F3197C" w:rsidRDefault="68F3197C" w:rsidP="652361BB">
            <w:pPr>
              <w:spacing w:line="0" w:lineRule="atLeast"/>
              <w:rPr>
                <w:rFonts w:cs="Times New Roman"/>
              </w:rPr>
            </w:pPr>
            <w:r w:rsidRPr="652361BB">
              <w:rPr>
                <w:rFonts w:cs="Times New Roman"/>
              </w:rPr>
              <w:t>25</w:t>
            </w:r>
          </w:p>
        </w:tc>
        <w:tc>
          <w:tcPr>
            <w:tcW w:w="20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5745809" w14:textId="152EF93A" w:rsidR="0ADB0BE1" w:rsidRDefault="0ADB0BE1" w:rsidP="652361BB">
            <w:pPr>
              <w:spacing w:line="0" w:lineRule="atLeast"/>
              <w:rPr>
                <w:rFonts w:cs="Times New Roman"/>
              </w:rPr>
            </w:pPr>
            <w:r w:rsidRPr="652361BB">
              <w:rPr>
                <w:rFonts w:cs="Times New Roman"/>
              </w:rPr>
              <w:t xml:space="preserve">Oklahoma </w:t>
            </w:r>
          </w:p>
        </w:tc>
        <w:tc>
          <w:tcPr>
            <w:tcW w:w="37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CAA91CF" w14:textId="75A1F13E" w:rsidR="0ADB0BE1" w:rsidRDefault="0ADB0BE1" w:rsidP="652361BB">
            <w:pPr>
              <w:spacing w:line="0" w:lineRule="atLeast"/>
              <w:rPr>
                <w:rFonts w:cs="Times New Roman"/>
              </w:rPr>
            </w:pPr>
            <w:r w:rsidRPr="652361BB">
              <w:rPr>
                <w:rFonts w:cs="Times New Roman"/>
              </w:rPr>
              <w:t>9.65</w:t>
            </w:r>
          </w:p>
        </w:tc>
      </w:tr>
      <w:tr w:rsidR="652361BB" w14:paraId="420DFD92"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B8103BF" w14:textId="7F028892" w:rsidR="68F3197C" w:rsidRDefault="68F3197C" w:rsidP="652361BB">
            <w:pPr>
              <w:spacing w:line="0" w:lineRule="atLeast"/>
              <w:rPr>
                <w:rFonts w:cs="Times New Roman"/>
              </w:rPr>
            </w:pPr>
            <w:r w:rsidRPr="652361BB">
              <w:rPr>
                <w:rFonts w:cs="Times New Roman"/>
              </w:rPr>
              <w:t>26</w:t>
            </w:r>
          </w:p>
        </w:tc>
        <w:tc>
          <w:tcPr>
            <w:tcW w:w="20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3C950E8" w14:textId="43CD3BD9" w:rsidR="0ADB0BE1" w:rsidRDefault="0ADB0BE1" w:rsidP="652361BB">
            <w:pPr>
              <w:spacing w:line="0" w:lineRule="atLeast"/>
              <w:rPr>
                <w:rFonts w:cs="Times New Roman"/>
              </w:rPr>
            </w:pPr>
            <w:r w:rsidRPr="652361BB">
              <w:rPr>
                <w:rFonts w:cs="Times New Roman"/>
              </w:rPr>
              <w:t xml:space="preserve">Mississippi </w:t>
            </w:r>
          </w:p>
        </w:tc>
        <w:tc>
          <w:tcPr>
            <w:tcW w:w="37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9E15E54" w14:textId="60C5AF63" w:rsidR="652361BB" w:rsidRDefault="652361BB" w:rsidP="652361BB">
            <w:pPr>
              <w:spacing w:line="0" w:lineRule="atLeast"/>
              <w:rPr>
                <w:rFonts w:cs="Times New Roman"/>
              </w:rPr>
            </w:pPr>
            <w:r w:rsidRPr="652361BB">
              <w:rPr>
                <w:rFonts w:cs="Times New Roman"/>
              </w:rPr>
              <w:t>9.82</w:t>
            </w:r>
          </w:p>
        </w:tc>
      </w:tr>
      <w:tr w:rsidR="652361BB" w14:paraId="48BB62A9"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1655E991" w14:textId="5BDEE789" w:rsidR="652361BB" w:rsidRDefault="652361BB" w:rsidP="652361BB">
            <w:pPr>
              <w:spacing w:line="0" w:lineRule="atLeast"/>
              <w:rPr>
                <w:rFonts w:cs="Times New Roman"/>
              </w:rPr>
            </w:pPr>
            <w:r w:rsidRPr="652361BB">
              <w:rPr>
                <w:rFonts w:cs="Times New Roman"/>
              </w:rPr>
              <w:t>27</w:t>
            </w:r>
          </w:p>
        </w:tc>
        <w:tc>
          <w:tcPr>
            <w:tcW w:w="20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0D4CEB6" w14:textId="49BE6030" w:rsidR="0ADB0BE1" w:rsidRDefault="0ADB0BE1" w:rsidP="652361BB">
            <w:pPr>
              <w:spacing w:line="0" w:lineRule="atLeast"/>
              <w:rPr>
                <w:rFonts w:cs="Times New Roman"/>
              </w:rPr>
            </w:pPr>
            <w:r w:rsidRPr="652361BB">
              <w:rPr>
                <w:rFonts w:cs="Times New Roman"/>
              </w:rPr>
              <w:t>Arkansas</w:t>
            </w:r>
          </w:p>
        </w:tc>
        <w:tc>
          <w:tcPr>
            <w:tcW w:w="37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F4A5F07" w14:textId="16279E9E" w:rsidR="652361BB" w:rsidRDefault="652361BB" w:rsidP="652361BB">
            <w:pPr>
              <w:spacing w:line="0" w:lineRule="atLeast"/>
              <w:rPr>
                <w:rFonts w:cs="Times New Roman"/>
              </w:rPr>
            </w:pPr>
            <w:r w:rsidRPr="652361BB">
              <w:rPr>
                <w:rFonts w:cs="Times New Roman"/>
              </w:rPr>
              <w:t>9.90</w:t>
            </w:r>
          </w:p>
        </w:tc>
      </w:tr>
      <w:tr w:rsidR="652361BB" w14:paraId="4400CBE0"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88F3C58" w14:textId="1A79623A" w:rsidR="652361BB" w:rsidRDefault="652361BB" w:rsidP="652361BB">
            <w:pPr>
              <w:spacing w:line="0" w:lineRule="atLeast"/>
              <w:rPr>
                <w:rFonts w:cs="Times New Roman"/>
              </w:rPr>
            </w:pPr>
            <w:r w:rsidRPr="652361BB">
              <w:rPr>
                <w:rFonts w:cs="Times New Roman"/>
              </w:rPr>
              <w:t>28</w:t>
            </w:r>
          </w:p>
        </w:tc>
        <w:tc>
          <w:tcPr>
            <w:tcW w:w="20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A156B26" w14:textId="15F2AD08" w:rsidR="0ADB0BE1" w:rsidRDefault="0ADB0BE1" w:rsidP="652361BB">
            <w:pPr>
              <w:spacing w:line="0" w:lineRule="atLeast"/>
              <w:rPr>
                <w:rFonts w:cs="Times New Roman"/>
              </w:rPr>
            </w:pPr>
            <w:r w:rsidRPr="652361BB">
              <w:rPr>
                <w:rFonts w:cs="Times New Roman"/>
              </w:rPr>
              <w:t xml:space="preserve">Connecticut </w:t>
            </w:r>
          </w:p>
        </w:tc>
        <w:tc>
          <w:tcPr>
            <w:tcW w:w="37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B8C003B" w14:textId="4E281422" w:rsidR="68F3197C" w:rsidRDefault="68F3197C" w:rsidP="652361BB">
            <w:pPr>
              <w:spacing w:line="0" w:lineRule="atLeast"/>
              <w:rPr>
                <w:rFonts w:cs="Times New Roman"/>
              </w:rPr>
            </w:pPr>
            <w:r w:rsidRPr="652361BB">
              <w:rPr>
                <w:rFonts w:cs="Times New Roman"/>
              </w:rPr>
              <w:t>10.02</w:t>
            </w:r>
          </w:p>
        </w:tc>
      </w:tr>
      <w:tr w:rsidR="652361BB" w14:paraId="37154542"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7131DB9" w14:textId="77777777" w:rsidR="68F3197C" w:rsidRDefault="68F3197C" w:rsidP="652361BB">
            <w:pPr>
              <w:spacing w:line="0" w:lineRule="atLeast"/>
              <w:rPr>
                <w:rFonts w:cs="Times New Roman"/>
              </w:rPr>
            </w:pPr>
            <w:r w:rsidRPr="652361BB">
              <w:rPr>
                <w:rFonts w:cs="Times New Roman"/>
              </w:rPr>
              <w:t>29</w:t>
            </w:r>
          </w:p>
        </w:tc>
        <w:tc>
          <w:tcPr>
            <w:tcW w:w="20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FCC80EF" w14:textId="0FB53C8D" w:rsidR="0ADB0BE1" w:rsidRDefault="0ADB0BE1" w:rsidP="652361BB">
            <w:pPr>
              <w:spacing w:line="0" w:lineRule="atLeast"/>
              <w:rPr>
                <w:rFonts w:cs="Times New Roman"/>
              </w:rPr>
            </w:pPr>
            <w:r w:rsidRPr="652361BB">
              <w:rPr>
                <w:rFonts w:cs="Times New Roman"/>
              </w:rPr>
              <w:t xml:space="preserve">Iowa </w:t>
            </w:r>
          </w:p>
        </w:tc>
        <w:tc>
          <w:tcPr>
            <w:tcW w:w="37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E6539E3" w14:textId="48021FA4" w:rsidR="68F3197C" w:rsidRDefault="68F3197C" w:rsidP="652361BB">
            <w:pPr>
              <w:spacing w:line="0" w:lineRule="atLeast"/>
              <w:rPr>
                <w:rFonts w:cs="Times New Roman"/>
              </w:rPr>
            </w:pPr>
            <w:r w:rsidRPr="652361BB">
              <w:rPr>
                <w:rFonts w:cs="Times New Roman"/>
              </w:rPr>
              <w:t>1</w:t>
            </w:r>
            <w:r w:rsidR="0ADB0BE1" w:rsidRPr="652361BB">
              <w:rPr>
                <w:rFonts w:cs="Times New Roman"/>
              </w:rPr>
              <w:t>0.53</w:t>
            </w:r>
          </w:p>
        </w:tc>
      </w:tr>
      <w:tr w:rsidR="652361BB" w14:paraId="517BF914"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7098E4A" w14:textId="01CC6EBA" w:rsidR="68F3197C" w:rsidRDefault="68F3197C" w:rsidP="652361BB">
            <w:pPr>
              <w:spacing w:line="0" w:lineRule="atLeast"/>
              <w:rPr>
                <w:rFonts w:cs="Times New Roman"/>
              </w:rPr>
            </w:pPr>
            <w:r w:rsidRPr="652361BB">
              <w:rPr>
                <w:rFonts w:cs="Times New Roman"/>
              </w:rPr>
              <w:t>30</w:t>
            </w:r>
          </w:p>
        </w:tc>
        <w:tc>
          <w:tcPr>
            <w:tcW w:w="20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52E8AFC" w14:textId="659D36B3" w:rsidR="0ADB0BE1" w:rsidRDefault="0ADB0BE1" w:rsidP="652361BB">
            <w:pPr>
              <w:spacing w:line="0" w:lineRule="atLeast"/>
              <w:rPr>
                <w:rFonts w:cs="Times New Roman"/>
              </w:rPr>
            </w:pPr>
            <w:r w:rsidRPr="652361BB">
              <w:rPr>
                <w:rFonts w:cs="Times New Roman"/>
              </w:rPr>
              <w:t xml:space="preserve">Maine </w:t>
            </w:r>
          </w:p>
        </w:tc>
        <w:tc>
          <w:tcPr>
            <w:tcW w:w="37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8AD5C1A" w14:textId="35AF8823" w:rsidR="68F3197C" w:rsidRDefault="68F3197C" w:rsidP="652361BB">
            <w:pPr>
              <w:spacing w:line="0" w:lineRule="atLeast"/>
              <w:rPr>
                <w:rFonts w:cs="Times New Roman"/>
              </w:rPr>
            </w:pPr>
            <w:r w:rsidRPr="652361BB">
              <w:rPr>
                <w:rFonts w:cs="Times New Roman"/>
              </w:rPr>
              <w:t>10.98</w:t>
            </w:r>
          </w:p>
        </w:tc>
      </w:tr>
      <w:tr w:rsidR="652361BB" w14:paraId="034FEAAE"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D211F94" w14:textId="2FF315A5" w:rsidR="68F3197C" w:rsidRDefault="68F3197C" w:rsidP="652361BB">
            <w:pPr>
              <w:spacing w:line="0" w:lineRule="atLeast"/>
              <w:rPr>
                <w:rFonts w:cs="Times New Roman"/>
              </w:rPr>
            </w:pPr>
            <w:r w:rsidRPr="652361BB">
              <w:rPr>
                <w:rFonts w:cs="Times New Roman"/>
              </w:rPr>
              <w:t>31</w:t>
            </w:r>
          </w:p>
        </w:tc>
        <w:tc>
          <w:tcPr>
            <w:tcW w:w="20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60C7A25" w14:textId="7D761657" w:rsidR="0ADB0BE1" w:rsidRDefault="0ADB0BE1" w:rsidP="652361BB">
            <w:pPr>
              <w:spacing w:line="0" w:lineRule="atLeast"/>
              <w:rPr>
                <w:rFonts w:cs="Times New Roman"/>
              </w:rPr>
            </w:pPr>
            <w:r w:rsidRPr="652361BB">
              <w:rPr>
                <w:rFonts w:cs="Times New Roman"/>
              </w:rPr>
              <w:t xml:space="preserve">Colorado </w:t>
            </w:r>
          </w:p>
        </w:tc>
        <w:tc>
          <w:tcPr>
            <w:tcW w:w="37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65ADD27" w14:textId="08B4562F" w:rsidR="68F3197C" w:rsidRDefault="68F3197C" w:rsidP="652361BB">
            <w:pPr>
              <w:spacing w:line="0" w:lineRule="atLeast"/>
              <w:rPr>
                <w:rFonts w:cs="Times New Roman"/>
              </w:rPr>
            </w:pPr>
            <w:r w:rsidRPr="652361BB">
              <w:rPr>
                <w:rFonts w:cs="Times New Roman"/>
              </w:rPr>
              <w:t>1</w:t>
            </w:r>
            <w:r w:rsidR="0ADB0BE1" w:rsidRPr="652361BB">
              <w:rPr>
                <w:rFonts w:cs="Times New Roman"/>
              </w:rPr>
              <w:t>1.36</w:t>
            </w:r>
          </w:p>
        </w:tc>
      </w:tr>
      <w:tr w:rsidR="652361BB" w14:paraId="72CC9A5D"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65B6C94" w14:textId="6EA5E1CF" w:rsidR="68F3197C" w:rsidRDefault="68F3197C" w:rsidP="652361BB">
            <w:pPr>
              <w:spacing w:line="0" w:lineRule="atLeast"/>
              <w:rPr>
                <w:rFonts w:cs="Times New Roman"/>
              </w:rPr>
            </w:pPr>
            <w:r w:rsidRPr="652361BB">
              <w:rPr>
                <w:rFonts w:cs="Times New Roman"/>
              </w:rPr>
              <w:t>32</w:t>
            </w:r>
          </w:p>
        </w:tc>
        <w:tc>
          <w:tcPr>
            <w:tcW w:w="20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AC06E03" w14:textId="589EA5DE" w:rsidR="0ADB0BE1" w:rsidRDefault="0ADB0BE1" w:rsidP="652361BB">
            <w:pPr>
              <w:spacing w:line="0" w:lineRule="atLeast"/>
              <w:rPr>
                <w:rFonts w:cs="Times New Roman"/>
              </w:rPr>
            </w:pPr>
            <w:r w:rsidRPr="652361BB">
              <w:rPr>
                <w:rFonts w:cs="Times New Roman"/>
              </w:rPr>
              <w:t xml:space="preserve">Illinois </w:t>
            </w:r>
          </w:p>
        </w:tc>
        <w:tc>
          <w:tcPr>
            <w:tcW w:w="37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F771CC0" w14:textId="1D867BCE" w:rsidR="68F3197C" w:rsidRDefault="68F3197C" w:rsidP="652361BB">
            <w:pPr>
              <w:spacing w:line="0" w:lineRule="atLeast"/>
              <w:rPr>
                <w:rFonts w:cs="Times New Roman"/>
              </w:rPr>
            </w:pPr>
            <w:r w:rsidRPr="652361BB">
              <w:rPr>
                <w:rFonts w:cs="Times New Roman"/>
              </w:rPr>
              <w:t>11.48</w:t>
            </w:r>
          </w:p>
        </w:tc>
      </w:tr>
      <w:tr w:rsidR="652361BB" w14:paraId="6358F8F1"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3A3FB5C" w14:textId="209F5F92" w:rsidR="652361BB" w:rsidRDefault="652361BB" w:rsidP="652361BB">
            <w:pPr>
              <w:spacing w:line="0" w:lineRule="atLeast"/>
              <w:rPr>
                <w:rFonts w:cs="Times New Roman"/>
              </w:rPr>
            </w:pPr>
            <w:r w:rsidRPr="652361BB">
              <w:rPr>
                <w:rFonts w:cs="Times New Roman"/>
              </w:rPr>
              <w:t>33</w:t>
            </w:r>
          </w:p>
        </w:tc>
        <w:tc>
          <w:tcPr>
            <w:tcW w:w="20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F1C2203" w14:textId="0E3AF96F" w:rsidR="26A06030" w:rsidRDefault="26A06030" w:rsidP="652361BB">
            <w:pPr>
              <w:spacing w:line="0" w:lineRule="atLeast"/>
              <w:rPr>
                <w:rFonts w:cs="Times New Roman"/>
              </w:rPr>
            </w:pPr>
            <w:r w:rsidRPr="652361BB">
              <w:rPr>
                <w:rFonts w:cs="Times New Roman"/>
              </w:rPr>
              <w:t xml:space="preserve">Hawaii </w:t>
            </w:r>
          </w:p>
        </w:tc>
        <w:tc>
          <w:tcPr>
            <w:tcW w:w="37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F26024F" w14:textId="624A7655" w:rsidR="26A06030" w:rsidRDefault="26A06030" w:rsidP="652361BB">
            <w:pPr>
              <w:spacing w:line="0" w:lineRule="atLeast"/>
              <w:rPr>
                <w:rFonts w:cs="Times New Roman"/>
              </w:rPr>
            </w:pPr>
            <w:r w:rsidRPr="652361BB">
              <w:rPr>
                <w:rFonts w:cs="Times New Roman"/>
              </w:rPr>
              <w:t>12.06</w:t>
            </w:r>
          </w:p>
        </w:tc>
      </w:tr>
      <w:tr w:rsidR="00DF4DC3" w:rsidRPr="00DF4DC3" w14:paraId="5C2D7EE3" w14:textId="77777777" w:rsidTr="16D0B965">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3F394BB" w14:textId="19C9418F" w:rsidR="00662D20" w:rsidRPr="00DF4DC3" w:rsidRDefault="652361BB" w:rsidP="652361BB">
            <w:pPr>
              <w:spacing w:line="0" w:lineRule="atLeast"/>
              <w:rPr>
                <w:rFonts w:cs="Times New Roman"/>
              </w:rPr>
            </w:pPr>
            <w:r w:rsidRPr="652361BB">
              <w:rPr>
                <w:rFonts w:cs="Times New Roman"/>
              </w:rPr>
              <w:t>34</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29D7000" w14:textId="214D8037" w:rsidR="00662D20" w:rsidRPr="00DF4DC3" w:rsidRDefault="0ADB0BE1" w:rsidP="652361BB">
            <w:pPr>
              <w:spacing w:line="0" w:lineRule="atLeast"/>
              <w:rPr>
                <w:rFonts w:cs="Times New Roman"/>
              </w:rPr>
            </w:pPr>
            <w:r w:rsidRPr="652361BB">
              <w:rPr>
                <w:rFonts w:cs="Times New Roman"/>
              </w:rPr>
              <w:t xml:space="preserve">Idaho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CDE6DF7" w14:textId="1D8F7EAC" w:rsidR="00662D20" w:rsidRPr="00DF4DC3" w:rsidRDefault="652361BB" w:rsidP="652361BB">
            <w:pPr>
              <w:spacing w:line="0" w:lineRule="atLeast"/>
              <w:rPr>
                <w:rFonts w:cs="Times New Roman"/>
              </w:rPr>
            </w:pPr>
            <w:r w:rsidRPr="652361BB">
              <w:rPr>
                <w:rFonts w:cs="Times New Roman"/>
              </w:rPr>
              <w:t>13.23</w:t>
            </w:r>
          </w:p>
        </w:tc>
      </w:tr>
      <w:tr w:rsidR="00DF4DC3" w:rsidRPr="00DF4DC3" w14:paraId="4F7F74AC" w14:textId="77777777" w:rsidTr="16D0B965">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0FF0C33" w14:textId="7BB48946" w:rsidR="00662D20" w:rsidRPr="00DF4DC3" w:rsidRDefault="68F3197C" w:rsidP="652361BB">
            <w:pPr>
              <w:spacing w:line="0" w:lineRule="atLeast"/>
              <w:rPr>
                <w:rFonts w:cs="Times New Roman"/>
              </w:rPr>
            </w:pPr>
            <w:r w:rsidRPr="652361BB">
              <w:rPr>
                <w:rFonts w:cs="Times New Roman"/>
              </w:rPr>
              <w:t>35</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383D0C7" w14:textId="74F43288" w:rsidR="00662D20" w:rsidRPr="00DF4DC3" w:rsidRDefault="0ADB0BE1" w:rsidP="652361BB">
            <w:pPr>
              <w:spacing w:line="0" w:lineRule="atLeast"/>
              <w:rPr>
                <w:rFonts w:cs="Times New Roman"/>
              </w:rPr>
            </w:pPr>
            <w:r w:rsidRPr="652361BB">
              <w:rPr>
                <w:rFonts w:cs="Times New Roman"/>
              </w:rPr>
              <w:t xml:space="preserve">Pennsylvania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2ED2A60" w14:textId="19873417" w:rsidR="00662D20" w:rsidRPr="00DF4DC3" w:rsidRDefault="68F3197C" w:rsidP="652361BB">
            <w:pPr>
              <w:spacing w:line="0" w:lineRule="atLeast"/>
              <w:rPr>
                <w:rFonts w:cs="Times New Roman"/>
              </w:rPr>
            </w:pPr>
            <w:r w:rsidRPr="652361BB">
              <w:rPr>
                <w:rFonts w:cs="Times New Roman"/>
              </w:rPr>
              <w:t>13.26</w:t>
            </w:r>
          </w:p>
        </w:tc>
      </w:tr>
      <w:tr w:rsidR="00DF4DC3" w:rsidRPr="00DF4DC3" w14:paraId="3595A7A8" w14:textId="77777777" w:rsidTr="16D0B965">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7ABD57B" w14:textId="6035EAC1" w:rsidR="00662D20" w:rsidRPr="00DF4DC3" w:rsidRDefault="68F3197C" w:rsidP="652361BB">
            <w:pPr>
              <w:spacing w:line="0" w:lineRule="atLeast"/>
              <w:rPr>
                <w:rFonts w:cs="Times New Roman"/>
              </w:rPr>
            </w:pPr>
            <w:r w:rsidRPr="652361BB">
              <w:rPr>
                <w:rFonts w:cs="Times New Roman"/>
              </w:rPr>
              <w:t>36</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629B835" w14:textId="636EB181" w:rsidR="00662D20" w:rsidRPr="00DF4DC3" w:rsidRDefault="0ADB0BE1" w:rsidP="652361BB">
            <w:pPr>
              <w:spacing w:line="0" w:lineRule="atLeast"/>
              <w:rPr>
                <w:rFonts w:cs="Times New Roman"/>
              </w:rPr>
            </w:pPr>
            <w:r w:rsidRPr="652361BB">
              <w:rPr>
                <w:rFonts w:cs="Times New Roman"/>
              </w:rPr>
              <w:t xml:space="preserve">New Mexico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98CB201" w14:textId="1D891814" w:rsidR="00662D20" w:rsidRPr="00DF4DC3" w:rsidRDefault="68F3197C" w:rsidP="652361BB">
            <w:pPr>
              <w:spacing w:line="0" w:lineRule="atLeast"/>
              <w:rPr>
                <w:rFonts w:cs="Times New Roman"/>
              </w:rPr>
            </w:pPr>
            <w:r w:rsidRPr="652361BB">
              <w:rPr>
                <w:rFonts w:cs="Times New Roman"/>
              </w:rPr>
              <w:t>14.18</w:t>
            </w:r>
          </w:p>
        </w:tc>
      </w:tr>
      <w:tr w:rsidR="00DF4DC3" w:rsidRPr="00DF4DC3" w14:paraId="7622949A" w14:textId="77777777" w:rsidTr="16D0B965">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94DA2F6" w14:textId="5FBDB65A" w:rsidR="00662D20" w:rsidRPr="00DF4DC3" w:rsidRDefault="68F3197C" w:rsidP="652361BB">
            <w:pPr>
              <w:spacing w:line="0" w:lineRule="atLeast"/>
              <w:rPr>
                <w:rFonts w:cs="Times New Roman"/>
              </w:rPr>
            </w:pPr>
            <w:r w:rsidRPr="652361BB">
              <w:rPr>
                <w:rFonts w:cs="Times New Roman"/>
              </w:rPr>
              <w:t>37</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271836B" w14:textId="0E0F9E7D" w:rsidR="00662D20" w:rsidRPr="00DF4DC3" w:rsidRDefault="0ADB0BE1" w:rsidP="652361BB">
            <w:pPr>
              <w:spacing w:line="0" w:lineRule="atLeast"/>
              <w:rPr>
                <w:rFonts w:cs="Times New Roman"/>
              </w:rPr>
            </w:pPr>
            <w:r w:rsidRPr="652361BB">
              <w:rPr>
                <w:rFonts w:cs="Times New Roman"/>
              </w:rPr>
              <w:t xml:space="preserve">Texas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7CB87B9" w14:textId="6A3F1394" w:rsidR="00662D20" w:rsidRPr="00DF4DC3" w:rsidRDefault="68F3197C" w:rsidP="652361BB">
            <w:pPr>
              <w:spacing w:line="0" w:lineRule="atLeast"/>
              <w:rPr>
                <w:rFonts w:cs="Times New Roman"/>
              </w:rPr>
            </w:pPr>
            <w:r w:rsidRPr="652361BB">
              <w:rPr>
                <w:rFonts w:cs="Times New Roman"/>
              </w:rPr>
              <w:t>1</w:t>
            </w:r>
            <w:r w:rsidR="0ADB0BE1" w:rsidRPr="652361BB">
              <w:rPr>
                <w:rFonts w:cs="Times New Roman"/>
              </w:rPr>
              <w:t>4.50</w:t>
            </w:r>
          </w:p>
        </w:tc>
      </w:tr>
      <w:tr w:rsidR="00DF4DC3" w:rsidRPr="00DF4DC3" w14:paraId="24842A01" w14:textId="77777777" w:rsidTr="16D0B965">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7ABD454" w14:textId="0D0E4FD8" w:rsidR="00662D20" w:rsidRPr="00DF4DC3" w:rsidRDefault="68F3197C" w:rsidP="652361BB">
            <w:pPr>
              <w:spacing w:line="0" w:lineRule="atLeast"/>
              <w:rPr>
                <w:rFonts w:cs="Times New Roman"/>
              </w:rPr>
            </w:pPr>
            <w:r w:rsidRPr="652361BB">
              <w:rPr>
                <w:rFonts w:cs="Times New Roman"/>
              </w:rPr>
              <w:t>38</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5FD6213" w14:textId="54C6529B" w:rsidR="00662D20" w:rsidRPr="00DF4DC3" w:rsidRDefault="0ADB0BE1" w:rsidP="652361BB">
            <w:pPr>
              <w:spacing w:line="0" w:lineRule="atLeast"/>
              <w:rPr>
                <w:rFonts w:cs="Times New Roman"/>
              </w:rPr>
            </w:pPr>
            <w:r w:rsidRPr="652361BB">
              <w:rPr>
                <w:rFonts w:cs="Times New Roman"/>
              </w:rPr>
              <w:t xml:space="preserve">Montana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4A83849" w14:textId="23BA0750" w:rsidR="00662D20" w:rsidRPr="00DF4DC3" w:rsidRDefault="68F3197C" w:rsidP="652361BB">
            <w:pPr>
              <w:spacing w:line="0" w:lineRule="atLeast"/>
              <w:rPr>
                <w:rFonts w:cs="Times New Roman"/>
              </w:rPr>
            </w:pPr>
            <w:r w:rsidRPr="652361BB">
              <w:rPr>
                <w:rFonts w:cs="Times New Roman"/>
              </w:rPr>
              <w:t>1</w:t>
            </w:r>
            <w:r w:rsidR="0ADB0BE1" w:rsidRPr="652361BB">
              <w:rPr>
                <w:rFonts w:cs="Times New Roman"/>
              </w:rPr>
              <w:t>4.89</w:t>
            </w:r>
          </w:p>
        </w:tc>
      </w:tr>
      <w:tr w:rsidR="652361BB" w14:paraId="331788D7"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B0F7616" w14:textId="23A8F551" w:rsidR="652361BB" w:rsidRDefault="652361BB" w:rsidP="652361BB">
            <w:pPr>
              <w:spacing w:line="0" w:lineRule="atLeast"/>
              <w:rPr>
                <w:rFonts w:cs="Times New Roman"/>
              </w:rPr>
            </w:pPr>
            <w:r w:rsidRPr="652361BB">
              <w:rPr>
                <w:rFonts w:cs="Times New Roman"/>
              </w:rPr>
              <w:t>39</w:t>
            </w:r>
          </w:p>
        </w:tc>
        <w:tc>
          <w:tcPr>
            <w:tcW w:w="20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D50AF5D" w14:textId="2471B101" w:rsidR="26A06030" w:rsidRDefault="26A06030" w:rsidP="652361BB">
            <w:pPr>
              <w:spacing w:line="0" w:lineRule="atLeast"/>
              <w:rPr>
                <w:rFonts w:cs="Times New Roman"/>
              </w:rPr>
            </w:pPr>
            <w:r w:rsidRPr="652361BB">
              <w:rPr>
                <w:rFonts w:cs="Times New Roman"/>
              </w:rPr>
              <w:t xml:space="preserve">Ohio </w:t>
            </w:r>
          </w:p>
        </w:tc>
        <w:tc>
          <w:tcPr>
            <w:tcW w:w="37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22752FF" w14:textId="5BE0E7D8" w:rsidR="68F3197C" w:rsidRDefault="68F3197C" w:rsidP="652361BB">
            <w:pPr>
              <w:spacing w:line="0" w:lineRule="atLeast"/>
              <w:rPr>
                <w:rFonts w:cs="Times New Roman"/>
              </w:rPr>
            </w:pPr>
            <w:r w:rsidRPr="652361BB">
              <w:rPr>
                <w:rFonts w:cs="Times New Roman"/>
              </w:rPr>
              <w:t>15.37</w:t>
            </w:r>
          </w:p>
        </w:tc>
      </w:tr>
      <w:tr w:rsidR="00DF4DC3" w:rsidRPr="00DF4DC3" w14:paraId="57A00F64" w14:textId="77777777" w:rsidTr="16D0B965">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D4C27E6" w14:textId="2DB7CC3D" w:rsidR="00662D20" w:rsidRPr="00DF4DC3" w:rsidRDefault="652361BB" w:rsidP="652361BB">
            <w:pPr>
              <w:spacing w:line="0" w:lineRule="atLeast"/>
              <w:rPr>
                <w:rFonts w:cs="Times New Roman"/>
              </w:rPr>
            </w:pPr>
            <w:r w:rsidRPr="652361BB">
              <w:rPr>
                <w:rFonts w:cs="Times New Roman"/>
              </w:rPr>
              <w:t>40</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DA3A3F4" w14:textId="1AECCA0D" w:rsidR="00662D20" w:rsidRPr="00DF4DC3" w:rsidRDefault="0ADB0BE1" w:rsidP="652361BB">
            <w:pPr>
              <w:spacing w:line="0" w:lineRule="atLeast"/>
              <w:rPr>
                <w:rFonts w:cs="Times New Roman"/>
              </w:rPr>
            </w:pPr>
            <w:r w:rsidRPr="652361BB">
              <w:rPr>
                <w:rFonts w:cs="Times New Roman"/>
              </w:rPr>
              <w:t xml:space="preserve">Louisiana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9D5BC28" w14:textId="573C3B93" w:rsidR="00662D20" w:rsidRPr="00DF4DC3" w:rsidRDefault="68F3197C" w:rsidP="652361BB">
            <w:pPr>
              <w:spacing w:line="0" w:lineRule="atLeast"/>
              <w:rPr>
                <w:rFonts w:cs="Times New Roman"/>
              </w:rPr>
            </w:pPr>
            <w:r w:rsidRPr="652361BB">
              <w:rPr>
                <w:rFonts w:cs="Times New Roman"/>
              </w:rPr>
              <w:t>1</w:t>
            </w:r>
            <w:r w:rsidR="0ADB0BE1" w:rsidRPr="652361BB">
              <w:rPr>
                <w:rFonts w:cs="Times New Roman"/>
              </w:rPr>
              <w:t>5.89</w:t>
            </w:r>
          </w:p>
        </w:tc>
      </w:tr>
      <w:tr w:rsidR="00DF4DC3" w:rsidRPr="00DF4DC3" w14:paraId="7C28A9EF" w14:textId="77777777" w:rsidTr="16D0B965">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27B4665" w14:textId="3B5A9E10" w:rsidR="00662D20" w:rsidRPr="00DF4DC3" w:rsidRDefault="652361BB" w:rsidP="652361BB">
            <w:pPr>
              <w:spacing w:line="0" w:lineRule="atLeast"/>
              <w:rPr>
                <w:rFonts w:cs="Times New Roman"/>
              </w:rPr>
            </w:pPr>
            <w:r w:rsidRPr="652361BB">
              <w:rPr>
                <w:rFonts w:cs="Times New Roman"/>
              </w:rPr>
              <w:t>41</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E486D14" w14:textId="62025C0B" w:rsidR="00662D20" w:rsidRPr="00DF4DC3" w:rsidRDefault="68F3197C" w:rsidP="652361BB">
            <w:pPr>
              <w:spacing w:line="0" w:lineRule="atLeast"/>
              <w:rPr>
                <w:rFonts w:cs="Times New Roman"/>
              </w:rPr>
            </w:pPr>
            <w:r w:rsidRPr="652361BB">
              <w:rPr>
                <w:rFonts w:cs="Times New Roman"/>
              </w:rPr>
              <w:t>M</w:t>
            </w:r>
            <w:r w:rsidR="0ADB0BE1" w:rsidRPr="652361BB">
              <w:rPr>
                <w:rFonts w:cs="Times New Roman"/>
              </w:rPr>
              <w:t xml:space="preserve">aryland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B8D70AD" w14:textId="65E32D25" w:rsidR="00662D20" w:rsidRPr="00DF4DC3" w:rsidRDefault="68F3197C" w:rsidP="652361BB">
            <w:pPr>
              <w:spacing w:line="0" w:lineRule="atLeast"/>
              <w:rPr>
                <w:rFonts w:cs="Times New Roman"/>
              </w:rPr>
            </w:pPr>
            <w:r w:rsidRPr="652361BB">
              <w:rPr>
                <w:rFonts w:cs="Times New Roman"/>
              </w:rPr>
              <w:t>16.81</w:t>
            </w:r>
          </w:p>
        </w:tc>
      </w:tr>
      <w:tr w:rsidR="652361BB" w14:paraId="4099BA59"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5F188CF" w14:textId="77777777" w:rsidR="68F3197C" w:rsidRDefault="68F3197C" w:rsidP="652361BB">
            <w:pPr>
              <w:spacing w:line="0" w:lineRule="atLeast"/>
              <w:rPr>
                <w:rFonts w:cs="Times New Roman"/>
              </w:rPr>
            </w:pPr>
            <w:r w:rsidRPr="652361BB">
              <w:rPr>
                <w:rFonts w:cs="Times New Roman"/>
              </w:rPr>
              <w:t>42</w:t>
            </w:r>
          </w:p>
        </w:tc>
        <w:tc>
          <w:tcPr>
            <w:tcW w:w="20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77FE400" w14:textId="4E766F32" w:rsidR="26A06030" w:rsidRDefault="26A06030" w:rsidP="652361BB">
            <w:pPr>
              <w:spacing w:line="0" w:lineRule="atLeast"/>
              <w:rPr>
                <w:rFonts w:cs="Times New Roman"/>
              </w:rPr>
            </w:pPr>
            <w:r w:rsidRPr="652361BB">
              <w:rPr>
                <w:rFonts w:cs="Times New Roman"/>
              </w:rPr>
              <w:t xml:space="preserve">Michigan </w:t>
            </w:r>
          </w:p>
        </w:tc>
        <w:tc>
          <w:tcPr>
            <w:tcW w:w="37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EBDE653" w14:textId="5817AE52" w:rsidR="68F3197C" w:rsidRDefault="68F3197C" w:rsidP="652361BB">
            <w:pPr>
              <w:spacing w:line="0" w:lineRule="atLeast"/>
              <w:rPr>
                <w:rFonts w:cs="Times New Roman"/>
              </w:rPr>
            </w:pPr>
            <w:r w:rsidRPr="652361BB">
              <w:rPr>
                <w:rFonts w:cs="Times New Roman"/>
              </w:rPr>
              <w:t>1</w:t>
            </w:r>
            <w:r w:rsidR="26A06030" w:rsidRPr="652361BB">
              <w:rPr>
                <w:rFonts w:cs="Times New Roman"/>
              </w:rPr>
              <w:t>6.95</w:t>
            </w:r>
          </w:p>
        </w:tc>
      </w:tr>
      <w:tr w:rsidR="00DF4DC3" w:rsidRPr="00DF4DC3" w14:paraId="192C53E8" w14:textId="77777777" w:rsidTr="16D0B965">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CC30185" w14:textId="70EAC581" w:rsidR="00662D20" w:rsidRPr="00DF4DC3" w:rsidRDefault="68F3197C" w:rsidP="652361BB">
            <w:pPr>
              <w:spacing w:line="0" w:lineRule="atLeast"/>
              <w:rPr>
                <w:rFonts w:cs="Times New Roman"/>
              </w:rPr>
            </w:pPr>
            <w:r w:rsidRPr="652361BB">
              <w:rPr>
                <w:rFonts w:cs="Times New Roman"/>
              </w:rPr>
              <w:t>43</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01E235C" w14:textId="77777777" w:rsidR="00662D20" w:rsidRPr="00DF4DC3" w:rsidRDefault="68F3197C" w:rsidP="652361BB">
            <w:pPr>
              <w:spacing w:line="0" w:lineRule="atLeast"/>
              <w:rPr>
                <w:rFonts w:cs="Times New Roman"/>
              </w:rPr>
            </w:pPr>
            <w:r w:rsidRPr="652361BB">
              <w:rPr>
                <w:rFonts w:cs="Times New Roman"/>
              </w:rPr>
              <w:t>Wisconsin</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F3F444E" w14:textId="3C70003D" w:rsidR="00662D20" w:rsidRPr="00DF4DC3" w:rsidRDefault="68F3197C" w:rsidP="652361BB">
            <w:pPr>
              <w:spacing w:line="0" w:lineRule="atLeast"/>
              <w:rPr>
                <w:rFonts w:cs="Times New Roman"/>
              </w:rPr>
            </w:pPr>
            <w:r w:rsidRPr="652361BB">
              <w:rPr>
                <w:rFonts w:cs="Times New Roman"/>
              </w:rPr>
              <w:t>17.30</w:t>
            </w:r>
          </w:p>
        </w:tc>
      </w:tr>
      <w:tr w:rsidR="00DF4DC3" w:rsidRPr="00DF4DC3" w14:paraId="51C32709" w14:textId="77777777" w:rsidTr="16D0B965">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C6E1B59" w14:textId="210E3FF4" w:rsidR="00662D20" w:rsidRPr="00DF4DC3" w:rsidRDefault="68F3197C" w:rsidP="652361BB">
            <w:pPr>
              <w:spacing w:line="0" w:lineRule="atLeast"/>
              <w:rPr>
                <w:rFonts w:cs="Times New Roman"/>
              </w:rPr>
            </w:pPr>
            <w:r w:rsidRPr="652361BB">
              <w:rPr>
                <w:rFonts w:cs="Times New Roman"/>
              </w:rPr>
              <w:t>44</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71C0B17" w14:textId="77777777" w:rsidR="00662D20" w:rsidRPr="00DF4DC3" w:rsidRDefault="68F3197C" w:rsidP="652361BB">
            <w:pPr>
              <w:spacing w:line="0" w:lineRule="atLeast"/>
              <w:rPr>
                <w:rFonts w:cs="Times New Roman"/>
              </w:rPr>
            </w:pPr>
            <w:r w:rsidRPr="652361BB">
              <w:rPr>
                <w:rFonts w:cs="Times New Roman"/>
              </w:rPr>
              <w:t>Washington</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9E21818" w14:textId="7B9A49FC" w:rsidR="00662D20" w:rsidRPr="00DF4DC3" w:rsidRDefault="26A06030" w:rsidP="652361BB">
            <w:pPr>
              <w:spacing w:line="0" w:lineRule="atLeast"/>
              <w:rPr>
                <w:rFonts w:cs="Times New Roman"/>
              </w:rPr>
            </w:pPr>
            <w:r w:rsidRPr="652361BB">
              <w:rPr>
                <w:rFonts w:cs="Times New Roman"/>
              </w:rPr>
              <w:t>17.50</w:t>
            </w:r>
          </w:p>
        </w:tc>
      </w:tr>
      <w:tr w:rsidR="00DF4DC3" w:rsidRPr="00DF4DC3" w14:paraId="2FFAD73B" w14:textId="77777777" w:rsidTr="16D0B965">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3B9F6A9" w14:textId="77777777" w:rsidR="00662D20" w:rsidRPr="00DF4DC3" w:rsidRDefault="68F3197C" w:rsidP="652361BB">
            <w:pPr>
              <w:spacing w:line="0" w:lineRule="atLeast"/>
              <w:rPr>
                <w:rFonts w:cs="Times New Roman"/>
              </w:rPr>
            </w:pPr>
            <w:r w:rsidRPr="652361BB">
              <w:rPr>
                <w:rFonts w:cs="Times New Roman"/>
              </w:rPr>
              <w:t>45</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03882D8" w14:textId="2FCE50C8" w:rsidR="00662D20" w:rsidRPr="00DF4DC3" w:rsidRDefault="26A06030" w:rsidP="652361BB">
            <w:pPr>
              <w:spacing w:line="0" w:lineRule="atLeast"/>
              <w:rPr>
                <w:rFonts w:cs="Times New Roman"/>
              </w:rPr>
            </w:pPr>
            <w:r w:rsidRPr="652361BB">
              <w:rPr>
                <w:rFonts w:cs="Times New Roman"/>
              </w:rPr>
              <w:t xml:space="preserve">New Jersey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3005CF4" w14:textId="2F5655F5" w:rsidR="00662D20" w:rsidRPr="00DF4DC3" w:rsidRDefault="652361BB" w:rsidP="652361BB">
            <w:pPr>
              <w:spacing w:line="0" w:lineRule="atLeast"/>
              <w:rPr>
                <w:rFonts w:cs="Times New Roman"/>
              </w:rPr>
            </w:pPr>
            <w:r w:rsidRPr="652361BB">
              <w:rPr>
                <w:rFonts w:cs="Times New Roman"/>
              </w:rPr>
              <w:t>18.69</w:t>
            </w:r>
          </w:p>
        </w:tc>
      </w:tr>
      <w:tr w:rsidR="00DF4DC3" w:rsidRPr="00DF4DC3" w14:paraId="0F914FF5" w14:textId="77777777" w:rsidTr="16D0B965">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51FBD10" w14:textId="77777777" w:rsidR="00662D20" w:rsidRPr="00DF4DC3" w:rsidRDefault="68F3197C" w:rsidP="652361BB">
            <w:pPr>
              <w:spacing w:line="0" w:lineRule="atLeast"/>
              <w:rPr>
                <w:rFonts w:cs="Times New Roman"/>
              </w:rPr>
            </w:pPr>
            <w:r w:rsidRPr="652361BB">
              <w:rPr>
                <w:rFonts w:cs="Times New Roman"/>
              </w:rPr>
              <w:t>46</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DA4E55A" w14:textId="4F7AD173" w:rsidR="00662D20" w:rsidRPr="00DF4DC3" w:rsidRDefault="68F3197C" w:rsidP="652361BB">
            <w:pPr>
              <w:spacing w:line="0" w:lineRule="atLeast"/>
              <w:rPr>
                <w:rFonts w:cs="Times New Roman"/>
              </w:rPr>
            </w:pPr>
            <w:r w:rsidRPr="652361BB">
              <w:rPr>
                <w:rFonts w:cs="Times New Roman"/>
              </w:rPr>
              <w:t xml:space="preserve">New </w:t>
            </w:r>
            <w:r w:rsidR="26A06030" w:rsidRPr="652361BB">
              <w:rPr>
                <w:rFonts w:cs="Times New Roman"/>
              </w:rPr>
              <w:t>York</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9FFA607" w14:textId="49E7C3DF" w:rsidR="00662D20" w:rsidRPr="00DF4DC3" w:rsidRDefault="68F3197C" w:rsidP="652361BB">
            <w:pPr>
              <w:spacing w:line="0" w:lineRule="atLeast"/>
              <w:rPr>
                <w:rFonts w:cs="Times New Roman"/>
              </w:rPr>
            </w:pPr>
            <w:r w:rsidRPr="652361BB">
              <w:rPr>
                <w:rFonts w:cs="Times New Roman"/>
              </w:rPr>
              <w:t>2</w:t>
            </w:r>
            <w:r w:rsidR="26A06030" w:rsidRPr="652361BB">
              <w:rPr>
                <w:rFonts w:cs="Times New Roman"/>
              </w:rPr>
              <w:t>3.81</w:t>
            </w:r>
          </w:p>
        </w:tc>
      </w:tr>
      <w:tr w:rsidR="00DF4DC3" w:rsidRPr="00DF4DC3" w14:paraId="3669187F" w14:textId="77777777" w:rsidTr="16D0B965">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4B535AE" w14:textId="77777777" w:rsidR="00662D20" w:rsidRPr="00DF4DC3" w:rsidRDefault="68F3197C" w:rsidP="652361BB">
            <w:pPr>
              <w:spacing w:line="0" w:lineRule="atLeast"/>
              <w:rPr>
                <w:rFonts w:cs="Times New Roman"/>
              </w:rPr>
            </w:pPr>
            <w:r w:rsidRPr="652361BB">
              <w:rPr>
                <w:rFonts w:cs="Times New Roman"/>
              </w:rPr>
              <w:t>47</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6D93F95" w14:textId="40E3AE35" w:rsidR="00662D20" w:rsidRPr="00DF4DC3" w:rsidRDefault="26A06030" w:rsidP="652361BB">
            <w:pPr>
              <w:spacing w:line="0" w:lineRule="atLeast"/>
              <w:rPr>
                <w:rFonts w:cs="Times New Roman"/>
              </w:rPr>
            </w:pPr>
            <w:r w:rsidRPr="652361BB">
              <w:rPr>
                <w:rFonts w:cs="Times New Roman"/>
              </w:rPr>
              <w:t>Massachusetts</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7691C23" w14:textId="56A16178" w:rsidR="00662D20" w:rsidRPr="00DF4DC3" w:rsidRDefault="68F3197C" w:rsidP="652361BB">
            <w:pPr>
              <w:spacing w:line="0" w:lineRule="atLeast"/>
              <w:rPr>
                <w:rFonts w:cs="Times New Roman"/>
              </w:rPr>
            </w:pPr>
            <w:r w:rsidRPr="652361BB">
              <w:rPr>
                <w:rFonts w:cs="Times New Roman"/>
              </w:rPr>
              <w:t>2</w:t>
            </w:r>
            <w:r w:rsidR="26A06030" w:rsidRPr="652361BB">
              <w:rPr>
                <w:rFonts w:cs="Times New Roman"/>
              </w:rPr>
              <w:t>3.97</w:t>
            </w:r>
          </w:p>
        </w:tc>
      </w:tr>
      <w:tr w:rsidR="00DF4DC3" w:rsidRPr="00DF4DC3" w14:paraId="562E9B87" w14:textId="77777777" w:rsidTr="16D0B965">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8DD994C" w14:textId="77777777" w:rsidR="00662D20" w:rsidRPr="00DF4DC3" w:rsidRDefault="68F3197C" w:rsidP="652361BB">
            <w:pPr>
              <w:spacing w:line="0" w:lineRule="atLeast"/>
              <w:rPr>
                <w:rFonts w:cs="Times New Roman"/>
              </w:rPr>
            </w:pPr>
            <w:r w:rsidRPr="652361BB">
              <w:rPr>
                <w:rFonts w:cs="Times New Roman"/>
              </w:rPr>
              <w:lastRenderedPageBreak/>
              <w:t>48</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84EFEA7" w14:textId="2C6DDFCA" w:rsidR="00662D20" w:rsidRPr="00DF4DC3" w:rsidRDefault="26A06030" w:rsidP="652361BB">
            <w:pPr>
              <w:spacing w:line="0" w:lineRule="atLeast"/>
              <w:rPr>
                <w:rFonts w:cs="Times New Roman"/>
              </w:rPr>
            </w:pPr>
            <w:r w:rsidRPr="652361BB">
              <w:rPr>
                <w:rFonts w:cs="Times New Roman"/>
              </w:rPr>
              <w:t xml:space="preserve">Nebraska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98C4B39" w14:textId="2B2B5113" w:rsidR="00662D20" w:rsidRPr="00DF4DC3" w:rsidRDefault="68F3197C" w:rsidP="652361BB">
            <w:pPr>
              <w:spacing w:line="0" w:lineRule="atLeast"/>
              <w:rPr>
                <w:rFonts w:cs="Times New Roman"/>
              </w:rPr>
            </w:pPr>
            <w:r w:rsidRPr="652361BB">
              <w:rPr>
                <w:rFonts w:cs="Times New Roman"/>
              </w:rPr>
              <w:t>28.70</w:t>
            </w:r>
          </w:p>
        </w:tc>
      </w:tr>
      <w:tr w:rsidR="652361BB" w14:paraId="4979AD45"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D69EF6B" w14:textId="0A772DEC" w:rsidR="652361BB" w:rsidRDefault="652361BB" w:rsidP="652361BB">
            <w:pPr>
              <w:spacing w:line="0" w:lineRule="atLeast"/>
              <w:rPr>
                <w:rFonts w:cs="Times New Roman"/>
              </w:rPr>
            </w:pPr>
            <w:r w:rsidRPr="652361BB">
              <w:rPr>
                <w:rFonts w:cs="Times New Roman"/>
              </w:rPr>
              <w:t>49</w:t>
            </w:r>
          </w:p>
        </w:tc>
        <w:tc>
          <w:tcPr>
            <w:tcW w:w="20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D73CD4D" w14:textId="3068A5E3" w:rsidR="26A06030" w:rsidRDefault="26A06030" w:rsidP="652361BB">
            <w:pPr>
              <w:spacing w:line="0" w:lineRule="atLeast"/>
              <w:rPr>
                <w:rFonts w:cs="Times New Roman"/>
              </w:rPr>
            </w:pPr>
            <w:r w:rsidRPr="652361BB">
              <w:rPr>
                <w:rFonts w:cs="Times New Roman"/>
              </w:rPr>
              <w:t xml:space="preserve">Rhode Island </w:t>
            </w:r>
          </w:p>
        </w:tc>
        <w:tc>
          <w:tcPr>
            <w:tcW w:w="37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5FFEBD5" w14:textId="153F4827" w:rsidR="26A06030" w:rsidRDefault="26A06030" w:rsidP="652361BB">
            <w:pPr>
              <w:spacing w:line="0" w:lineRule="atLeast"/>
              <w:rPr>
                <w:rFonts w:cs="Times New Roman"/>
              </w:rPr>
            </w:pPr>
            <w:r w:rsidRPr="652361BB">
              <w:rPr>
                <w:rFonts w:cs="Times New Roman"/>
              </w:rPr>
              <w:t>30.00</w:t>
            </w:r>
          </w:p>
        </w:tc>
      </w:tr>
      <w:tr w:rsidR="00DF4DC3" w:rsidRPr="00DF4DC3" w14:paraId="527B2383" w14:textId="77777777" w:rsidTr="16D0B965">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511715E" w14:textId="090B04BF" w:rsidR="00662D20" w:rsidRPr="00DF4DC3" w:rsidRDefault="652361BB" w:rsidP="652361BB">
            <w:pPr>
              <w:spacing w:line="0" w:lineRule="atLeast"/>
              <w:rPr>
                <w:rFonts w:cs="Times New Roman"/>
              </w:rPr>
            </w:pPr>
            <w:r w:rsidRPr="652361BB">
              <w:rPr>
                <w:rFonts w:cs="Times New Roman"/>
              </w:rPr>
              <w:t>50</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9370F7F" w14:textId="058735A7" w:rsidR="00662D20" w:rsidRPr="00DF4DC3" w:rsidRDefault="26A06030" w:rsidP="652361BB">
            <w:pPr>
              <w:spacing w:line="0" w:lineRule="atLeast"/>
              <w:rPr>
                <w:rFonts w:cs="Times New Roman"/>
              </w:rPr>
            </w:pPr>
            <w:r w:rsidRPr="652361BB">
              <w:rPr>
                <w:rFonts w:cs="Times New Roman"/>
              </w:rPr>
              <w:t xml:space="preserve">California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05A47A3" w14:textId="55A111B9" w:rsidR="00662D20" w:rsidRPr="00DF4DC3" w:rsidRDefault="68F3197C" w:rsidP="652361BB">
            <w:pPr>
              <w:spacing w:line="0" w:lineRule="atLeast"/>
              <w:rPr>
                <w:rFonts w:cs="Times New Roman"/>
              </w:rPr>
            </w:pPr>
            <w:r w:rsidRPr="652361BB">
              <w:rPr>
                <w:rFonts w:cs="Times New Roman"/>
              </w:rPr>
              <w:t>39.80</w:t>
            </w:r>
          </w:p>
        </w:tc>
      </w:tr>
      <w:tr w:rsidR="002F0B51" w:rsidRPr="00DF4DC3" w14:paraId="4A18161F" w14:textId="77777777" w:rsidTr="16D0B965">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324D92A" w14:textId="77777777" w:rsidR="00662D20" w:rsidRPr="00DF4DC3" w:rsidRDefault="00662D20" w:rsidP="652361BB">
            <w:pPr>
              <w:rPr>
                <w:rFonts w:eastAsia="Times New Roman" w:cs="Times New Roman"/>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7AC0F9A" w14:textId="77777777" w:rsidR="00662D20" w:rsidRPr="00DF4DC3" w:rsidRDefault="68F3197C" w:rsidP="652361BB">
            <w:pPr>
              <w:spacing w:line="0" w:lineRule="atLeast"/>
              <w:rPr>
                <w:rFonts w:cs="Times New Roman"/>
              </w:rPr>
            </w:pPr>
            <w:r w:rsidRPr="652361BB">
              <w:rPr>
                <w:rFonts w:cs="Times New Roman"/>
              </w:rPr>
              <w:t>Weighted Average</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EDF5DA4" w14:textId="24E60D1B" w:rsidR="00662D20" w:rsidRPr="00DF4DC3" w:rsidRDefault="68F3197C" w:rsidP="652361BB">
            <w:pPr>
              <w:spacing w:line="0" w:lineRule="atLeast"/>
              <w:rPr>
                <w:rFonts w:cs="Times New Roman"/>
              </w:rPr>
            </w:pPr>
            <w:r w:rsidRPr="652361BB">
              <w:rPr>
                <w:rFonts w:cs="Times New Roman"/>
              </w:rPr>
              <w:t>14.19</w:t>
            </w:r>
          </w:p>
        </w:tc>
      </w:tr>
    </w:tbl>
    <w:p w14:paraId="19159049" w14:textId="77777777" w:rsidR="00662D20" w:rsidRPr="00DF4DC3" w:rsidRDefault="00662D20" w:rsidP="00662D20">
      <w:pPr>
        <w:rPr>
          <w:rFonts w:eastAsia="Times New Roman" w:cs="Times New Roman"/>
          <w:color w:val="FF0000"/>
        </w:rPr>
      </w:pPr>
    </w:p>
    <w:p w14:paraId="6B4CFF02" w14:textId="4A9C011E" w:rsidR="00662D20" w:rsidRPr="00CD0963" w:rsidRDefault="00662D20" w:rsidP="00662D20">
      <w:pPr>
        <w:rPr>
          <w:rFonts w:cs="Times New Roman"/>
          <w:color w:val="000000" w:themeColor="text1"/>
        </w:rPr>
      </w:pPr>
      <w:r w:rsidRPr="00CD0963">
        <w:rPr>
          <w:rFonts w:cs="Times New Roman"/>
          <w:color w:val="000000" w:themeColor="text1"/>
        </w:rPr>
        <w:t>Figure 9: Percent of Urban Other Principal Arterial Mileage in Poor Condition</w:t>
      </w:r>
      <w:r w:rsidR="00C1267F" w:rsidRPr="00CD0963">
        <w:rPr>
          <w:rFonts w:cs="Times New Roman"/>
          <w:color w:val="000000" w:themeColor="text1"/>
        </w:rPr>
        <w:t>, 20</w:t>
      </w:r>
      <w:r w:rsidR="00CD0963">
        <w:rPr>
          <w:rFonts w:cs="Times New Roman"/>
          <w:color w:val="000000" w:themeColor="text1"/>
        </w:rPr>
        <w:t>20</w:t>
      </w:r>
      <w:r w:rsidRPr="00CD0963">
        <w:rPr>
          <w:rFonts w:cs="Times New Roman"/>
          <w:color w:val="000000" w:themeColor="text1"/>
        </w:rPr>
        <w:t xml:space="preserve"> (Ray will insert Figure)</w:t>
      </w:r>
    </w:p>
    <w:p w14:paraId="03DFDC4D" w14:textId="77777777" w:rsidR="00662D20" w:rsidRPr="00CD0963" w:rsidRDefault="00662D20" w:rsidP="00662D20">
      <w:pPr>
        <w:spacing w:after="240"/>
        <w:rPr>
          <w:rFonts w:eastAsia="Times New Roman" w:cs="Times New Roman"/>
          <w:color w:val="000000" w:themeColor="text1"/>
        </w:rPr>
      </w:pPr>
      <w:r w:rsidRPr="00CD0963">
        <w:rPr>
          <w:rFonts w:eastAsia="Times New Roman" w:cs="Times New Roman"/>
          <w:color w:val="000000" w:themeColor="text1"/>
        </w:rPr>
        <w:br/>
      </w:r>
      <w:r w:rsidRPr="00CD0963">
        <w:rPr>
          <w:rFonts w:eastAsia="Times New Roman" w:cs="Times New Roman"/>
          <w:color w:val="000000" w:themeColor="text1"/>
        </w:rPr>
        <w:br/>
      </w:r>
      <w:r w:rsidRPr="00CD0963">
        <w:rPr>
          <w:rFonts w:eastAsia="Times New Roman" w:cs="Times New Roman"/>
          <w:color w:val="000000" w:themeColor="text1"/>
        </w:rPr>
        <w:br/>
      </w:r>
    </w:p>
    <w:p w14:paraId="3E133117" w14:textId="77777777" w:rsidR="00662D20" w:rsidRPr="00CD0963" w:rsidRDefault="00662D20" w:rsidP="00662D20">
      <w:pPr>
        <w:rPr>
          <w:rFonts w:cs="Times New Roman"/>
          <w:color w:val="000000" w:themeColor="text1"/>
        </w:rPr>
      </w:pPr>
      <w:r w:rsidRPr="00CD0963">
        <w:rPr>
          <w:rFonts w:cs="Times New Roman"/>
          <w:b/>
          <w:bCs/>
          <w:i/>
          <w:iCs/>
          <w:color w:val="000000" w:themeColor="text1"/>
        </w:rPr>
        <w:t>Urbanized Area Congestion</w:t>
      </w:r>
    </w:p>
    <w:p w14:paraId="014F2543" w14:textId="77777777" w:rsidR="00662D20" w:rsidRPr="00CD0963" w:rsidRDefault="00662D20" w:rsidP="00662D20">
      <w:pPr>
        <w:rPr>
          <w:rFonts w:eastAsia="Times New Roman" w:cs="Times New Roman"/>
          <w:color w:val="000000" w:themeColor="text1"/>
        </w:rPr>
      </w:pPr>
    </w:p>
    <w:p w14:paraId="54553003" w14:textId="26AA4A73" w:rsidR="00662D20" w:rsidRPr="00CD0963" w:rsidRDefault="00662D20" w:rsidP="00662D20">
      <w:pPr>
        <w:rPr>
          <w:rFonts w:cs="Times New Roman"/>
          <w:color w:val="000000" w:themeColor="text1"/>
        </w:rPr>
      </w:pPr>
      <w:r w:rsidRPr="00CD0963">
        <w:rPr>
          <w:rFonts w:cs="Times New Roman"/>
          <w:color w:val="000000" w:themeColor="text1"/>
        </w:rPr>
        <w:t>There is no universally accepted definition of traffic congestion. In reporting to the federal government, the states have in the past used peak-hour traffic volume-to-capacity (V/C) ratios, as calculated in the Transportation Research Board’s Highway Capacity Manual, as a congestion measure. Through 2009, the Federal Highway Administration (FHWA) summed these V/C calculations to determine the state mileage in various V/C categories. Since 2009, however, these tables have not been published by FHWA. Instead, FHWA has been reporting periodic statistics based on travel delays from mobile devices, but only for selected regions and roads, not for states. </w:t>
      </w:r>
    </w:p>
    <w:p w14:paraId="631FD787" w14:textId="77777777" w:rsidR="00662D20" w:rsidRPr="00CD0963" w:rsidRDefault="00662D20" w:rsidP="00662D20">
      <w:pPr>
        <w:rPr>
          <w:rFonts w:eastAsia="Times New Roman" w:cs="Times New Roman"/>
          <w:color w:val="000000" w:themeColor="text1"/>
        </w:rPr>
      </w:pPr>
    </w:p>
    <w:p w14:paraId="579C45AF" w14:textId="67105484" w:rsidR="00662D20" w:rsidRPr="00CD0963" w:rsidRDefault="008D7DB1" w:rsidP="00662D20">
      <w:pPr>
        <w:rPr>
          <w:rFonts w:cs="Times New Roman"/>
          <w:color w:val="000000" w:themeColor="text1"/>
        </w:rPr>
      </w:pPr>
      <w:r>
        <w:rPr>
          <w:rFonts w:cs="Times New Roman"/>
          <w:color w:val="000000" w:themeColor="text1"/>
        </w:rPr>
        <w:t xml:space="preserve">The </w:t>
      </w:r>
      <w:r w:rsidR="00662D20" w:rsidRPr="00CD0963">
        <w:rPr>
          <w:rFonts w:cs="Times New Roman"/>
          <w:i/>
          <w:iCs/>
          <w:color w:val="000000" w:themeColor="text1"/>
        </w:rPr>
        <w:t>Annual Highway Report</w:t>
      </w:r>
      <w:r w:rsidR="00662D20" w:rsidRPr="00CD0963">
        <w:rPr>
          <w:rFonts w:cs="Times New Roman"/>
          <w:color w:val="000000" w:themeColor="text1"/>
        </w:rPr>
        <w:t xml:space="preserve"> </w:t>
      </w:r>
      <w:ins w:id="1410" w:author="Truong Bui" w:date="2022-10-17T23:40:00Z">
        <w:r w:rsidR="00A07368">
          <w:rPr>
            <w:rFonts w:cs="Times New Roman"/>
            <w:color w:val="000000" w:themeColor="text1"/>
          </w:rPr>
          <w:t xml:space="preserve">this year </w:t>
        </w:r>
      </w:ins>
      <w:r w:rsidR="00662D20" w:rsidRPr="00CD0963">
        <w:rPr>
          <w:rFonts w:cs="Times New Roman"/>
          <w:color w:val="000000" w:themeColor="text1"/>
        </w:rPr>
        <w:t>use</w:t>
      </w:r>
      <w:r>
        <w:rPr>
          <w:rFonts w:cs="Times New Roman"/>
          <w:color w:val="000000" w:themeColor="text1"/>
        </w:rPr>
        <w:t>s</w:t>
      </w:r>
      <w:r w:rsidR="00662D20" w:rsidRPr="00CD0963">
        <w:rPr>
          <w:rFonts w:cs="Times New Roman"/>
          <w:color w:val="000000" w:themeColor="text1"/>
        </w:rPr>
        <w:t xml:space="preserve"> data</w:t>
      </w:r>
      <w:del w:id="1411" w:author="Truong Bui" w:date="2022-10-19T01:23:00Z">
        <w:r w:rsidR="00662D20" w:rsidRPr="00CD0963" w:rsidDel="008E3A1E">
          <w:rPr>
            <w:rFonts w:cs="Times New Roman"/>
            <w:color w:val="000000" w:themeColor="text1"/>
          </w:rPr>
          <w:delText xml:space="preserve"> directly</w:delText>
        </w:r>
      </w:del>
      <w:r w:rsidR="00662D20" w:rsidRPr="00CD0963">
        <w:rPr>
          <w:rFonts w:cs="Times New Roman"/>
          <w:color w:val="000000" w:themeColor="text1"/>
        </w:rPr>
        <w:t xml:space="preserve"> from </w:t>
      </w:r>
      <w:ins w:id="1412" w:author="Truong Bui" w:date="2022-10-17T23:45:00Z">
        <w:r w:rsidR="00A07368" w:rsidRPr="00A07368">
          <w:rPr>
            <w:rFonts w:cs="Times New Roman"/>
            <w:color w:val="000000" w:themeColor="text1"/>
          </w:rPr>
          <w:t xml:space="preserve">Texas A&amp;M Transportation Institute's </w:t>
        </w:r>
      </w:ins>
      <w:ins w:id="1413" w:author="Truong Bui" w:date="2022-10-18T02:24:00Z">
        <w:r w:rsidR="00A12E70">
          <w:rPr>
            <w:rFonts w:cs="Times New Roman"/>
            <w:color w:val="000000" w:themeColor="text1"/>
          </w:rPr>
          <w:t xml:space="preserve">2021 </w:t>
        </w:r>
      </w:ins>
      <w:ins w:id="1414" w:author="Truong Bui" w:date="2022-10-17T23:45:00Z">
        <w:r w:rsidR="00A07368" w:rsidRPr="00A07368">
          <w:rPr>
            <w:rFonts w:cs="Times New Roman"/>
            <w:color w:val="000000" w:themeColor="text1"/>
          </w:rPr>
          <w:t>Urban Mobility Report (UM</w:t>
        </w:r>
      </w:ins>
      <w:ins w:id="1415" w:author="Truong Bui" w:date="2022-10-17T23:46:00Z">
        <w:r w:rsidR="00A07368">
          <w:rPr>
            <w:rFonts w:cs="Times New Roman"/>
            <w:color w:val="000000" w:themeColor="text1"/>
          </w:rPr>
          <w:t>R</w:t>
        </w:r>
      </w:ins>
      <w:ins w:id="1416" w:author="Truong Bui" w:date="2022-10-17T23:45:00Z">
        <w:r w:rsidR="00A07368" w:rsidRPr="00A07368">
          <w:rPr>
            <w:rFonts w:cs="Times New Roman"/>
            <w:color w:val="000000" w:themeColor="text1"/>
          </w:rPr>
          <w:t>)</w:t>
        </w:r>
      </w:ins>
      <w:del w:id="1417" w:author="Truong Bui" w:date="2022-10-17T23:45:00Z">
        <w:r w:rsidR="00662D20" w:rsidRPr="00CD0963" w:rsidDel="00A07368">
          <w:rPr>
            <w:rFonts w:cs="Times New Roman"/>
            <w:color w:val="000000" w:themeColor="text1"/>
          </w:rPr>
          <w:delText xml:space="preserve">the INRIX </w:delText>
        </w:r>
        <w:r w:rsidR="00662D20" w:rsidRPr="00CD0963" w:rsidDel="00A07368">
          <w:rPr>
            <w:rFonts w:cs="Times New Roman"/>
            <w:i/>
            <w:iCs/>
            <w:color w:val="000000" w:themeColor="text1"/>
          </w:rPr>
          <w:delText>Global Traffic Scorecard</w:delText>
        </w:r>
      </w:del>
      <w:r w:rsidR="00662D20" w:rsidRPr="00CD0963">
        <w:rPr>
          <w:rFonts w:cs="Times New Roman"/>
          <w:color w:val="000000" w:themeColor="text1"/>
        </w:rPr>
        <w:t>. This report uses 20</w:t>
      </w:r>
      <w:r w:rsidR="002F0B51" w:rsidRPr="00CD0963">
        <w:rPr>
          <w:rFonts w:cs="Times New Roman"/>
          <w:color w:val="000000" w:themeColor="text1"/>
        </w:rPr>
        <w:t>2</w:t>
      </w:r>
      <w:ins w:id="1418" w:author="Truong Bui" w:date="2022-10-18T04:01:00Z">
        <w:r w:rsidR="00A34FDE">
          <w:rPr>
            <w:rFonts w:cs="Times New Roman"/>
            <w:color w:val="000000" w:themeColor="text1"/>
          </w:rPr>
          <w:t>0</w:t>
        </w:r>
      </w:ins>
      <w:del w:id="1419" w:author="Truong Bui" w:date="2022-10-18T04:01:00Z">
        <w:r w:rsidDel="00A34FDE">
          <w:rPr>
            <w:rFonts w:cs="Times New Roman"/>
            <w:color w:val="000000" w:themeColor="text1"/>
          </w:rPr>
          <w:delText>1</w:delText>
        </w:r>
      </w:del>
      <w:r>
        <w:rPr>
          <w:rFonts w:cs="Times New Roman"/>
          <w:color w:val="000000" w:themeColor="text1"/>
        </w:rPr>
        <w:t xml:space="preserve"> </w:t>
      </w:r>
      <w:r w:rsidR="00662D20" w:rsidRPr="00CD0963">
        <w:rPr>
          <w:rFonts w:cs="Times New Roman"/>
          <w:color w:val="000000" w:themeColor="text1"/>
        </w:rPr>
        <w:t>congestion data. The metric selected was the “</w:t>
      </w:r>
      <w:del w:id="1420" w:author="Truong Bui" w:date="2022-10-17T23:48:00Z">
        <w:r w:rsidR="00662D20" w:rsidRPr="00CD0963" w:rsidDel="00A07368">
          <w:rPr>
            <w:rFonts w:cs="Times New Roman"/>
            <w:iCs/>
            <w:color w:val="000000" w:themeColor="text1"/>
          </w:rPr>
          <w:delText>peak hours spent in congestion per auto commuter annually</w:delText>
        </w:r>
      </w:del>
      <w:ins w:id="1421" w:author="Truong Bui" w:date="2022-10-17T23:48:00Z">
        <w:r w:rsidR="00A07368">
          <w:rPr>
            <w:rFonts w:cs="Times New Roman"/>
            <w:iCs/>
            <w:color w:val="000000" w:themeColor="text1"/>
          </w:rPr>
          <w:t>annual hours of delay per auto commuter</w:t>
        </w:r>
      </w:ins>
      <w:r w:rsidR="00662D20" w:rsidRPr="00CD0963">
        <w:rPr>
          <w:rFonts w:cs="Times New Roman"/>
          <w:color w:val="000000" w:themeColor="text1"/>
        </w:rPr>
        <w:t xml:space="preserve">.” </w:t>
      </w:r>
      <w:del w:id="1422" w:author="Truong Bui" w:date="2022-10-17T23:49:00Z">
        <w:r w:rsidR="00662D20" w:rsidRPr="00CD0963" w:rsidDel="001C553F">
          <w:rPr>
            <w:rFonts w:cs="Times New Roman"/>
            <w:color w:val="000000" w:themeColor="text1"/>
          </w:rPr>
          <w:delText xml:space="preserve">This measure is taken directly from the INRIX </w:delText>
        </w:r>
        <w:r w:rsidR="00662D20" w:rsidRPr="00CD0963" w:rsidDel="001C553F">
          <w:rPr>
            <w:rFonts w:cs="Times New Roman"/>
            <w:i/>
            <w:iCs/>
            <w:color w:val="000000" w:themeColor="text1"/>
          </w:rPr>
          <w:delText>Scorecard</w:delText>
        </w:r>
        <w:r w:rsidR="00662D20" w:rsidRPr="00CD0963" w:rsidDel="001C553F">
          <w:rPr>
            <w:rFonts w:cs="Times New Roman"/>
            <w:color w:val="000000" w:themeColor="text1"/>
          </w:rPr>
          <w:delText xml:space="preserve"> and uses real-time traffic data. For 20</w:delText>
        </w:r>
        <w:r w:rsidR="002F0B51" w:rsidRPr="00CD0963" w:rsidDel="001C553F">
          <w:rPr>
            <w:rFonts w:cs="Times New Roman"/>
            <w:color w:val="000000" w:themeColor="text1"/>
          </w:rPr>
          <w:delText>2</w:delText>
        </w:r>
        <w:r w:rsidR="00CD0963" w:rsidRPr="00CD0963" w:rsidDel="001C553F">
          <w:rPr>
            <w:rFonts w:cs="Times New Roman"/>
            <w:color w:val="000000" w:themeColor="text1"/>
          </w:rPr>
          <w:delText>1</w:delText>
        </w:r>
        <w:r w:rsidR="00662D20" w:rsidRPr="00CD0963" w:rsidDel="001C553F">
          <w:rPr>
            <w:rFonts w:cs="Times New Roman"/>
            <w:color w:val="000000" w:themeColor="text1"/>
          </w:rPr>
          <w:delText>, I</w:delText>
        </w:r>
        <w:r w:rsidDel="001C553F">
          <w:rPr>
            <w:rFonts w:cs="Times New Roman"/>
            <w:color w:val="000000" w:themeColor="text1"/>
          </w:rPr>
          <w:delText>NRIX</w:delText>
        </w:r>
      </w:del>
      <w:ins w:id="1423" w:author="Truong Bui" w:date="2022-10-17T23:49:00Z">
        <w:r w:rsidR="001C553F">
          <w:rPr>
            <w:rFonts w:cs="Times New Roman"/>
            <w:color w:val="000000" w:themeColor="text1"/>
          </w:rPr>
          <w:t>UMR</w:t>
        </w:r>
      </w:ins>
      <w:r w:rsidR="00662D20" w:rsidRPr="00CD0963">
        <w:rPr>
          <w:rFonts w:cs="Times New Roman"/>
          <w:color w:val="000000" w:themeColor="text1"/>
        </w:rPr>
        <w:t xml:space="preserve"> defines </w:t>
      </w:r>
      <w:del w:id="1424" w:author="Truong Bui" w:date="2022-10-18T00:40:00Z">
        <w:r w:rsidR="001F463A" w:rsidRPr="00CD0963" w:rsidDel="00340000">
          <w:rPr>
            <w:rFonts w:cs="Times New Roman"/>
            <w:color w:val="000000" w:themeColor="text1"/>
          </w:rPr>
          <w:delText>“</w:delText>
        </w:r>
      </w:del>
      <w:ins w:id="1425" w:author="Truong Bui" w:date="2022-10-17T23:50:00Z">
        <w:r w:rsidR="001C553F">
          <w:rPr>
            <w:rFonts w:cs="Times New Roman"/>
            <w:iCs/>
            <w:color w:val="000000" w:themeColor="text1"/>
          </w:rPr>
          <w:t>annual delay per auto commuter</w:t>
        </w:r>
      </w:ins>
      <w:del w:id="1426" w:author="Truong Bui" w:date="2022-10-17T23:50:00Z">
        <w:r w:rsidR="001F463A" w:rsidRPr="00CD0963" w:rsidDel="001C553F">
          <w:rPr>
            <w:rFonts w:cs="Times New Roman"/>
            <w:color w:val="000000" w:themeColor="text1"/>
          </w:rPr>
          <w:delText>h</w:delText>
        </w:r>
        <w:r w:rsidR="00662D20" w:rsidRPr="00CD0963" w:rsidDel="001C553F">
          <w:rPr>
            <w:rFonts w:cs="Times New Roman"/>
            <w:color w:val="000000" w:themeColor="text1"/>
          </w:rPr>
          <w:delText xml:space="preserve">ours </w:delText>
        </w:r>
        <w:r w:rsidR="001F463A" w:rsidRPr="00CD0963" w:rsidDel="001C553F">
          <w:rPr>
            <w:rFonts w:cs="Times New Roman"/>
            <w:color w:val="000000" w:themeColor="text1"/>
          </w:rPr>
          <w:delText>l</w:delText>
        </w:r>
        <w:r w:rsidR="00662D20" w:rsidRPr="00CD0963" w:rsidDel="001C553F">
          <w:rPr>
            <w:rFonts w:cs="Times New Roman"/>
            <w:color w:val="000000" w:themeColor="text1"/>
          </w:rPr>
          <w:delText xml:space="preserve">ost </w:delText>
        </w:r>
        <w:r w:rsidR="00A767F9" w:rsidRPr="00CD0963" w:rsidDel="001C553F">
          <w:rPr>
            <w:rFonts w:cs="Times New Roman"/>
            <w:color w:val="000000" w:themeColor="text1"/>
          </w:rPr>
          <w:delText>i</w:delText>
        </w:r>
        <w:r w:rsidR="00662D20" w:rsidRPr="00CD0963" w:rsidDel="001C553F">
          <w:rPr>
            <w:rFonts w:cs="Times New Roman"/>
            <w:color w:val="000000" w:themeColor="text1"/>
          </w:rPr>
          <w:delText xml:space="preserve">n </w:delText>
        </w:r>
        <w:r w:rsidR="001F463A" w:rsidRPr="00CD0963" w:rsidDel="001C553F">
          <w:rPr>
            <w:rFonts w:cs="Times New Roman"/>
            <w:color w:val="000000" w:themeColor="text1"/>
          </w:rPr>
          <w:delText>c</w:delText>
        </w:r>
        <w:r w:rsidR="00662D20" w:rsidRPr="00CD0963" w:rsidDel="001C553F">
          <w:rPr>
            <w:rFonts w:cs="Times New Roman"/>
            <w:color w:val="000000" w:themeColor="text1"/>
          </w:rPr>
          <w:delText>ongestion</w:delText>
        </w:r>
      </w:del>
      <w:del w:id="1427" w:author="Truong Bui" w:date="2022-10-18T00:40:00Z">
        <w:r w:rsidR="001F463A" w:rsidRPr="00CD0963" w:rsidDel="00340000">
          <w:rPr>
            <w:rFonts w:cs="Times New Roman"/>
            <w:color w:val="000000" w:themeColor="text1"/>
          </w:rPr>
          <w:delText>”</w:delText>
        </w:r>
      </w:del>
      <w:r w:rsidR="00662D20" w:rsidRPr="00CD0963">
        <w:rPr>
          <w:rFonts w:cs="Times New Roman"/>
          <w:color w:val="000000" w:themeColor="text1"/>
        </w:rPr>
        <w:t xml:space="preserve"> as</w:t>
      </w:r>
      <w:del w:id="1428" w:author="Truong Bui" w:date="2022-10-18T00:40:00Z">
        <w:r w:rsidR="00662D20" w:rsidRPr="00CD0963" w:rsidDel="008D2D27">
          <w:rPr>
            <w:rFonts w:cs="Times New Roman"/>
            <w:color w:val="000000" w:themeColor="text1"/>
          </w:rPr>
          <w:delText>,</w:delText>
        </w:r>
      </w:del>
      <w:r w:rsidR="00662D20" w:rsidRPr="00CD0963">
        <w:rPr>
          <w:rFonts w:cs="Times New Roman"/>
          <w:color w:val="000000" w:themeColor="text1"/>
        </w:rPr>
        <w:t xml:space="preserve"> “</w:t>
      </w:r>
      <w:ins w:id="1429" w:author="Truong Bui" w:date="2022-10-17T23:51:00Z">
        <w:r w:rsidR="001C553F" w:rsidRPr="001C553F">
          <w:rPr>
            <w:rFonts w:cs="Times New Roman"/>
            <w:color w:val="000000" w:themeColor="text1"/>
          </w:rPr>
          <w:t>a measure of the extra travel time endured throughout the year by auto commuters who make trips during the peak period</w:t>
        </w:r>
      </w:ins>
      <w:del w:id="1430" w:author="Truong Bui" w:date="2022-10-17T23:51:00Z">
        <w:r w:rsidR="00662D20" w:rsidRPr="00CD0963" w:rsidDel="001C553F">
          <w:rPr>
            <w:rFonts w:cs="Times New Roman"/>
            <w:color w:val="000000" w:themeColor="text1"/>
          </w:rPr>
          <w:delText>The total number of hours lost in congestion during peak commute periods compared to free-flow conditions</w:delText>
        </w:r>
      </w:del>
      <w:r w:rsidR="00662D20" w:rsidRPr="00CD0963">
        <w:rPr>
          <w:rFonts w:cs="Times New Roman"/>
          <w:color w:val="000000" w:themeColor="text1"/>
        </w:rPr>
        <w:t>.” (The</w:t>
      </w:r>
      <w:ins w:id="1431" w:author="Truong Bui" w:date="2022-10-18T02:17:00Z">
        <w:r w:rsidR="00A12E70">
          <w:rPr>
            <w:rFonts w:cs="Times New Roman"/>
            <w:color w:val="000000" w:themeColor="text1"/>
          </w:rPr>
          <w:t xml:space="preserve"> </w:t>
        </w:r>
      </w:ins>
      <w:del w:id="1432" w:author="Truong Bui" w:date="2022-10-18T02:17:00Z">
        <w:r w:rsidR="00662D20" w:rsidRPr="00CD0963" w:rsidDel="00A12E70">
          <w:rPr>
            <w:rFonts w:cs="Times New Roman"/>
            <w:color w:val="000000" w:themeColor="text1"/>
          </w:rPr>
          <w:delText xml:space="preserve"> INRIX</w:delText>
        </w:r>
      </w:del>
      <w:ins w:id="1433" w:author="Truong Bui" w:date="2022-10-18T02:17:00Z">
        <w:r w:rsidR="00A12E70">
          <w:rPr>
            <w:rFonts w:cs="Times New Roman"/>
            <w:color w:val="000000" w:themeColor="text1"/>
          </w:rPr>
          <w:t>UMR</w:t>
        </w:r>
      </w:ins>
      <w:r w:rsidR="00662D20" w:rsidRPr="00CD0963">
        <w:rPr>
          <w:rFonts w:cs="Times New Roman"/>
          <w:color w:val="000000" w:themeColor="text1"/>
        </w:rPr>
        <w:t xml:space="preserve"> data, which are computed only for </w:t>
      </w:r>
      <w:del w:id="1434" w:author="Truong Bui" w:date="2022-10-18T03:27:00Z">
        <w:r w:rsidR="00662D20" w:rsidRPr="00CD0963" w:rsidDel="00BA1281">
          <w:rPr>
            <w:rFonts w:cs="Times New Roman"/>
            <w:color w:val="000000" w:themeColor="text1"/>
          </w:rPr>
          <w:delText>selected cities</w:delText>
        </w:r>
      </w:del>
      <w:ins w:id="1435" w:author="Truong Bui" w:date="2022-10-18T03:27:00Z">
        <w:r w:rsidR="00BA1281">
          <w:rPr>
            <w:rFonts w:cs="Times New Roman"/>
            <w:color w:val="000000" w:themeColor="text1"/>
          </w:rPr>
          <w:t>urban areas</w:t>
        </w:r>
      </w:ins>
      <w:r w:rsidR="00662D20" w:rsidRPr="00CD0963">
        <w:rPr>
          <w:rFonts w:cs="Times New Roman"/>
          <w:color w:val="000000" w:themeColor="text1"/>
        </w:rPr>
        <w:t xml:space="preserve">, are </w:t>
      </w:r>
      <w:del w:id="1436" w:author="Truong Bui" w:date="2022-10-18T03:28:00Z">
        <w:r w:rsidR="00662D20" w:rsidRPr="00CD0963" w:rsidDel="00BA1281">
          <w:rPr>
            <w:rFonts w:cs="Times New Roman"/>
            <w:color w:val="000000" w:themeColor="text1"/>
          </w:rPr>
          <w:delText>extended to all U.S. metropolitan areas and then rolled up</w:delText>
        </w:r>
      </w:del>
      <w:ins w:id="1437" w:author="Truong Bui" w:date="2022-10-18T03:28:00Z">
        <w:r w:rsidR="00BA1281">
          <w:rPr>
            <w:rFonts w:cs="Times New Roman"/>
            <w:color w:val="000000" w:themeColor="text1"/>
          </w:rPr>
          <w:t>aggregated</w:t>
        </w:r>
      </w:ins>
      <w:r w:rsidR="00662D20" w:rsidRPr="00CD0963">
        <w:rPr>
          <w:rFonts w:cs="Times New Roman"/>
          <w:color w:val="000000" w:themeColor="text1"/>
        </w:rPr>
        <w:t xml:space="preserve"> by state. See the Appendix for details.) </w:t>
      </w:r>
    </w:p>
    <w:p w14:paraId="212A3D24" w14:textId="77777777" w:rsidR="00662D20" w:rsidRPr="00DF4DC3" w:rsidRDefault="00662D20" w:rsidP="00662D20">
      <w:pPr>
        <w:rPr>
          <w:rFonts w:eastAsia="Times New Roman" w:cs="Times New Roman"/>
          <w:color w:val="FF0000"/>
        </w:rPr>
      </w:pPr>
    </w:p>
    <w:p w14:paraId="6C785D80" w14:textId="6EC8FF91" w:rsidR="00662D20" w:rsidRPr="00DF4DC3" w:rsidRDefault="68F3197C" w:rsidP="00662D20">
      <w:pPr>
        <w:rPr>
          <w:rFonts w:cs="Times New Roman"/>
          <w:color w:val="FF0000"/>
        </w:rPr>
      </w:pPr>
      <w:r w:rsidRPr="1AF91A83">
        <w:rPr>
          <w:rFonts w:cs="Times New Roman"/>
        </w:rPr>
        <w:t>In 20</w:t>
      </w:r>
      <w:r w:rsidR="26A06030" w:rsidRPr="1AF91A83">
        <w:rPr>
          <w:rFonts w:cs="Times New Roman"/>
        </w:rPr>
        <w:t>2</w:t>
      </w:r>
      <w:ins w:id="1438" w:author="Truong Bui" w:date="2022-10-18T03:29:00Z">
        <w:r w:rsidR="00AB39C1">
          <w:rPr>
            <w:rFonts w:cs="Times New Roman"/>
          </w:rPr>
          <w:t>0</w:t>
        </w:r>
      </w:ins>
      <w:del w:id="1439" w:author="Truong Bui" w:date="2022-10-18T03:29:00Z">
        <w:r w:rsidR="26A06030" w:rsidRPr="1AF91A83" w:rsidDel="00AB39C1">
          <w:rPr>
            <w:rFonts w:cs="Times New Roman"/>
          </w:rPr>
          <w:delText>1</w:delText>
        </w:r>
      </w:del>
      <w:r w:rsidRPr="1AF91A83">
        <w:rPr>
          <w:rFonts w:cs="Times New Roman"/>
        </w:rPr>
        <w:t xml:space="preserve">, the average annual </w:t>
      </w:r>
      <w:del w:id="1440" w:author="Truong Bui" w:date="2022-10-18T03:44:00Z">
        <w:r w:rsidRPr="1AF91A83" w:rsidDel="00BA088E">
          <w:rPr>
            <w:rFonts w:cs="Times New Roman"/>
          </w:rPr>
          <w:delText xml:space="preserve">peak </w:delText>
        </w:r>
      </w:del>
      <w:r w:rsidRPr="1AF91A83">
        <w:rPr>
          <w:rFonts w:cs="Times New Roman"/>
        </w:rPr>
        <w:t>hours</w:t>
      </w:r>
      <w:ins w:id="1441" w:author="Truong Bui" w:date="2022-10-18T03:44:00Z">
        <w:r w:rsidR="00BA088E">
          <w:rPr>
            <w:rFonts w:cs="Times New Roman"/>
          </w:rPr>
          <w:t xml:space="preserve"> of delay</w:t>
        </w:r>
      </w:ins>
      <w:r w:rsidRPr="1AF91A83">
        <w:rPr>
          <w:rFonts w:cs="Times New Roman"/>
        </w:rPr>
        <w:t xml:space="preserve"> </w:t>
      </w:r>
      <w:del w:id="1442" w:author="Truong Bui" w:date="2022-10-18T03:44:00Z">
        <w:r w:rsidRPr="1AF91A83" w:rsidDel="00BA088E">
          <w:rPr>
            <w:rFonts w:cs="Times New Roman"/>
          </w:rPr>
          <w:delText>spent in congestion</w:delText>
        </w:r>
      </w:del>
      <w:ins w:id="1443" w:author="Truong Bui" w:date="2022-10-18T03:44:00Z">
        <w:r w:rsidR="00BA088E">
          <w:rPr>
            <w:rFonts w:cs="Times New Roman"/>
          </w:rPr>
          <w:t>per auto commuter</w:t>
        </w:r>
      </w:ins>
      <w:r w:rsidRPr="1AF91A83">
        <w:rPr>
          <w:rFonts w:cs="Times New Roman"/>
        </w:rPr>
        <w:t xml:space="preserve"> in the urbanized areas across the United States was </w:t>
      </w:r>
      <w:del w:id="1444" w:author="Truong Bui" w:date="2022-10-18T03:30:00Z">
        <w:r w:rsidR="11846745" w:rsidRPr="1AF91A83" w:rsidDel="009A1182">
          <w:rPr>
            <w:rFonts w:cs="Times New Roman"/>
          </w:rPr>
          <w:delText>21</w:delText>
        </w:r>
      </w:del>
      <w:ins w:id="1445" w:author="Truong Bui" w:date="2022-10-18T03:30:00Z">
        <w:r w:rsidR="009A1182">
          <w:rPr>
            <w:rFonts w:cs="Times New Roman"/>
          </w:rPr>
          <w:t>27</w:t>
        </w:r>
      </w:ins>
      <w:r w:rsidR="11846745" w:rsidRPr="1AF91A83">
        <w:rPr>
          <w:rFonts w:cs="Times New Roman"/>
        </w:rPr>
        <w:t>.</w:t>
      </w:r>
      <w:ins w:id="1446" w:author="Truong Bui" w:date="2022-10-18T03:31:00Z">
        <w:r w:rsidR="009A1182">
          <w:rPr>
            <w:rFonts w:cs="Times New Roman"/>
          </w:rPr>
          <w:t>04</w:t>
        </w:r>
      </w:ins>
      <w:del w:id="1447" w:author="Truong Bui" w:date="2022-10-18T03:31:00Z">
        <w:r w:rsidR="11846745" w:rsidRPr="1AF91A83" w:rsidDel="009A1182">
          <w:rPr>
            <w:rFonts w:cs="Times New Roman"/>
          </w:rPr>
          <w:delText>93</w:delText>
        </w:r>
      </w:del>
      <w:r w:rsidRPr="1AF91A83">
        <w:rPr>
          <w:rFonts w:cs="Times New Roman"/>
        </w:rPr>
        <w:t xml:space="preserve"> hours (see Table </w:t>
      </w:r>
      <w:del w:id="1448" w:author="Truong Bui" w:date="2022-10-18T03:41:00Z">
        <w:r w:rsidRPr="1AF91A83" w:rsidDel="00AA0686">
          <w:rPr>
            <w:rFonts w:cs="Times New Roman"/>
          </w:rPr>
          <w:delText>14</w:delText>
        </w:r>
      </w:del>
      <w:ins w:id="1449" w:author="Truong Bui" w:date="2022-10-18T03:41:00Z">
        <w:r w:rsidR="00AA0686">
          <w:rPr>
            <w:rFonts w:cs="Times New Roman"/>
          </w:rPr>
          <w:t>15</w:t>
        </w:r>
      </w:ins>
      <w:r w:rsidRPr="1AF91A83">
        <w:rPr>
          <w:rFonts w:cs="Times New Roman"/>
        </w:rPr>
        <w:t xml:space="preserve">, </w:t>
      </w:r>
      <w:del w:id="1450" w:author="Truong Bui" w:date="2022-10-18T03:45:00Z">
        <w:r w:rsidRPr="1AF91A83" w:rsidDel="00D025F1">
          <w:rPr>
            <w:rFonts w:cs="Times New Roman"/>
          </w:rPr>
          <w:delText xml:space="preserve">Peak </w:delText>
        </w:r>
      </w:del>
      <w:ins w:id="1451" w:author="Truong Bui" w:date="2022-10-18T03:45:00Z">
        <w:r w:rsidR="00D025F1">
          <w:rPr>
            <w:rFonts w:cs="Times New Roman"/>
          </w:rPr>
          <w:t>Annual</w:t>
        </w:r>
        <w:r w:rsidR="00D025F1" w:rsidRPr="1AF91A83">
          <w:rPr>
            <w:rFonts w:cs="Times New Roman"/>
          </w:rPr>
          <w:t xml:space="preserve"> </w:t>
        </w:r>
      </w:ins>
      <w:r w:rsidRPr="1AF91A83">
        <w:rPr>
          <w:rFonts w:cs="Times New Roman"/>
        </w:rPr>
        <w:t xml:space="preserve">Hours </w:t>
      </w:r>
      <w:del w:id="1452" w:author="Truong Bui" w:date="2022-10-18T03:45:00Z">
        <w:r w:rsidRPr="1AF91A83" w:rsidDel="00D025F1">
          <w:rPr>
            <w:rFonts w:cs="Times New Roman"/>
          </w:rPr>
          <w:delText>Spent in Congestion</w:delText>
        </w:r>
      </w:del>
      <w:ins w:id="1453" w:author="Truong Bui" w:date="2022-10-18T03:45:00Z">
        <w:r w:rsidR="00D025F1">
          <w:rPr>
            <w:rFonts w:cs="Times New Roman"/>
          </w:rPr>
          <w:t>of Delay</w:t>
        </w:r>
      </w:ins>
      <w:r w:rsidRPr="1AF91A83">
        <w:rPr>
          <w:rFonts w:cs="Times New Roman"/>
        </w:rPr>
        <w:t xml:space="preserve"> per Auto Commuter, Figure 10)</w:t>
      </w:r>
      <w:r w:rsidRPr="1AF91A83">
        <w:rPr>
          <w:rFonts w:cs="Times New Roman"/>
          <w:color w:val="000000" w:themeColor="text1"/>
        </w:rPr>
        <w:t>.</w:t>
      </w:r>
      <w:r w:rsidRPr="1AF91A83">
        <w:rPr>
          <w:rFonts w:cs="Times New Roman"/>
          <w:color w:val="FF0000"/>
        </w:rPr>
        <w:t xml:space="preserve"> </w:t>
      </w:r>
      <w:r w:rsidRPr="1AF91A83">
        <w:rPr>
          <w:rFonts w:cs="Times New Roman"/>
        </w:rPr>
        <w:t xml:space="preserve">Annual </w:t>
      </w:r>
      <w:del w:id="1454" w:author="Truong Bui" w:date="2022-10-18T03:46:00Z">
        <w:r w:rsidRPr="1AF91A83" w:rsidDel="00E90788">
          <w:rPr>
            <w:rFonts w:cs="Times New Roman"/>
          </w:rPr>
          <w:delText xml:space="preserve">peak </w:delText>
        </w:r>
      </w:del>
      <w:r w:rsidRPr="1AF91A83">
        <w:rPr>
          <w:rFonts w:cs="Times New Roman"/>
        </w:rPr>
        <w:t xml:space="preserve">hours </w:t>
      </w:r>
      <w:del w:id="1455" w:author="Truong Bui" w:date="2022-10-18T03:46:00Z">
        <w:r w:rsidRPr="1AF91A83" w:rsidDel="00E90788">
          <w:rPr>
            <w:rFonts w:cs="Times New Roman"/>
          </w:rPr>
          <w:delText>spent in congestion</w:delText>
        </w:r>
      </w:del>
      <w:ins w:id="1456" w:author="Truong Bui" w:date="2022-10-18T03:46:00Z">
        <w:r w:rsidR="00E90788">
          <w:rPr>
            <w:rFonts w:cs="Times New Roman"/>
          </w:rPr>
          <w:t>of delay</w:t>
        </w:r>
      </w:ins>
      <w:r w:rsidRPr="1AF91A83">
        <w:rPr>
          <w:rFonts w:cs="Times New Roman"/>
        </w:rPr>
        <w:t xml:space="preserve"> range from 6.5 in Wyoming to 48</w:t>
      </w:r>
      <w:r w:rsidR="11846745" w:rsidRPr="1AF91A83">
        <w:rPr>
          <w:rFonts w:cs="Times New Roman"/>
        </w:rPr>
        <w:t xml:space="preserve"> </w:t>
      </w:r>
      <w:r w:rsidRPr="1AF91A83">
        <w:rPr>
          <w:rFonts w:cs="Times New Roman"/>
        </w:rPr>
        <w:t>in</w:t>
      </w:r>
      <w:r w:rsidR="11846745" w:rsidRPr="1AF91A83">
        <w:rPr>
          <w:rFonts w:cs="Times New Roman"/>
        </w:rPr>
        <w:t xml:space="preserve"> New Jersey</w:t>
      </w:r>
      <w:r w:rsidRPr="1AF91A83">
        <w:rPr>
          <w:rFonts w:cs="Times New Roman"/>
        </w:rPr>
        <w:t>. The congestion problem is primarily concentrated in the major cities of just a few states. </w:t>
      </w:r>
    </w:p>
    <w:p w14:paraId="60A7E604" w14:textId="77777777" w:rsidR="00662D20" w:rsidRPr="00DF4DC3" w:rsidRDefault="00662D20" w:rsidP="00662D20">
      <w:pPr>
        <w:rPr>
          <w:rFonts w:eastAsia="Times New Roman" w:cs="Times New Roman"/>
          <w:color w:val="FF0000"/>
        </w:rPr>
      </w:pPr>
    </w:p>
    <w:p w14:paraId="243024A9" w14:textId="095CF77B" w:rsidR="00662D20" w:rsidRPr="00DF4DC3" w:rsidRDefault="24CF6C57" w:rsidP="652361BB">
      <w:pPr>
        <w:rPr>
          <w:rFonts w:cs="Times New Roman"/>
        </w:rPr>
      </w:pPr>
      <w:commentRangeStart w:id="1457"/>
      <w:r w:rsidRPr="3C4B1456">
        <w:rPr>
          <w:rFonts w:cs="Times New Roman"/>
        </w:rPr>
        <w:t xml:space="preserve">Between 2020 and 2021 average congestion by state cannot be compared because the methodology for the performance indicator has changed. </w:t>
      </w:r>
      <w:r w:rsidR="6E5FB64A" w:rsidRPr="3C4B1456">
        <w:rPr>
          <w:rFonts w:cs="Times New Roman"/>
        </w:rPr>
        <w:t xml:space="preserve">The decrease in COVID-19 cases and subsequent rebound is a major factor in the growth of congestion. </w:t>
      </w:r>
      <w:commentRangeEnd w:id="1457"/>
      <w:r w:rsidR="0097782B">
        <w:rPr>
          <w:rStyle w:val="CommentReference"/>
        </w:rPr>
        <w:commentReference w:id="1457"/>
      </w:r>
      <w:r w:rsidR="34D87404" w:rsidRPr="3C4B1456">
        <w:rPr>
          <w:rFonts w:cs="Times New Roman"/>
        </w:rPr>
        <w:t>Commuters in 6</w:t>
      </w:r>
      <w:r w:rsidR="3E4A20BC" w:rsidRPr="3C4B1456">
        <w:rPr>
          <w:rFonts w:cs="Times New Roman"/>
        </w:rPr>
        <w:t xml:space="preserve"> </w:t>
      </w:r>
      <w:r w:rsidR="34D87404" w:rsidRPr="3C4B1456">
        <w:rPr>
          <w:rFonts w:cs="Times New Roman"/>
        </w:rPr>
        <w:t>states spent fewer than 10 hours</w:t>
      </w:r>
      <w:ins w:id="1458" w:author="Truong Bui" w:date="2022-10-18T03:59:00Z">
        <w:r w:rsidR="002F0FA1">
          <w:rPr>
            <w:rFonts w:cs="Times New Roman"/>
          </w:rPr>
          <w:t xml:space="preserve"> of delay</w:t>
        </w:r>
      </w:ins>
      <w:r w:rsidR="34D87404" w:rsidRPr="3C4B1456">
        <w:rPr>
          <w:rFonts w:cs="Times New Roman"/>
        </w:rPr>
        <w:t xml:space="preserve"> sitting in peak-hour congestion in 20</w:t>
      </w:r>
      <w:r w:rsidR="3E4A20BC" w:rsidRPr="3C4B1456">
        <w:rPr>
          <w:rFonts w:cs="Times New Roman"/>
        </w:rPr>
        <w:t>2</w:t>
      </w:r>
      <w:ins w:id="1459" w:author="Truong Bui" w:date="2022-10-18T04:00:00Z">
        <w:r w:rsidR="002F0FA1">
          <w:rPr>
            <w:rFonts w:cs="Times New Roman"/>
          </w:rPr>
          <w:t>0</w:t>
        </w:r>
      </w:ins>
      <w:del w:id="1460" w:author="Truong Bui" w:date="2022-10-18T04:00:00Z">
        <w:r w:rsidR="3E4A20BC" w:rsidRPr="3C4B1456" w:rsidDel="002F0FA1">
          <w:rPr>
            <w:rFonts w:cs="Times New Roman"/>
          </w:rPr>
          <w:delText>1</w:delText>
        </w:r>
      </w:del>
      <w:r w:rsidR="34D87404" w:rsidRPr="3C4B1456">
        <w:rPr>
          <w:rFonts w:cs="Times New Roman"/>
        </w:rPr>
        <w:t>. Commuters in 41</w:t>
      </w:r>
      <w:r w:rsidR="3E4A20BC" w:rsidRPr="3C4B1456">
        <w:rPr>
          <w:rFonts w:cs="Times New Roman"/>
        </w:rPr>
        <w:t xml:space="preserve"> other </w:t>
      </w:r>
      <w:r w:rsidR="34D87404" w:rsidRPr="3C4B1456">
        <w:rPr>
          <w:rFonts w:cs="Times New Roman"/>
        </w:rPr>
        <w:t xml:space="preserve">states spent less than </w:t>
      </w:r>
      <w:r w:rsidR="3E4A20BC" w:rsidRPr="3C4B1456">
        <w:rPr>
          <w:rFonts w:cs="Times New Roman"/>
        </w:rPr>
        <w:t>40</w:t>
      </w:r>
      <w:r w:rsidR="34D87404" w:rsidRPr="3C4B1456">
        <w:rPr>
          <w:rFonts w:cs="Times New Roman"/>
        </w:rPr>
        <w:t xml:space="preserve"> hours</w:t>
      </w:r>
      <w:ins w:id="1461" w:author="Truong Bui" w:date="2022-10-18T04:07:00Z">
        <w:r w:rsidR="005C70F8">
          <w:rPr>
            <w:rFonts w:cs="Times New Roman"/>
          </w:rPr>
          <w:t xml:space="preserve"> of delay</w:t>
        </w:r>
      </w:ins>
      <w:r w:rsidR="34D87404" w:rsidRPr="3C4B1456">
        <w:rPr>
          <w:rFonts w:cs="Times New Roman"/>
        </w:rPr>
        <w:t xml:space="preserve"> sitting in peak-hour congestion.</w:t>
      </w:r>
      <w:r w:rsidR="34D87404" w:rsidRPr="3C4B1456">
        <w:rPr>
          <w:rFonts w:cs="Times New Roman"/>
          <w:color w:val="FF0000"/>
        </w:rPr>
        <w:t xml:space="preserve"> </w:t>
      </w:r>
      <w:r w:rsidR="34D87404" w:rsidRPr="3C4B1456">
        <w:rPr>
          <w:rFonts w:cs="Times New Roman"/>
        </w:rPr>
        <w:t>Commuters in the bottom three</w:t>
      </w:r>
      <w:r w:rsidR="121050FD" w:rsidRPr="3C4B1456">
        <w:rPr>
          <w:rFonts w:cs="Times New Roman"/>
        </w:rPr>
        <w:t xml:space="preserve"> </w:t>
      </w:r>
      <w:r w:rsidR="34D87404" w:rsidRPr="3C4B1456">
        <w:rPr>
          <w:rFonts w:cs="Times New Roman"/>
        </w:rPr>
        <w:t xml:space="preserve">states </w:t>
      </w:r>
      <w:r w:rsidR="19917A3F" w:rsidRPr="3C4B1456">
        <w:rPr>
          <w:rFonts w:cs="Times New Roman"/>
        </w:rPr>
        <w:t xml:space="preserve">(New Jersey, New York, and Massachusetts) </w:t>
      </w:r>
      <w:r w:rsidR="34D87404" w:rsidRPr="3C4B1456">
        <w:rPr>
          <w:rFonts w:cs="Times New Roman"/>
        </w:rPr>
        <w:t>spent more than 40 hours</w:t>
      </w:r>
      <w:ins w:id="1462" w:author="Truong Bui" w:date="2022-10-18T04:07:00Z">
        <w:r w:rsidR="005C70F8">
          <w:rPr>
            <w:rFonts w:cs="Times New Roman"/>
          </w:rPr>
          <w:t xml:space="preserve"> of delay</w:t>
        </w:r>
      </w:ins>
      <w:r w:rsidR="34D87404" w:rsidRPr="3C4B1456">
        <w:rPr>
          <w:rFonts w:cs="Times New Roman"/>
        </w:rPr>
        <w:t xml:space="preserve"> per year in traffic congestion.</w:t>
      </w:r>
    </w:p>
    <w:p w14:paraId="65FB2EE0" w14:textId="77777777" w:rsidR="00662D20" w:rsidRPr="00DF4DC3" w:rsidRDefault="00662D20" w:rsidP="652361BB">
      <w:pPr>
        <w:rPr>
          <w:rFonts w:eastAsia="Times New Roman" w:cs="Times New Roman"/>
        </w:rPr>
      </w:pPr>
    </w:p>
    <w:p w14:paraId="70422C27" w14:textId="561281E9" w:rsidR="00662D20" w:rsidRPr="00DF4DC3" w:rsidRDefault="68F3197C" w:rsidP="652361BB">
      <w:pPr>
        <w:rPr>
          <w:rFonts w:cs="Times New Roman"/>
        </w:rPr>
      </w:pPr>
      <w:r w:rsidRPr="652361BB">
        <w:rPr>
          <w:rFonts w:cs="Times New Roman"/>
        </w:rPr>
        <w:t xml:space="preserve">Table 15: </w:t>
      </w:r>
      <w:del w:id="1463" w:author="Truong Bui" w:date="2022-10-18T03:45:00Z">
        <w:r w:rsidRPr="652361BB" w:rsidDel="00886338">
          <w:rPr>
            <w:rFonts w:cs="Times New Roman"/>
          </w:rPr>
          <w:delText xml:space="preserve">Peak </w:delText>
        </w:r>
      </w:del>
      <w:ins w:id="1464" w:author="Truong Bui" w:date="2022-10-18T03:45:00Z">
        <w:r w:rsidR="00886338">
          <w:rPr>
            <w:rFonts w:cs="Times New Roman"/>
          </w:rPr>
          <w:t>Annual</w:t>
        </w:r>
        <w:r w:rsidR="00886338" w:rsidRPr="652361BB">
          <w:rPr>
            <w:rFonts w:cs="Times New Roman"/>
          </w:rPr>
          <w:t xml:space="preserve"> </w:t>
        </w:r>
      </w:ins>
      <w:r w:rsidRPr="652361BB">
        <w:rPr>
          <w:rFonts w:cs="Times New Roman"/>
        </w:rPr>
        <w:t xml:space="preserve">Hours </w:t>
      </w:r>
      <w:del w:id="1465" w:author="Truong Bui" w:date="2022-10-18T03:45:00Z">
        <w:r w:rsidRPr="652361BB" w:rsidDel="00886338">
          <w:rPr>
            <w:rFonts w:cs="Times New Roman"/>
          </w:rPr>
          <w:delText>Spent in Congestion</w:delText>
        </w:r>
      </w:del>
      <w:ins w:id="1466" w:author="Truong Bui" w:date="2022-10-18T03:45:00Z">
        <w:r w:rsidR="00886338">
          <w:rPr>
            <w:rFonts w:cs="Times New Roman"/>
          </w:rPr>
          <w:t>of Delay</w:t>
        </w:r>
      </w:ins>
      <w:r w:rsidRPr="652361BB">
        <w:rPr>
          <w:rFonts w:cs="Times New Roman"/>
        </w:rPr>
        <w:t xml:space="preserve"> per Auto Commuter</w:t>
      </w:r>
      <w:r w:rsidR="15475363" w:rsidRPr="652361BB">
        <w:rPr>
          <w:rFonts w:cs="Times New Roman"/>
        </w:rPr>
        <w:t>, 202</w:t>
      </w:r>
      <w:ins w:id="1467" w:author="Truong Bui" w:date="2022-10-18T04:01:00Z">
        <w:r w:rsidR="002F0FA1">
          <w:rPr>
            <w:rFonts w:cs="Times New Roman"/>
          </w:rPr>
          <w:t>0</w:t>
        </w:r>
      </w:ins>
      <w:del w:id="1468" w:author="Truong Bui" w:date="2022-10-18T04:01:00Z">
        <w:r w:rsidR="15475363" w:rsidRPr="652361BB" w:rsidDel="002F0FA1">
          <w:rPr>
            <w:rFonts w:cs="Times New Roman"/>
          </w:rPr>
          <w:delText>1</w:delText>
        </w:r>
      </w:del>
    </w:p>
    <w:tbl>
      <w:tblPr>
        <w:tblW w:w="0" w:type="auto"/>
        <w:tblCellMar>
          <w:top w:w="15" w:type="dxa"/>
          <w:left w:w="15" w:type="dxa"/>
          <w:bottom w:w="15" w:type="dxa"/>
          <w:right w:w="15" w:type="dxa"/>
        </w:tblCellMar>
        <w:tblLook w:val="04A0" w:firstRow="1" w:lastRow="0" w:firstColumn="1" w:lastColumn="0" w:noHBand="0" w:noVBand="1"/>
      </w:tblPr>
      <w:tblGrid>
        <w:gridCol w:w="1327"/>
        <w:gridCol w:w="1869"/>
        <w:gridCol w:w="3452"/>
      </w:tblGrid>
      <w:tr w:rsidR="00DF4DC3" w:rsidRPr="00DF4DC3" w14:paraId="2FAD4144" w14:textId="77777777" w:rsidTr="3C4B145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5A4B9C6" w14:textId="3EE76477" w:rsidR="00662D20" w:rsidRPr="00DF4DC3" w:rsidRDefault="68F3197C" w:rsidP="652361BB">
            <w:pPr>
              <w:spacing w:line="0" w:lineRule="atLeast"/>
              <w:rPr>
                <w:rFonts w:cs="Times New Roman"/>
              </w:rPr>
            </w:pPr>
            <w:r w:rsidRPr="652361BB">
              <w:rPr>
                <w:rFonts w:cs="Times New Roman"/>
              </w:rPr>
              <w:lastRenderedPageBreak/>
              <w:t>20</w:t>
            </w:r>
            <w:r w:rsidR="3279B943" w:rsidRPr="652361BB">
              <w:rPr>
                <w:rFonts w:cs="Times New Roman"/>
              </w:rPr>
              <w:t>2</w:t>
            </w:r>
            <w:ins w:id="1469" w:author="Truong Bui" w:date="2022-10-18T04:01:00Z">
              <w:r w:rsidR="002F0FA1">
                <w:rPr>
                  <w:rFonts w:cs="Times New Roman"/>
                </w:rPr>
                <w:t>0</w:t>
              </w:r>
            </w:ins>
            <w:del w:id="1470" w:author="Truong Bui" w:date="2022-10-18T04:01:00Z">
              <w:r w:rsidR="3279B943" w:rsidRPr="652361BB" w:rsidDel="002F0FA1">
                <w:rPr>
                  <w:rFonts w:cs="Times New Roman"/>
                </w:rPr>
                <w:delText>1</w:delText>
              </w:r>
            </w:del>
            <w:r w:rsidR="3279B943" w:rsidRPr="652361BB">
              <w:rPr>
                <w:rFonts w:cs="Times New Roman"/>
              </w:rPr>
              <w:t xml:space="preserve"> </w:t>
            </w:r>
            <w:r w:rsidRPr="652361BB">
              <w:rPr>
                <w:rFonts w:cs="Times New Roman"/>
              </w:rPr>
              <w:t>Rank</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B77A019" w14:textId="77777777" w:rsidR="00662D20" w:rsidRPr="00DF4DC3" w:rsidRDefault="68F3197C" w:rsidP="652361BB">
            <w:pPr>
              <w:spacing w:line="0" w:lineRule="atLeast"/>
              <w:rPr>
                <w:rFonts w:cs="Times New Roman"/>
              </w:rPr>
            </w:pPr>
            <w:r w:rsidRPr="652361BB">
              <w:rPr>
                <w:rFonts w:cs="Times New Roman"/>
              </w:rPr>
              <w:t>State</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7459748" w14:textId="467E9ACB" w:rsidR="00662D20" w:rsidRPr="00DF4DC3" w:rsidDel="00F343BC" w:rsidRDefault="68F3197C" w:rsidP="652361BB">
            <w:pPr>
              <w:rPr>
                <w:del w:id="1471" w:author="Truong Bui" w:date="2022-10-18T03:42:00Z"/>
                <w:rFonts w:cs="Times New Roman"/>
              </w:rPr>
            </w:pPr>
            <w:del w:id="1472" w:author="Truong Bui" w:date="2022-10-18T03:42:00Z">
              <w:r w:rsidRPr="652361BB" w:rsidDel="00F343BC">
                <w:rPr>
                  <w:rFonts w:cs="Times New Roman"/>
                </w:rPr>
                <w:delText>Peak Hours Spent in </w:delText>
              </w:r>
            </w:del>
          </w:p>
          <w:p w14:paraId="13C9617A" w14:textId="599F07DF" w:rsidR="00662D20" w:rsidRPr="00DF4DC3" w:rsidRDefault="68F3197C" w:rsidP="652361BB">
            <w:pPr>
              <w:spacing w:line="0" w:lineRule="atLeast"/>
              <w:rPr>
                <w:rFonts w:cs="Times New Roman"/>
              </w:rPr>
            </w:pPr>
            <w:del w:id="1473" w:author="Truong Bui" w:date="2022-10-18T03:42:00Z">
              <w:r w:rsidRPr="652361BB" w:rsidDel="00F343BC">
                <w:rPr>
                  <w:rFonts w:cs="Times New Roman"/>
                </w:rPr>
                <w:delText>Congestion</w:delText>
              </w:r>
            </w:del>
            <w:ins w:id="1474" w:author="Truong Bui" w:date="2022-10-18T03:42:00Z">
              <w:r w:rsidR="00F343BC">
                <w:rPr>
                  <w:rFonts w:cs="Times New Roman"/>
                </w:rPr>
                <w:t>Annual Hours of Delay</w:t>
              </w:r>
            </w:ins>
            <w:r w:rsidRPr="652361BB">
              <w:rPr>
                <w:rFonts w:cs="Times New Roman"/>
              </w:rPr>
              <w:t xml:space="preserve"> per Auto Commuter</w:t>
            </w:r>
          </w:p>
        </w:tc>
      </w:tr>
      <w:tr w:rsidR="652361BB" w14:paraId="1B9D3B61" w14:textId="77777777" w:rsidTr="3C4B1456">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746A965" w14:textId="44735DEC" w:rsidR="68F3197C" w:rsidRDefault="68F3197C" w:rsidP="652361BB">
            <w:pPr>
              <w:spacing w:line="0" w:lineRule="atLeast"/>
              <w:rPr>
                <w:rFonts w:cs="Times New Roman"/>
              </w:rPr>
            </w:pPr>
            <w:r w:rsidRPr="652361BB">
              <w:rPr>
                <w:rFonts w:cs="Times New Roman"/>
              </w:rPr>
              <w:t>1</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035BF76" w14:textId="25043535" w:rsidR="68F3197C" w:rsidRDefault="1AF91A83" w:rsidP="652361BB">
            <w:pPr>
              <w:spacing w:line="0" w:lineRule="atLeast"/>
              <w:rPr>
                <w:rFonts w:cs="Times New Roman"/>
              </w:rPr>
            </w:pPr>
            <w:r w:rsidRPr="1AF91A83">
              <w:rPr>
                <w:rFonts w:cs="Times New Roman"/>
              </w:rPr>
              <w:t>Wyoming</w:t>
            </w:r>
          </w:p>
        </w:tc>
        <w:tc>
          <w:tcPr>
            <w:tcW w:w="345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F7E6230" w14:textId="670DE208" w:rsidR="652361BB" w:rsidRDefault="1AF91A83" w:rsidP="652361BB">
            <w:pPr>
              <w:spacing w:line="0" w:lineRule="atLeast"/>
              <w:rPr>
                <w:rFonts w:cs="Times New Roman"/>
              </w:rPr>
            </w:pPr>
            <w:r w:rsidRPr="1AF91A83">
              <w:rPr>
                <w:rFonts w:cs="Times New Roman"/>
              </w:rPr>
              <w:t>6.5</w:t>
            </w:r>
          </w:p>
        </w:tc>
      </w:tr>
      <w:tr w:rsidR="652361BB" w14:paraId="2B800EFC" w14:textId="77777777" w:rsidTr="3C4B1456">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AE79F61" w14:textId="668257EA" w:rsidR="652361BB" w:rsidRDefault="652361BB" w:rsidP="652361BB">
            <w:pPr>
              <w:spacing w:line="0" w:lineRule="atLeast"/>
              <w:rPr>
                <w:rFonts w:cs="Times New Roman"/>
              </w:rPr>
            </w:pPr>
            <w:r w:rsidRPr="652361BB">
              <w:rPr>
                <w:rFonts w:cs="Times New Roman"/>
              </w:rPr>
              <w:t>2</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3ABE1E0" w14:textId="07ECB431" w:rsidR="37EBB26A" w:rsidRDefault="1AF91A83" w:rsidP="652361BB">
            <w:pPr>
              <w:spacing w:line="0" w:lineRule="atLeast"/>
              <w:rPr>
                <w:rFonts w:cs="Times New Roman"/>
              </w:rPr>
            </w:pPr>
            <w:r w:rsidRPr="1AF91A83">
              <w:rPr>
                <w:rFonts w:cs="Times New Roman"/>
              </w:rPr>
              <w:t>Iowa</w:t>
            </w:r>
          </w:p>
        </w:tc>
        <w:tc>
          <w:tcPr>
            <w:tcW w:w="345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6B1C0AD" w14:textId="5DF5DF31" w:rsidR="652361BB" w:rsidRDefault="1AF91A83" w:rsidP="652361BB">
            <w:pPr>
              <w:spacing w:line="0" w:lineRule="atLeast"/>
              <w:rPr>
                <w:rFonts w:cs="Times New Roman"/>
              </w:rPr>
            </w:pPr>
            <w:r w:rsidRPr="1AF91A83">
              <w:rPr>
                <w:rFonts w:cs="Times New Roman"/>
              </w:rPr>
              <w:t>7.5</w:t>
            </w:r>
          </w:p>
        </w:tc>
      </w:tr>
      <w:tr w:rsidR="652361BB" w14:paraId="6BF8D6A6" w14:textId="77777777" w:rsidTr="3C4B1456">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1947AD93" w14:textId="03F353B8" w:rsidR="652361BB" w:rsidRDefault="652361BB" w:rsidP="652361BB">
            <w:pPr>
              <w:spacing w:line="0" w:lineRule="atLeast"/>
              <w:rPr>
                <w:rFonts w:cs="Times New Roman"/>
              </w:rPr>
            </w:pPr>
            <w:r w:rsidRPr="652361BB">
              <w:rPr>
                <w:rFonts w:cs="Times New Roman"/>
              </w:rPr>
              <w:t>3</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5ECB117" w14:textId="46BFB3C4" w:rsidR="68F3197C" w:rsidRDefault="1AF91A83" w:rsidP="652361BB">
            <w:pPr>
              <w:spacing w:line="0" w:lineRule="atLeast"/>
              <w:rPr>
                <w:rFonts w:cs="Times New Roman"/>
              </w:rPr>
            </w:pPr>
            <w:r w:rsidRPr="1AF91A83">
              <w:rPr>
                <w:rFonts w:cs="Times New Roman"/>
              </w:rPr>
              <w:t>Montana</w:t>
            </w:r>
          </w:p>
        </w:tc>
        <w:tc>
          <w:tcPr>
            <w:tcW w:w="345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FFBA8D4" w14:textId="7D789652" w:rsidR="3279B943" w:rsidRDefault="1AF91A83" w:rsidP="652361BB">
            <w:pPr>
              <w:spacing w:line="0" w:lineRule="atLeast"/>
              <w:rPr>
                <w:rFonts w:cs="Times New Roman"/>
              </w:rPr>
            </w:pPr>
            <w:r w:rsidRPr="1AF91A83">
              <w:rPr>
                <w:rFonts w:cs="Times New Roman"/>
              </w:rPr>
              <w:t>8</w:t>
            </w:r>
          </w:p>
        </w:tc>
      </w:tr>
      <w:tr w:rsidR="652361BB" w14:paraId="1AD9051A" w14:textId="77777777" w:rsidTr="3C4B1456">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4A07CC5" w14:textId="5C1F6B2D" w:rsidR="652361BB" w:rsidRDefault="652361BB" w:rsidP="652361BB">
            <w:pPr>
              <w:spacing w:line="0" w:lineRule="atLeast"/>
              <w:rPr>
                <w:rFonts w:cs="Times New Roman"/>
              </w:rPr>
            </w:pPr>
            <w:r w:rsidRPr="652361BB">
              <w:rPr>
                <w:rFonts w:cs="Times New Roman"/>
              </w:rPr>
              <w:t>4</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5D40896" w14:textId="77D782ED" w:rsidR="3279B943" w:rsidRDefault="1AF91A83" w:rsidP="652361BB">
            <w:pPr>
              <w:spacing w:line="0" w:lineRule="atLeast"/>
              <w:rPr>
                <w:rFonts w:cs="Times New Roman"/>
              </w:rPr>
            </w:pPr>
            <w:r w:rsidRPr="1AF91A83">
              <w:rPr>
                <w:rFonts w:cs="Times New Roman"/>
              </w:rPr>
              <w:t>North Dakota</w:t>
            </w:r>
          </w:p>
        </w:tc>
        <w:tc>
          <w:tcPr>
            <w:tcW w:w="345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087142B" w14:textId="207DD374" w:rsidR="652361BB" w:rsidRDefault="1AF91A83" w:rsidP="652361BB">
            <w:pPr>
              <w:spacing w:line="0" w:lineRule="atLeast"/>
              <w:rPr>
                <w:rFonts w:cs="Times New Roman"/>
              </w:rPr>
            </w:pPr>
            <w:r w:rsidRPr="1AF91A83">
              <w:rPr>
                <w:rFonts w:cs="Times New Roman"/>
              </w:rPr>
              <w:t>8.6</w:t>
            </w:r>
          </w:p>
        </w:tc>
      </w:tr>
      <w:tr w:rsidR="652361BB" w14:paraId="66A7A3F0" w14:textId="77777777" w:rsidTr="3C4B1456">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876A1F4" w14:textId="44084158" w:rsidR="68F3197C" w:rsidRDefault="68F3197C" w:rsidP="652361BB">
            <w:pPr>
              <w:spacing w:line="0" w:lineRule="atLeast"/>
              <w:rPr>
                <w:rFonts w:cs="Times New Roman"/>
              </w:rPr>
            </w:pPr>
            <w:r w:rsidRPr="652361BB">
              <w:rPr>
                <w:rFonts w:cs="Times New Roman"/>
              </w:rPr>
              <w:t>5</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FD5A662" w14:textId="491A02B9" w:rsidR="3279B943" w:rsidRDefault="1AF91A83" w:rsidP="652361BB">
            <w:pPr>
              <w:spacing w:line="0" w:lineRule="atLeast"/>
              <w:rPr>
                <w:rFonts w:cs="Times New Roman"/>
              </w:rPr>
            </w:pPr>
            <w:r w:rsidRPr="1AF91A83">
              <w:rPr>
                <w:rFonts w:cs="Times New Roman"/>
              </w:rPr>
              <w:t>South Dakota</w:t>
            </w:r>
          </w:p>
        </w:tc>
        <w:tc>
          <w:tcPr>
            <w:tcW w:w="345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BDBA083" w14:textId="64831891" w:rsidR="652361BB" w:rsidRDefault="1AF91A83" w:rsidP="652361BB">
            <w:pPr>
              <w:spacing w:line="0" w:lineRule="atLeast"/>
              <w:rPr>
                <w:rFonts w:cs="Times New Roman"/>
              </w:rPr>
            </w:pPr>
            <w:r w:rsidRPr="1AF91A83">
              <w:rPr>
                <w:rFonts w:cs="Times New Roman"/>
              </w:rPr>
              <w:t>9.8</w:t>
            </w:r>
          </w:p>
        </w:tc>
      </w:tr>
      <w:tr w:rsidR="652361BB" w14:paraId="164CAC33" w14:textId="77777777" w:rsidTr="3C4B1456">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42CFEDF" w14:textId="7F893508" w:rsidR="652361BB" w:rsidRDefault="652361BB" w:rsidP="652361BB">
            <w:pPr>
              <w:spacing w:line="0" w:lineRule="atLeast"/>
              <w:rPr>
                <w:rFonts w:cs="Times New Roman"/>
              </w:rPr>
            </w:pPr>
            <w:r w:rsidRPr="652361BB">
              <w:rPr>
                <w:rFonts w:cs="Times New Roman"/>
              </w:rPr>
              <w:t>6</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2772D86" w14:textId="6176F28E" w:rsidR="3279B943" w:rsidRDefault="1AF91A83" w:rsidP="652361BB">
            <w:pPr>
              <w:spacing w:line="0" w:lineRule="atLeast"/>
              <w:rPr>
                <w:rFonts w:cs="Times New Roman"/>
              </w:rPr>
            </w:pPr>
            <w:r w:rsidRPr="1AF91A83">
              <w:rPr>
                <w:rFonts w:cs="Times New Roman"/>
              </w:rPr>
              <w:t>West Virginia</w:t>
            </w:r>
          </w:p>
        </w:tc>
        <w:tc>
          <w:tcPr>
            <w:tcW w:w="345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9048413" w14:textId="676C512B" w:rsidR="652361BB" w:rsidRDefault="1AF91A83" w:rsidP="652361BB">
            <w:pPr>
              <w:spacing w:line="0" w:lineRule="atLeast"/>
              <w:rPr>
                <w:rFonts w:cs="Times New Roman"/>
              </w:rPr>
            </w:pPr>
            <w:r w:rsidRPr="1AF91A83">
              <w:rPr>
                <w:rFonts w:cs="Times New Roman"/>
              </w:rPr>
              <w:t>10</w:t>
            </w:r>
          </w:p>
        </w:tc>
      </w:tr>
      <w:tr w:rsidR="652361BB" w14:paraId="724006D1" w14:textId="77777777" w:rsidTr="3C4B1456">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1FCE33A4" w14:textId="0D47052E" w:rsidR="652361BB" w:rsidRDefault="652361BB" w:rsidP="652361BB">
            <w:pPr>
              <w:spacing w:line="0" w:lineRule="atLeast"/>
              <w:rPr>
                <w:rFonts w:cs="Times New Roman"/>
              </w:rPr>
            </w:pPr>
            <w:r w:rsidRPr="652361BB">
              <w:rPr>
                <w:rFonts w:cs="Times New Roman"/>
              </w:rPr>
              <w:t>7</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66ED04B" w14:textId="445AF02C" w:rsidR="3279B943" w:rsidRDefault="1AF91A83" w:rsidP="652361BB">
            <w:pPr>
              <w:spacing w:line="0" w:lineRule="atLeast"/>
              <w:rPr>
                <w:rFonts w:cs="Times New Roman"/>
              </w:rPr>
            </w:pPr>
            <w:r w:rsidRPr="1AF91A83">
              <w:rPr>
                <w:rFonts w:cs="Times New Roman"/>
              </w:rPr>
              <w:t>Idaho</w:t>
            </w:r>
          </w:p>
        </w:tc>
        <w:tc>
          <w:tcPr>
            <w:tcW w:w="345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F3E3418" w14:textId="6FCBF9C9" w:rsidR="652361BB" w:rsidRDefault="1AF91A83" w:rsidP="652361BB">
            <w:pPr>
              <w:spacing w:line="0" w:lineRule="atLeast"/>
              <w:rPr>
                <w:rFonts w:cs="Times New Roman"/>
              </w:rPr>
            </w:pPr>
            <w:r w:rsidRPr="1AF91A83">
              <w:rPr>
                <w:rFonts w:cs="Times New Roman"/>
              </w:rPr>
              <w:t>11.3</w:t>
            </w:r>
          </w:p>
        </w:tc>
      </w:tr>
      <w:tr w:rsidR="652361BB" w14:paraId="5ECD88D4" w14:textId="77777777" w:rsidTr="3C4B1456">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6B23E20" w14:textId="18AF5833" w:rsidR="652361BB" w:rsidRDefault="652361BB" w:rsidP="652361BB">
            <w:pPr>
              <w:spacing w:line="0" w:lineRule="atLeast"/>
              <w:rPr>
                <w:rFonts w:cs="Times New Roman"/>
              </w:rPr>
            </w:pPr>
            <w:r w:rsidRPr="652361BB">
              <w:rPr>
                <w:rFonts w:cs="Times New Roman"/>
              </w:rPr>
              <w:t>8</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8753503" w14:textId="2E26A354" w:rsidR="3279B943" w:rsidRDefault="3279B943" w:rsidP="652361BB">
            <w:pPr>
              <w:spacing w:line="0" w:lineRule="atLeast"/>
              <w:rPr>
                <w:rFonts w:cs="Times New Roman"/>
              </w:rPr>
            </w:pPr>
            <w:r w:rsidRPr="1AF91A83">
              <w:rPr>
                <w:rFonts w:cs="Times New Roman"/>
              </w:rPr>
              <w:t xml:space="preserve">Maine </w:t>
            </w:r>
          </w:p>
        </w:tc>
        <w:tc>
          <w:tcPr>
            <w:tcW w:w="345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2CEDAFA" w14:textId="211610CB" w:rsidR="3279B943" w:rsidRDefault="1AF91A83" w:rsidP="652361BB">
            <w:pPr>
              <w:spacing w:line="0" w:lineRule="atLeast"/>
              <w:rPr>
                <w:rFonts w:cs="Times New Roman"/>
              </w:rPr>
            </w:pPr>
            <w:r w:rsidRPr="1AF91A83">
              <w:rPr>
                <w:rFonts w:cs="Times New Roman"/>
              </w:rPr>
              <w:t>14.7</w:t>
            </w:r>
          </w:p>
        </w:tc>
      </w:tr>
      <w:tr w:rsidR="652361BB" w14:paraId="5555633A" w14:textId="77777777" w:rsidTr="3C4B1456">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83E8F54" w14:textId="5CA5ED5E" w:rsidR="652361BB" w:rsidRDefault="652361BB" w:rsidP="652361BB">
            <w:pPr>
              <w:spacing w:line="0" w:lineRule="atLeast"/>
              <w:rPr>
                <w:rFonts w:cs="Times New Roman"/>
              </w:rPr>
            </w:pPr>
            <w:r w:rsidRPr="652361BB">
              <w:rPr>
                <w:rFonts w:cs="Times New Roman"/>
              </w:rPr>
              <w:t>9</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72C951C" w14:textId="100E368C" w:rsidR="3279B943" w:rsidRDefault="3279B943" w:rsidP="652361BB">
            <w:pPr>
              <w:spacing w:line="0" w:lineRule="atLeast"/>
              <w:rPr>
                <w:rFonts w:cs="Times New Roman"/>
              </w:rPr>
            </w:pPr>
            <w:r w:rsidRPr="1AF91A83">
              <w:rPr>
                <w:rFonts w:cs="Times New Roman"/>
              </w:rPr>
              <w:t xml:space="preserve">Nebraska </w:t>
            </w:r>
          </w:p>
        </w:tc>
        <w:tc>
          <w:tcPr>
            <w:tcW w:w="345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FA886F8" w14:textId="23B756E5" w:rsidR="652361BB" w:rsidRDefault="1AF91A83" w:rsidP="652361BB">
            <w:pPr>
              <w:spacing w:line="0" w:lineRule="atLeast"/>
              <w:rPr>
                <w:rFonts w:cs="Times New Roman"/>
              </w:rPr>
            </w:pPr>
            <w:r w:rsidRPr="1AF91A83">
              <w:rPr>
                <w:rFonts w:cs="Times New Roman"/>
              </w:rPr>
              <w:t>14.7</w:t>
            </w:r>
          </w:p>
        </w:tc>
      </w:tr>
      <w:tr w:rsidR="652361BB" w14:paraId="38CAAF66" w14:textId="77777777" w:rsidTr="3C4B1456">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FC7E1CD" w14:textId="63AE1B77" w:rsidR="652361BB" w:rsidRDefault="652361BB" w:rsidP="652361BB">
            <w:pPr>
              <w:spacing w:line="0" w:lineRule="atLeast"/>
              <w:rPr>
                <w:rFonts w:cs="Times New Roman"/>
              </w:rPr>
            </w:pPr>
            <w:r w:rsidRPr="652361BB">
              <w:rPr>
                <w:rFonts w:cs="Times New Roman"/>
              </w:rPr>
              <w:t>10</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502C9E8" w14:textId="16B62BDE" w:rsidR="37EBB26A" w:rsidRDefault="06FCFAD0" w:rsidP="652361BB">
            <w:pPr>
              <w:spacing w:line="0" w:lineRule="atLeast"/>
              <w:rPr>
                <w:rFonts w:cs="Times New Roman"/>
              </w:rPr>
            </w:pPr>
            <w:r w:rsidRPr="1AF91A83">
              <w:rPr>
                <w:rFonts w:cs="Times New Roman"/>
              </w:rPr>
              <w:t xml:space="preserve">Alabama </w:t>
            </w:r>
          </w:p>
        </w:tc>
        <w:tc>
          <w:tcPr>
            <w:tcW w:w="345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F522464" w14:textId="72DDDE4C" w:rsidR="652361BB" w:rsidRDefault="1AF91A83" w:rsidP="652361BB">
            <w:pPr>
              <w:spacing w:line="0" w:lineRule="atLeast"/>
              <w:rPr>
                <w:rFonts w:cs="Times New Roman"/>
              </w:rPr>
            </w:pPr>
            <w:r w:rsidRPr="1AF91A83">
              <w:rPr>
                <w:rFonts w:cs="Times New Roman"/>
              </w:rPr>
              <w:t>16.2</w:t>
            </w:r>
          </w:p>
        </w:tc>
      </w:tr>
      <w:tr w:rsidR="652361BB" w14:paraId="61FC60DE" w14:textId="77777777" w:rsidTr="3C4B1456">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B3E6235" w14:textId="5EBDAED8" w:rsidR="652361BB" w:rsidRDefault="652361BB" w:rsidP="652361BB">
            <w:pPr>
              <w:spacing w:line="0" w:lineRule="atLeast"/>
              <w:rPr>
                <w:rFonts w:cs="Times New Roman"/>
              </w:rPr>
            </w:pPr>
            <w:r w:rsidRPr="652361BB">
              <w:rPr>
                <w:rFonts w:cs="Times New Roman"/>
              </w:rPr>
              <w:t>11</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28285B4" w14:textId="5E21C0D1" w:rsidR="3279B943" w:rsidRDefault="3279B943" w:rsidP="652361BB">
            <w:pPr>
              <w:spacing w:line="0" w:lineRule="atLeast"/>
              <w:rPr>
                <w:rFonts w:cs="Times New Roman"/>
              </w:rPr>
            </w:pPr>
            <w:r w:rsidRPr="1AF91A83">
              <w:rPr>
                <w:rFonts w:cs="Times New Roman"/>
              </w:rPr>
              <w:t xml:space="preserve">North Carolina </w:t>
            </w:r>
          </w:p>
        </w:tc>
        <w:tc>
          <w:tcPr>
            <w:tcW w:w="345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6861053" w14:textId="2679FC8B" w:rsidR="652361BB" w:rsidRDefault="1AF91A83" w:rsidP="652361BB">
            <w:pPr>
              <w:spacing w:line="0" w:lineRule="atLeast"/>
              <w:rPr>
                <w:rFonts w:cs="Times New Roman"/>
              </w:rPr>
            </w:pPr>
            <w:r w:rsidRPr="1AF91A83">
              <w:rPr>
                <w:rFonts w:cs="Times New Roman"/>
              </w:rPr>
              <w:t>16.4</w:t>
            </w:r>
          </w:p>
        </w:tc>
      </w:tr>
      <w:tr w:rsidR="652361BB" w14:paraId="1D308D27" w14:textId="77777777" w:rsidTr="3C4B1456">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34CCDD1" w14:textId="77777777" w:rsidR="68F3197C" w:rsidRDefault="68F3197C" w:rsidP="652361BB">
            <w:pPr>
              <w:spacing w:line="0" w:lineRule="atLeast"/>
              <w:rPr>
                <w:rFonts w:cs="Times New Roman"/>
              </w:rPr>
            </w:pPr>
            <w:r w:rsidRPr="652361BB">
              <w:rPr>
                <w:rFonts w:cs="Times New Roman"/>
              </w:rPr>
              <w:t>12</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E2BF8EB" w14:textId="6F01526F" w:rsidR="3279B943" w:rsidRDefault="1AF91A83" w:rsidP="652361BB">
            <w:pPr>
              <w:spacing w:line="0" w:lineRule="atLeast"/>
              <w:rPr>
                <w:rFonts w:cs="Times New Roman"/>
              </w:rPr>
            </w:pPr>
            <w:r w:rsidRPr="1AF91A83">
              <w:rPr>
                <w:rFonts w:cs="Times New Roman"/>
              </w:rPr>
              <w:t>Nevada</w:t>
            </w:r>
          </w:p>
        </w:tc>
        <w:tc>
          <w:tcPr>
            <w:tcW w:w="345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9B87265" w14:textId="6F198955" w:rsidR="652361BB" w:rsidRDefault="1AF91A83" w:rsidP="652361BB">
            <w:pPr>
              <w:spacing w:line="0" w:lineRule="atLeast"/>
              <w:rPr>
                <w:rFonts w:cs="Times New Roman"/>
              </w:rPr>
            </w:pPr>
            <w:r w:rsidRPr="0EBC82E3">
              <w:rPr>
                <w:rFonts w:cs="Times New Roman"/>
              </w:rPr>
              <w:t>16.4</w:t>
            </w:r>
          </w:p>
        </w:tc>
      </w:tr>
      <w:tr w:rsidR="652361BB" w14:paraId="08D04648" w14:textId="77777777" w:rsidTr="3C4B1456">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1688FEA4" w14:textId="11B942CE" w:rsidR="652361BB" w:rsidRDefault="652361BB" w:rsidP="652361BB">
            <w:pPr>
              <w:spacing w:line="0" w:lineRule="atLeast"/>
              <w:rPr>
                <w:rFonts w:cs="Times New Roman"/>
              </w:rPr>
            </w:pPr>
            <w:r w:rsidRPr="652361BB">
              <w:rPr>
                <w:rFonts w:cs="Times New Roman"/>
              </w:rPr>
              <w:t>13</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3A19294" w14:textId="2CAA1B3A" w:rsidR="3279B943" w:rsidRDefault="1AF91A83" w:rsidP="652361BB">
            <w:pPr>
              <w:spacing w:line="0" w:lineRule="atLeast"/>
              <w:rPr>
                <w:rFonts w:cs="Times New Roman"/>
              </w:rPr>
            </w:pPr>
            <w:r w:rsidRPr="1AF91A83">
              <w:rPr>
                <w:rFonts w:cs="Times New Roman"/>
              </w:rPr>
              <w:t>Utah</w:t>
            </w:r>
          </w:p>
        </w:tc>
        <w:tc>
          <w:tcPr>
            <w:tcW w:w="345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FB1B26A" w14:textId="56BE8D6E" w:rsidR="652361BB" w:rsidRDefault="1AF91A83" w:rsidP="652361BB">
            <w:pPr>
              <w:spacing w:line="0" w:lineRule="atLeast"/>
              <w:rPr>
                <w:rFonts w:cs="Times New Roman"/>
              </w:rPr>
            </w:pPr>
            <w:r w:rsidRPr="1AF91A83">
              <w:rPr>
                <w:rFonts w:cs="Times New Roman"/>
              </w:rPr>
              <w:t>17</w:t>
            </w:r>
          </w:p>
        </w:tc>
      </w:tr>
      <w:tr w:rsidR="652361BB" w14:paraId="00643EB7" w14:textId="77777777" w:rsidTr="3C4B1456">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7652E75" w14:textId="1462FB2E" w:rsidR="652361BB" w:rsidRDefault="652361BB" w:rsidP="652361BB">
            <w:pPr>
              <w:spacing w:line="0" w:lineRule="atLeast"/>
              <w:rPr>
                <w:rFonts w:cs="Times New Roman"/>
              </w:rPr>
            </w:pPr>
            <w:r w:rsidRPr="652361BB">
              <w:rPr>
                <w:rFonts w:cs="Times New Roman"/>
              </w:rPr>
              <w:t>14</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E857852" w14:textId="39F09F87" w:rsidR="3279B943" w:rsidRDefault="3279B943" w:rsidP="652361BB">
            <w:pPr>
              <w:spacing w:line="0" w:lineRule="atLeast"/>
              <w:rPr>
                <w:rFonts w:cs="Times New Roman"/>
              </w:rPr>
            </w:pPr>
            <w:r w:rsidRPr="1AF91A83">
              <w:rPr>
                <w:rFonts w:cs="Times New Roman"/>
              </w:rPr>
              <w:t xml:space="preserve">Wisconsin </w:t>
            </w:r>
          </w:p>
        </w:tc>
        <w:tc>
          <w:tcPr>
            <w:tcW w:w="345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75ACA45" w14:textId="75AE1C32" w:rsidR="652361BB" w:rsidRDefault="1AF91A83" w:rsidP="652361BB">
            <w:pPr>
              <w:spacing w:line="0" w:lineRule="atLeast"/>
              <w:rPr>
                <w:rFonts w:cs="Times New Roman"/>
              </w:rPr>
            </w:pPr>
            <w:r w:rsidRPr="1AF91A83">
              <w:rPr>
                <w:rFonts w:cs="Times New Roman"/>
              </w:rPr>
              <w:t>17</w:t>
            </w:r>
          </w:p>
        </w:tc>
      </w:tr>
      <w:tr w:rsidR="652361BB" w14:paraId="65807D8A" w14:textId="77777777" w:rsidTr="3C4B1456">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226B5F0" w14:textId="7DCC81F6" w:rsidR="652361BB" w:rsidRDefault="652361BB" w:rsidP="652361BB">
            <w:pPr>
              <w:spacing w:line="0" w:lineRule="atLeast"/>
              <w:rPr>
                <w:rFonts w:cs="Times New Roman"/>
              </w:rPr>
            </w:pPr>
            <w:r w:rsidRPr="652361BB">
              <w:rPr>
                <w:rFonts w:cs="Times New Roman"/>
              </w:rPr>
              <w:t>15</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003F964" w14:textId="370DD439" w:rsidR="37EBB26A" w:rsidRDefault="1AF91A83" w:rsidP="652361BB">
            <w:pPr>
              <w:spacing w:line="0" w:lineRule="atLeast"/>
              <w:rPr>
                <w:rFonts w:cs="Times New Roman"/>
              </w:rPr>
            </w:pPr>
            <w:r w:rsidRPr="1AF91A83">
              <w:rPr>
                <w:rFonts w:cs="Times New Roman"/>
              </w:rPr>
              <w:t>Alaska</w:t>
            </w:r>
          </w:p>
        </w:tc>
        <w:tc>
          <w:tcPr>
            <w:tcW w:w="345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03E6D9B" w14:textId="44611897" w:rsidR="652361BB" w:rsidRDefault="1AF91A83" w:rsidP="652361BB">
            <w:pPr>
              <w:spacing w:line="0" w:lineRule="atLeast"/>
              <w:rPr>
                <w:rFonts w:cs="Times New Roman"/>
              </w:rPr>
            </w:pPr>
            <w:r w:rsidRPr="1AF91A83">
              <w:rPr>
                <w:rFonts w:cs="Times New Roman"/>
              </w:rPr>
              <w:t>17.1</w:t>
            </w:r>
          </w:p>
        </w:tc>
      </w:tr>
      <w:tr w:rsidR="652361BB" w14:paraId="71B895EC" w14:textId="77777777" w:rsidTr="3C4B1456">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C7CFCDC" w14:textId="28CF577A" w:rsidR="68F3197C" w:rsidRDefault="68F3197C" w:rsidP="652361BB">
            <w:pPr>
              <w:spacing w:line="0" w:lineRule="atLeast"/>
              <w:rPr>
                <w:rFonts w:cs="Times New Roman"/>
              </w:rPr>
            </w:pPr>
            <w:r w:rsidRPr="652361BB">
              <w:rPr>
                <w:rFonts w:cs="Times New Roman"/>
              </w:rPr>
              <w:t>16</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BD28956" w14:textId="2478A401" w:rsidR="3279B943" w:rsidRDefault="1AF91A83" w:rsidP="652361BB">
            <w:pPr>
              <w:spacing w:line="0" w:lineRule="atLeast"/>
              <w:rPr>
                <w:rFonts w:cs="Times New Roman"/>
              </w:rPr>
            </w:pPr>
            <w:r w:rsidRPr="1AF91A83">
              <w:rPr>
                <w:rFonts w:cs="Times New Roman"/>
              </w:rPr>
              <w:t>New Mexico</w:t>
            </w:r>
          </w:p>
        </w:tc>
        <w:tc>
          <w:tcPr>
            <w:tcW w:w="345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F75E324" w14:textId="287BA378" w:rsidR="652361BB" w:rsidRDefault="1AF91A83" w:rsidP="652361BB">
            <w:pPr>
              <w:spacing w:line="0" w:lineRule="atLeast"/>
              <w:rPr>
                <w:rFonts w:cs="Times New Roman"/>
              </w:rPr>
            </w:pPr>
            <w:r w:rsidRPr="1AF91A83">
              <w:rPr>
                <w:rFonts w:cs="Times New Roman"/>
              </w:rPr>
              <w:t>17.6</w:t>
            </w:r>
          </w:p>
        </w:tc>
      </w:tr>
      <w:tr w:rsidR="652361BB" w14:paraId="48951857" w14:textId="77777777" w:rsidTr="3C4B1456">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64DC82D" w14:textId="596DA122" w:rsidR="652361BB" w:rsidRDefault="652361BB" w:rsidP="652361BB">
            <w:pPr>
              <w:spacing w:line="0" w:lineRule="atLeast"/>
              <w:rPr>
                <w:rFonts w:cs="Times New Roman"/>
              </w:rPr>
            </w:pPr>
            <w:r w:rsidRPr="652361BB">
              <w:rPr>
                <w:rFonts w:cs="Times New Roman"/>
              </w:rPr>
              <w:t>17</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11D1A19D" w14:textId="3EA2B7D0" w:rsidR="68F3197C" w:rsidRDefault="1AF91A83" w:rsidP="652361BB">
            <w:pPr>
              <w:spacing w:line="0" w:lineRule="atLeast"/>
              <w:rPr>
                <w:rFonts w:cs="Times New Roman"/>
              </w:rPr>
            </w:pPr>
            <w:r w:rsidRPr="1AF91A83">
              <w:rPr>
                <w:rFonts w:cs="Times New Roman"/>
              </w:rPr>
              <w:t>South Carolina</w:t>
            </w:r>
          </w:p>
        </w:tc>
        <w:tc>
          <w:tcPr>
            <w:tcW w:w="345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1172D1B8" w14:textId="06F2CB36" w:rsidR="652361BB" w:rsidRDefault="1AF91A83" w:rsidP="652361BB">
            <w:pPr>
              <w:spacing w:line="0" w:lineRule="atLeast"/>
              <w:rPr>
                <w:rFonts w:cs="Times New Roman"/>
              </w:rPr>
            </w:pPr>
            <w:r w:rsidRPr="1AF91A83">
              <w:rPr>
                <w:rFonts w:cs="Times New Roman"/>
              </w:rPr>
              <w:t>18.5</w:t>
            </w:r>
          </w:p>
        </w:tc>
      </w:tr>
      <w:tr w:rsidR="652361BB" w14:paraId="18B30B9E" w14:textId="77777777" w:rsidTr="3C4B1456">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E33D2BE" w14:textId="756052E9" w:rsidR="68F3197C" w:rsidRDefault="68F3197C" w:rsidP="652361BB">
            <w:pPr>
              <w:spacing w:line="0" w:lineRule="atLeast"/>
              <w:rPr>
                <w:rFonts w:cs="Times New Roman"/>
              </w:rPr>
            </w:pPr>
            <w:r w:rsidRPr="652361BB">
              <w:rPr>
                <w:rFonts w:cs="Times New Roman"/>
              </w:rPr>
              <w:t>18</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A877353" w14:textId="0EBFEBE0" w:rsidR="3279B943" w:rsidRDefault="1AF91A83" w:rsidP="652361BB">
            <w:pPr>
              <w:spacing w:line="0" w:lineRule="atLeast"/>
              <w:rPr>
                <w:rFonts w:cs="Times New Roman"/>
              </w:rPr>
            </w:pPr>
            <w:r w:rsidRPr="1AF91A83">
              <w:rPr>
                <w:rFonts w:cs="Times New Roman"/>
              </w:rPr>
              <w:t>Florida</w:t>
            </w:r>
          </w:p>
        </w:tc>
        <w:tc>
          <w:tcPr>
            <w:tcW w:w="345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D7AC209" w14:textId="0190FEED" w:rsidR="652361BB" w:rsidRDefault="1AF91A83" w:rsidP="652361BB">
            <w:pPr>
              <w:spacing w:line="0" w:lineRule="atLeast"/>
              <w:rPr>
                <w:rFonts w:cs="Times New Roman"/>
              </w:rPr>
            </w:pPr>
            <w:r w:rsidRPr="1AF91A83">
              <w:rPr>
                <w:rFonts w:cs="Times New Roman"/>
              </w:rPr>
              <w:t>18.8</w:t>
            </w:r>
          </w:p>
        </w:tc>
      </w:tr>
      <w:tr w:rsidR="00DF4DC3" w:rsidRPr="00DF4DC3" w14:paraId="4B18D1F1" w14:textId="77777777" w:rsidTr="3C4B145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4AD8D2B" w14:textId="1EEBAD11" w:rsidR="00662D20" w:rsidRPr="00DF4DC3" w:rsidRDefault="68F3197C" w:rsidP="652361BB">
            <w:pPr>
              <w:spacing w:line="0" w:lineRule="atLeast"/>
              <w:rPr>
                <w:rFonts w:cs="Times New Roman"/>
              </w:rPr>
            </w:pPr>
            <w:r w:rsidRPr="652361BB">
              <w:rPr>
                <w:rFonts w:cs="Times New Roman"/>
              </w:rPr>
              <w:t>19</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10D7EB1" w14:textId="7EC770FE" w:rsidR="00662D20" w:rsidRPr="00DF4DC3" w:rsidRDefault="1AF91A83" w:rsidP="652361BB">
            <w:pPr>
              <w:spacing w:line="0" w:lineRule="atLeast"/>
              <w:rPr>
                <w:rFonts w:cs="Times New Roman"/>
              </w:rPr>
            </w:pPr>
            <w:r w:rsidRPr="1AF91A83">
              <w:rPr>
                <w:rFonts w:cs="Times New Roman"/>
              </w:rPr>
              <w:t>Kentucky</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DC21E7F" w14:textId="59B46C4B" w:rsidR="00662D20" w:rsidRPr="00DF4DC3" w:rsidRDefault="51C17CB1" w:rsidP="652361BB">
            <w:pPr>
              <w:spacing w:line="0" w:lineRule="atLeast"/>
              <w:rPr>
                <w:rFonts w:cs="Times New Roman"/>
              </w:rPr>
            </w:pPr>
            <w:r w:rsidRPr="1AF91A83">
              <w:rPr>
                <w:rFonts w:cs="Times New Roman"/>
              </w:rPr>
              <w:t>19</w:t>
            </w:r>
          </w:p>
        </w:tc>
      </w:tr>
      <w:tr w:rsidR="652361BB" w14:paraId="7E787C73" w14:textId="77777777" w:rsidTr="3C4B1456">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FADF2FB" w14:textId="77777777" w:rsidR="68F3197C" w:rsidRDefault="68F3197C" w:rsidP="652361BB">
            <w:pPr>
              <w:spacing w:line="0" w:lineRule="atLeast"/>
              <w:rPr>
                <w:rFonts w:cs="Times New Roman"/>
              </w:rPr>
            </w:pPr>
            <w:r w:rsidRPr="652361BB">
              <w:rPr>
                <w:rFonts w:cs="Times New Roman"/>
              </w:rPr>
              <w:t>20</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B986B96" w14:textId="17509087" w:rsidR="3279B943" w:rsidRDefault="1AF91A83" w:rsidP="652361BB">
            <w:pPr>
              <w:spacing w:line="0" w:lineRule="atLeast"/>
              <w:rPr>
                <w:rFonts w:cs="Times New Roman"/>
              </w:rPr>
            </w:pPr>
            <w:r w:rsidRPr="1AF91A83">
              <w:rPr>
                <w:rFonts w:cs="Times New Roman"/>
              </w:rPr>
              <w:t>Vermont</w:t>
            </w:r>
          </w:p>
        </w:tc>
        <w:tc>
          <w:tcPr>
            <w:tcW w:w="345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0EDB82C" w14:textId="44C2620F" w:rsidR="652361BB" w:rsidRDefault="51C17CB1" w:rsidP="652361BB">
            <w:pPr>
              <w:spacing w:line="0" w:lineRule="atLeast"/>
              <w:rPr>
                <w:rFonts w:cs="Times New Roman"/>
              </w:rPr>
            </w:pPr>
            <w:r w:rsidRPr="1AF91A83">
              <w:rPr>
                <w:rFonts w:cs="Times New Roman"/>
              </w:rPr>
              <w:t>19</w:t>
            </w:r>
          </w:p>
        </w:tc>
      </w:tr>
      <w:tr w:rsidR="00DF4DC3" w:rsidRPr="00DF4DC3" w14:paraId="45D50BF3" w14:textId="77777777" w:rsidTr="3C4B145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123AE24C" w14:textId="7C4D1460" w:rsidR="00662D20" w:rsidRPr="00DF4DC3" w:rsidRDefault="68F3197C" w:rsidP="652361BB">
            <w:pPr>
              <w:spacing w:line="0" w:lineRule="atLeast"/>
              <w:rPr>
                <w:rFonts w:cs="Times New Roman"/>
              </w:rPr>
            </w:pPr>
            <w:r w:rsidRPr="652361BB">
              <w:rPr>
                <w:rFonts w:cs="Times New Roman"/>
              </w:rPr>
              <w:t>21</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808259E" w14:textId="47333DE8" w:rsidR="00662D20" w:rsidRPr="00DF4DC3" w:rsidRDefault="3279B943" w:rsidP="652361BB">
            <w:pPr>
              <w:spacing w:line="0" w:lineRule="atLeast"/>
              <w:rPr>
                <w:rFonts w:cs="Times New Roman"/>
              </w:rPr>
            </w:pPr>
            <w:r w:rsidRPr="1AF91A83">
              <w:rPr>
                <w:rFonts w:cs="Times New Roman"/>
              </w:rPr>
              <w:t xml:space="preserve">New Hampshire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B981E73" w14:textId="61FE4072" w:rsidR="00662D20" w:rsidRPr="00DF4DC3" w:rsidRDefault="51C17CB1" w:rsidP="652361BB">
            <w:pPr>
              <w:spacing w:line="0" w:lineRule="atLeast"/>
              <w:rPr>
                <w:rFonts w:cs="Times New Roman"/>
              </w:rPr>
            </w:pPr>
            <w:r w:rsidRPr="1AF91A83">
              <w:rPr>
                <w:rFonts w:cs="Times New Roman"/>
              </w:rPr>
              <w:t>19.1</w:t>
            </w:r>
          </w:p>
        </w:tc>
      </w:tr>
      <w:tr w:rsidR="652361BB" w14:paraId="33A5F583" w14:textId="77777777" w:rsidTr="3C4B1456">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358FF97" w14:textId="5DA2CF83" w:rsidR="68F3197C" w:rsidRDefault="68F3197C" w:rsidP="652361BB">
            <w:pPr>
              <w:spacing w:line="0" w:lineRule="atLeast"/>
              <w:rPr>
                <w:rFonts w:cs="Times New Roman"/>
              </w:rPr>
            </w:pPr>
            <w:r w:rsidRPr="652361BB">
              <w:rPr>
                <w:rFonts w:cs="Times New Roman"/>
              </w:rPr>
              <w:t>22</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FDABABC" w14:textId="4C62462A" w:rsidR="68F3197C" w:rsidRDefault="06FCFAD0" w:rsidP="652361BB">
            <w:pPr>
              <w:spacing w:line="0" w:lineRule="atLeast"/>
              <w:rPr>
                <w:rFonts w:cs="Times New Roman"/>
              </w:rPr>
            </w:pPr>
            <w:r w:rsidRPr="1AF91A83">
              <w:rPr>
                <w:rFonts w:cs="Times New Roman"/>
              </w:rPr>
              <w:t xml:space="preserve">Indiana </w:t>
            </w:r>
          </w:p>
        </w:tc>
        <w:tc>
          <w:tcPr>
            <w:tcW w:w="345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B51559D" w14:textId="62BA97E2" w:rsidR="37EBB26A" w:rsidRDefault="06FCFAD0" w:rsidP="652361BB">
            <w:pPr>
              <w:spacing w:line="0" w:lineRule="atLeast"/>
              <w:rPr>
                <w:rFonts w:cs="Times New Roman"/>
              </w:rPr>
            </w:pPr>
            <w:r w:rsidRPr="1AF91A83">
              <w:rPr>
                <w:rFonts w:cs="Times New Roman"/>
              </w:rPr>
              <w:t>19.4</w:t>
            </w:r>
          </w:p>
        </w:tc>
      </w:tr>
      <w:tr w:rsidR="652361BB" w14:paraId="25CB54B5" w14:textId="77777777" w:rsidTr="3C4B1456">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E0B47B3" w14:textId="037C3F48" w:rsidR="652361BB" w:rsidRDefault="652361BB" w:rsidP="652361BB">
            <w:pPr>
              <w:spacing w:line="0" w:lineRule="atLeast"/>
              <w:rPr>
                <w:rFonts w:cs="Times New Roman"/>
              </w:rPr>
            </w:pPr>
            <w:r w:rsidRPr="652361BB">
              <w:rPr>
                <w:rFonts w:cs="Times New Roman"/>
              </w:rPr>
              <w:t>23</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12D13DE" w14:textId="569F1F72" w:rsidR="3279B943" w:rsidRDefault="1AF91A83" w:rsidP="652361BB">
            <w:pPr>
              <w:spacing w:line="0" w:lineRule="atLeast"/>
              <w:rPr>
                <w:rFonts w:cs="Times New Roman"/>
              </w:rPr>
            </w:pPr>
            <w:r w:rsidRPr="1AF91A83">
              <w:rPr>
                <w:rFonts w:cs="Times New Roman"/>
              </w:rPr>
              <w:t>Louisiana</w:t>
            </w:r>
          </w:p>
        </w:tc>
        <w:tc>
          <w:tcPr>
            <w:tcW w:w="345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16D74FB" w14:textId="321099EF" w:rsidR="652361BB" w:rsidRDefault="51C17CB1" w:rsidP="652361BB">
            <w:pPr>
              <w:spacing w:line="0" w:lineRule="atLeast"/>
              <w:rPr>
                <w:rFonts w:cs="Times New Roman"/>
              </w:rPr>
            </w:pPr>
            <w:r w:rsidRPr="1AF91A83">
              <w:rPr>
                <w:rFonts w:cs="Times New Roman"/>
              </w:rPr>
              <w:t>19.5</w:t>
            </w:r>
          </w:p>
        </w:tc>
      </w:tr>
      <w:tr w:rsidR="00DF4DC3" w:rsidRPr="00DF4DC3" w14:paraId="3363AFA4" w14:textId="77777777" w:rsidTr="3C4B145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D6ABF40" w14:textId="1F606199" w:rsidR="00662D20" w:rsidRPr="00DF4DC3" w:rsidRDefault="68F3197C" w:rsidP="652361BB">
            <w:pPr>
              <w:spacing w:line="0" w:lineRule="atLeast"/>
              <w:rPr>
                <w:rFonts w:cs="Times New Roman"/>
              </w:rPr>
            </w:pPr>
            <w:r w:rsidRPr="652361BB">
              <w:rPr>
                <w:rFonts w:cs="Times New Roman"/>
              </w:rPr>
              <w:t>24</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337DF41" w14:textId="0ED0395C" w:rsidR="00662D20" w:rsidRPr="00DF4DC3" w:rsidRDefault="1AF91A83" w:rsidP="652361BB">
            <w:pPr>
              <w:spacing w:line="0" w:lineRule="atLeast"/>
              <w:rPr>
                <w:rFonts w:cs="Times New Roman"/>
              </w:rPr>
            </w:pPr>
            <w:r w:rsidRPr="1AF91A83">
              <w:rPr>
                <w:rFonts w:cs="Times New Roman"/>
              </w:rPr>
              <w:t>Virginia</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17C94C2" w14:textId="124EDFD1" w:rsidR="00662D20" w:rsidRPr="00DF4DC3" w:rsidRDefault="1AF91A83" w:rsidP="652361BB">
            <w:pPr>
              <w:spacing w:line="0" w:lineRule="atLeast"/>
              <w:rPr>
                <w:rFonts w:cs="Times New Roman"/>
              </w:rPr>
            </w:pPr>
            <w:r w:rsidRPr="1AF91A83">
              <w:rPr>
                <w:rFonts w:cs="Times New Roman"/>
              </w:rPr>
              <w:t>19.9</w:t>
            </w:r>
          </w:p>
        </w:tc>
      </w:tr>
      <w:tr w:rsidR="652361BB" w14:paraId="19F0437F" w14:textId="77777777" w:rsidTr="3C4B1456">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C5961B2" w14:textId="0687897C" w:rsidR="652361BB" w:rsidRDefault="652361BB" w:rsidP="652361BB">
            <w:pPr>
              <w:spacing w:line="0" w:lineRule="atLeast"/>
              <w:rPr>
                <w:rFonts w:cs="Times New Roman"/>
              </w:rPr>
            </w:pPr>
            <w:r w:rsidRPr="652361BB">
              <w:rPr>
                <w:rFonts w:cs="Times New Roman"/>
              </w:rPr>
              <w:t>25</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D54FBD6" w14:textId="0C0811DE" w:rsidR="3279B943" w:rsidRDefault="3279B943" w:rsidP="652361BB">
            <w:pPr>
              <w:spacing w:line="0" w:lineRule="atLeast"/>
              <w:rPr>
                <w:rFonts w:cs="Times New Roman"/>
              </w:rPr>
            </w:pPr>
            <w:r w:rsidRPr="1AF91A83">
              <w:rPr>
                <w:rFonts w:cs="Times New Roman"/>
              </w:rPr>
              <w:t xml:space="preserve">Arkansas </w:t>
            </w:r>
          </w:p>
        </w:tc>
        <w:tc>
          <w:tcPr>
            <w:tcW w:w="345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E6B6A5F" w14:textId="3C19B860" w:rsidR="652361BB" w:rsidRDefault="1AF91A83" w:rsidP="652361BB">
            <w:pPr>
              <w:spacing w:line="0" w:lineRule="atLeast"/>
              <w:rPr>
                <w:rFonts w:cs="Times New Roman"/>
              </w:rPr>
            </w:pPr>
            <w:r w:rsidRPr="1AF91A83">
              <w:rPr>
                <w:rFonts w:cs="Times New Roman"/>
              </w:rPr>
              <w:t>20.4</w:t>
            </w:r>
          </w:p>
        </w:tc>
      </w:tr>
      <w:tr w:rsidR="652361BB" w14:paraId="74F6CE88" w14:textId="77777777" w:rsidTr="3C4B1456">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0544391" w14:textId="07F9ADEF" w:rsidR="68F3197C" w:rsidRDefault="68F3197C" w:rsidP="652361BB">
            <w:pPr>
              <w:spacing w:line="0" w:lineRule="atLeast"/>
              <w:rPr>
                <w:rFonts w:cs="Times New Roman"/>
              </w:rPr>
            </w:pPr>
            <w:r w:rsidRPr="652361BB">
              <w:rPr>
                <w:rFonts w:cs="Times New Roman"/>
              </w:rPr>
              <w:t>26</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27421E0" w14:textId="0D42AEED" w:rsidR="3279B943" w:rsidRDefault="3279B943" w:rsidP="652361BB">
            <w:pPr>
              <w:spacing w:line="0" w:lineRule="atLeast"/>
              <w:rPr>
                <w:rFonts w:cs="Times New Roman"/>
              </w:rPr>
            </w:pPr>
            <w:r w:rsidRPr="1AF91A83">
              <w:rPr>
                <w:rFonts w:cs="Times New Roman"/>
              </w:rPr>
              <w:t xml:space="preserve">Hawaii </w:t>
            </w:r>
          </w:p>
        </w:tc>
        <w:tc>
          <w:tcPr>
            <w:tcW w:w="345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23A1DC2" w14:textId="5D5F89AF" w:rsidR="652361BB" w:rsidRDefault="1AF91A83" w:rsidP="652361BB">
            <w:pPr>
              <w:spacing w:line="0" w:lineRule="atLeast"/>
              <w:rPr>
                <w:rFonts w:cs="Times New Roman"/>
              </w:rPr>
            </w:pPr>
            <w:r w:rsidRPr="1AF91A83">
              <w:rPr>
                <w:rFonts w:cs="Times New Roman"/>
              </w:rPr>
              <w:t>20.7</w:t>
            </w:r>
          </w:p>
        </w:tc>
      </w:tr>
      <w:tr w:rsidR="652361BB" w14:paraId="10BD9DB3" w14:textId="77777777" w:rsidTr="3C4B1456">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0539B9A" w14:textId="5E153591" w:rsidR="68F3197C" w:rsidRDefault="68F3197C" w:rsidP="652361BB">
            <w:pPr>
              <w:spacing w:line="0" w:lineRule="atLeast"/>
              <w:rPr>
                <w:rFonts w:cs="Times New Roman"/>
              </w:rPr>
            </w:pPr>
            <w:r w:rsidRPr="652361BB">
              <w:rPr>
                <w:rFonts w:cs="Times New Roman"/>
              </w:rPr>
              <w:t>27</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CC5F860" w14:textId="10E4F914" w:rsidR="3279B943" w:rsidRDefault="3C4B1456" w:rsidP="652361BB">
            <w:pPr>
              <w:spacing w:line="0" w:lineRule="atLeast"/>
              <w:rPr>
                <w:rFonts w:cs="Times New Roman"/>
              </w:rPr>
            </w:pPr>
            <w:r w:rsidRPr="3C4B1456">
              <w:rPr>
                <w:rFonts w:cs="Times New Roman"/>
              </w:rPr>
              <w:t>Arizona</w:t>
            </w:r>
          </w:p>
        </w:tc>
        <w:tc>
          <w:tcPr>
            <w:tcW w:w="345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D79BF13" w14:textId="595F4B3A" w:rsidR="652361BB" w:rsidRDefault="1AF91A83" w:rsidP="652361BB">
            <w:pPr>
              <w:spacing w:line="0" w:lineRule="atLeast"/>
              <w:rPr>
                <w:rFonts w:cs="Times New Roman"/>
              </w:rPr>
            </w:pPr>
            <w:r w:rsidRPr="1AF91A83">
              <w:rPr>
                <w:rFonts w:cs="Times New Roman"/>
              </w:rPr>
              <w:t>22.2</w:t>
            </w:r>
          </w:p>
        </w:tc>
      </w:tr>
      <w:tr w:rsidR="652361BB" w14:paraId="445FAC9F" w14:textId="77777777" w:rsidTr="3C4B1456">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C5E25C9" w14:textId="77777777" w:rsidR="68F3197C" w:rsidRDefault="68F3197C" w:rsidP="652361BB">
            <w:pPr>
              <w:spacing w:line="0" w:lineRule="atLeast"/>
              <w:rPr>
                <w:rFonts w:cs="Times New Roman"/>
              </w:rPr>
            </w:pPr>
            <w:r w:rsidRPr="652361BB">
              <w:rPr>
                <w:rFonts w:cs="Times New Roman"/>
              </w:rPr>
              <w:t>28</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9C539D9" w14:textId="546B4E4B" w:rsidR="3279B943" w:rsidRDefault="3C4B1456" w:rsidP="652361BB">
            <w:pPr>
              <w:spacing w:line="0" w:lineRule="atLeast"/>
              <w:rPr>
                <w:rFonts w:cs="Times New Roman"/>
              </w:rPr>
            </w:pPr>
            <w:r w:rsidRPr="3C4B1456">
              <w:rPr>
                <w:rFonts w:cs="Times New Roman"/>
              </w:rPr>
              <w:t>Mississippi</w:t>
            </w:r>
          </w:p>
        </w:tc>
        <w:tc>
          <w:tcPr>
            <w:tcW w:w="345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4E12D0C" w14:textId="4B5260F1" w:rsidR="652361BB" w:rsidRDefault="1AF91A83" w:rsidP="652361BB">
            <w:pPr>
              <w:spacing w:line="0" w:lineRule="atLeast"/>
              <w:rPr>
                <w:rFonts w:cs="Times New Roman"/>
              </w:rPr>
            </w:pPr>
            <w:r w:rsidRPr="1AF91A83">
              <w:rPr>
                <w:rFonts w:cs="Times New Roman"/>
              </w:rPr>
              <w:t>22.2</w:t>
            </w:r>
          </w:p>
        </w:tc>
      </w:tr>
      <w:tr w:rsidR="652361BB" w14:paraId="7DC44DC1" w14:textId="77777777" w:rsidTr="3C4B1456">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44BC225" w14:textId="76135039" w:rsidR="652361BB" w:rsidRDefault="652361BB" w:rsidP="652361BB">
            <w:pPr>
              <w:spacing w:line="0" w:lineRule="atLeast"/>
              <w:rPr>
                <w:rFonts w:cs="Times New Roman"/>
              </w:rPr>
            </w:pPr>
            <w:r w:rsidRPr="652361BB">
              <w:rPr>
                <w:rFonts w:cs="Times New Roman"/>
              </w:rPr>
              <w:t>29</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604514A" w14:textId="4FD45A13" w:rsidR="37EBB26A" w:rsidRDefault="1AF91A83" w:rsidP="652361BB">
            <w:pPr>
              <w:spacing w:line="0" w:lineRule="atLeast"/>
              <w:rPr>
                <w:rFonts w:cs="Times New Roman"/>
              </w:rPr>
            </w:pPr>
            <w:r w:rsidRPr="1AF91A83">
              <w:rPr>
                <w:rFonts w:cs="Times New Roman"/>
              </w:rPr>
              <w:t>Tennessee</w:t>
            </w:r>
          </w:p>
        </w:tc>
        <w:tc>
          <w:tcPr>
            <w:tcW w:w="345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E4C1CE1" w14:textId="2CD0B547" w:rsidR="37EBB26A" w:rsidRDefault="1AF91A83" w:rsidP="652361BB">
            <w:pPr>
              <w:spacing w:line="0" w:lineRule="atLeast"/>
              <w:rPr>
                <w:rFonts w:cs="Times New Roman"/>
              </w:rPr>
            </w:pPr>
            <w:r w:rsidRPr="1AF91A83">
              <w:rPr>
                <w:rFonts w:cs="Times New Roman"/>
              </w:rPr>
              <w:t>22.5</w:t>
            </w:r>
          </w:p>
        </w:tc>
      </w:tr>
      <w:tr w:rsidR="652361BB" w14:paraId="21E4F499" w14:textId="77777777" w:rsidTr="3C4B1456">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CA1F584" w14:textId="3507264F" w:rsidR="68F3197C" w:rsidRDefault="68F3197C" w:rsidP="652361BB">
            <w:pPr>
              <w:spacing w:line="0" w:lineRule="atLeast"/>
              <w:rPr>
                <w:rFonts w:cs="Times New Roman"/>
              </w:rPr>
            </w:pPr>
            <w:r w:rsidRPr="652361BB">
              <w:rPr>
                <w:rFonts w:cs="Times New Roman"/>
              </w:rPr>
              <w:t>30</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2D6DB3C" w14:textId="5187EA4C" w:rsidR="68F3197C" w:rsidRDefault="1AF91A83" w:rsidP="652361BB">
            <w:pPr>
              <w:spacing w:line="0" w:lineRule="atLeast"/>
              <w:rPr>
                <w:rFonts w:cs="Times New Roman"/>
              </w:rPr>
            </w:pPr>
            <w:r w:rsidRPr="1AF91A83">
              <w:rPr>
                <w:rFonts w:cs="Times New Roman"/>
              </w:rPr>
              <w:t>Ohio</w:t>
            </w:r>
          </w:p>
        </w:tc>
        <w:tc>
          <w:tcPr>
            <w:tcW w:w="345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092A9C3" w14:textId="39A862A1" w:rsidR="37EBB26A" w:rsidRDefault="1AF91A83" w:rsidP="652361BB">
            <w:pPr>
              <w:spacing w:line="0" w:lineRule="atLeast"/>
              <w:rPr>
                <w:rFonts w:cs="Times New Roman"/>
              </w:rPr>
            </w:pPr>
            <w:r w:rsidRPr="1AF91A83">
              <w:rPr>
                <w:rFonts w:cs="Times New Roman"/>
              </w:rPr>
              <w:t>22.6</w:t>
            </w:r>
          </w:p>
        </w:tc>
      </w:tr>
      <w:tr w:rsidR="00DF4DC3" w:rsidRPr="00DF4DC3" w14:paraId="1DE724D4" w14:textId="77777777" w:rsidTr="3C4B145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FF48E19" w14:textId="6A433DF5" w:rsidR="00662D20" w:rsidRPr="00DF4DC3" w:rsidRDefault="652361BB" w:rsidP="652361BB">
            <w:pPr>
              <w:spacing w:line="0" w:lineRule="atLeast"/>
              <w:rPr>
                <w:rFonts w:cs="Times New Roman"/>
              </w:rPr>
            </w:pPr>
            <w:r w:rsidRPr="652361BB">
              <w:rPr>
                <w:rFonts w:cs="Times New Roman"/>
              </w:rPr>
              <w:t>31</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3FC2E78" w14:textId="5A13A084" w:rsidR="00662D20" w:rsidRPr="00DF4DC3" w:rsidRDefault="3279B943" w:rsidP="652361BB">
            <w:pPr>
              <w:spacing w:line="0" w:lineRule="atLeast"/>
              <w:rPr>
                <w:rFonts w:cs="Times New Roman"/>
              </w:rPr>
            </w:pPr>
            <w:r w:rsidRPr="1AF91A83">
              <w:rPr>
                <w:rFonts w:cs="Times New Roman"/>
              </w:rPr>
              <w:t xml:space="preserve">Colorado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C8FA62F" w14:textId="118045BF" w:rsidR="00662D20" w:rsidRPr="00DF4DC3" w:rsidRDefault="1AF91A83" w:rsidP="652361BB">
            <w:pPr>
              <w:spacing w:line="0" w:lineRule="atLeast"/>
              <w:rPr>
                <w:rFonts w:cs="Times New Roman"/>
              </w:rPr>
            </w:pPr>
            <w:r w:rsidRPr="1AF91A83">
              <w:rPr>
                <w:rFonts w:cs="Times New Roman"/>
              </w:rPr>
              <w:t>22.8</w:t>
            </w:r>
          </w:p>
        </w:tc>
      </w:tr>
      <w:tr w:rsidR="652361BB" w14:paraId="1D17A06A" w14:textId="77777777" w:rsidTr="3C4B1456">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1D0F752" w14:textId="4EBEC9B8" w:rsidR="68F3197C" w:rsidRDefault="68F3197C" w:rsidP="652361BB">
            <w:pPr>
              <w:spacing w:line="0" w:lineRule="atLeast"/>
              <w:rPr>
                <w:rFonts w:cs="Times New Roman"/>
              </w:rPr>
            </w:pPr>
            <w:r w:rsidRPr="652361BB">
              <w:rPr>
                <w:rFonts w:cs="Times New Roman"/>
              </w:rPr>
              <w:t>32</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D44B2FA" w14:textId="1B8A13AC" w:rsidR="37EBB26A" w:rsidRDefault="1AF91A83" w:rsidP="652361BB">
            <w:pPr>
              <w:spacing w:line="0" w:lineRule="atLeast"/>
              <w:rPr>
                <w:rFonts w:cs="Times New Roman"/>
              </w:rPr>
            </w:pPr>
            <w:r w:rsidRPr="1AF91A83">
              <w:rPr>
                <w:rFonts w:cs="Times New Roman"/>
              </w:rPr>
              <w:t>Pennsylvania</w:t>
            </w:r>
          </w:p>
        </w:tc>
        <w:tc>
          <w:tcPr>
            <w:tcW w:w="345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0ECE5F3" w14:textId="5594A66A" w:rsidR="37EBB26A" w:rsidRDefault="1AF91A83" w:rsidP="652361BB">
            <w:pPr>
              <w:spacing w:line="0" w:lineRule="atLeast"/>
              <w:rPr>
                <w:rFonts w:cs="Times New Roman"/>
              </w:rPr>
            </w:pPr>
            <w:r w:rsidRPr="1AF91A83">
              <w:rPr>
                <w:rFonts w:cs="Times New Roman"/>
              </w:rPr>
              <w:t>22.9</w:t>
            </w:r>
          </w:p>
        </w:tc>
      </w:tr>
      <w:tr w:rsidR="652361BB" w14:paraId="7EB5BB74" w14:textId="77777777" w:rsidTr="3C4B1456">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FBB499C" w14:textId="30D8F358" w:rsidR="652361BB" w:rsidRDefault="652361BB" w:rsidP="652361BB">
            <w:pPr>
              <w:spacing w:line="0" w:lineRule="atLeast"/>
              <w:rPr>
                <w:rFonts w:cs="Times New Roman"/>
              </w:rPr>
            </w:pPr>
            <w:r w:rsidRPr="652361BB">
              <w:rPr>
                <w:rFonts w:cs="Times New Roman"/>
              </w:rPr>
              <w:t>33</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0572E2B" w14:textId="5FD77CC1" w:rsidR="3279B943" w:rsidRDefault="1AF91A83" w:rsidP="652361BB">
            <w:pPr>
              <w:spacing w:line="0" w:lineRule="atLeast"/>
              <w:rPr>
                <w:rFonts w:cs="Times New Roman"/>
              </w:rPr>
            </w:pPr>
            <w:r w:rsidRPr="1AF91A83">
              <w:rPr>
                <w:rFonts w:cs="Times New Roman"/>
              </w:rPr>
              <w:t>Oregon</w:t>
            </w:r>
          </w:p>
        </w:tc>
        <w:tc>
          <w:tcPr>
            <w:tcW w:w="345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07A133A" w14:textId="58A21092" w:rsidR="652361BB" w:rsidRDefault="51C17CB1" w:rsidP="652361BB">
            <w:pPr>
              <w:spacing w:line="0" w:lineRule="atLeast"/>
              <w:rPr>
                <w:rFonts w:cs="Times New Roman"/>
              </w:rPr>
            </w:pPr>
            <w:r w:rsidRPr="1AF91A83">
              <w:rPr>
                <w:rFonts w:cs="Times New Roman"/>
              </w:rPr>
              <w:t>23</w:t>
            </w:r>
          </w:p>
        </w:tc>
      </w:tr>
      <w:tr w:rsidR="652361BB" w14:paraId="7D3FCF25" w14:textId="77777777" w:rsidTr="3C4B1456">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F6EB0FC" w14:textId="4DD858EC" w:rsidR="652361BB" w:rsidRDefault="652361BB" w:rsidP="652361BB">
            <w:pPr>
              <w:spacing w:line="0" w:lineRule="atLeast"/>
              <w:rPr>
                <w:rFonts w:cs="Times New Roman"/>
              </w:rPr>
            </w:pPr>
            <w:r w:rsidRPr="652361BB">
              <w:rPr>
                <w:rFonts w:cs="Times New Roman"/>
              </w:rPr>
              <w:t>34</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8784002" w14:textId="734C8D68" w:rsidR="3279B943" w:rsidRDefault="3279B943" w:rsidP="652361BB">
            <w:pPr>
              <w:spacing w:line="0" w:lineRule="atLeast"/>
              <w:rPr>
                <w:rFonts w:cs="Times New Roman"/>
              </w:rPr>
            </w:pPr>
            <w:r w:rsidRPr="1AF91A83">
              <w:rPr>
                <w:rFonts w:cs="Times New Roman"/>
              </w:rPr>
              <w:t xml:space="preserve">Maryland </w:t>
            </w:r>
          </w:p>
        </w:tc>
        <w:tc>
          <w:tcPr>
            <w:tcW w:w="345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A4019A4" w14:textId="2797B098" w:rsidR="652361BB" w:rsidRDefault="51C17CB1" w:rsidP="652361BB">
            <w:pPr>
              <w:spacing w:line="0" w:lineRule="atLeast"/>
              <w:rPr>
                <w:rFonts w:cs="Times New Roman"/>
              </w:rPr>
            </w:pPr>
            <w:r w:rsidRPr="1AF91A83">
              <w:rPr>
                <w:rFonts w:cs="Times New Roman"/>
              </w:rPr>
              <w:t>23.5</w:t>
            </w:r>
          </w:p>
        </w:tc>
      </w:tr>
      <w:tr w:rsidR="00DF4DC3" w:rsidRPr="00DF4DC3" w14:paraId="4CB35A95" w14:textId="77777777" w:rsidTr="3C4B145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1316EAF" w14:textId="760641EB" w:rsidR="00662D20" w:rsidRPr="00DF4DC3" w:rsidRDefault="652361BB" w:rsidP="652361BB">
            <w:pPr>
              <w:spacing w:line="0" w:lineRule="atLeast"/>
              <w:rPr>
                <w:rFonts w:cs="Times New Roman"/>
              </w:rPr>
            </w:pPr>
            <w:r w:rsidRPr="652361BB">
              <w:rPr>
                <w:rFonts w:cs="Times New Roman"/>
              </w:rPr>
              <w:t>35</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0702270" w14:textId="12A2F786" w:rsidR="00662D20" w:rsidRPr="00DF4DC3" w:rsidRDefault="1AF91A83" w:rsidP="652361BB">
            <w:pPr>
              <w:spacing w:line="0" w:lineRule="atLeast"/>
              <w:rPr>
                <w:rFonts w:cs="Times New Roman"/>
              </w:rPr>
            </w:pPr>
            <w:r w:rsidRPr="1AF91A83">
              <w:rPr>
                <w:rFonts w:cs="Times New Roman"/>
              </w:rPr>
              <w:t>Michigan</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8E60DFD" w14:textId="5881410A" w:rsidR="00662D20" w:rsidRPr="00DF4DC3" w:rsidRDefault="51C17CB1" w:rsidP="652361BB">
            <w:pPr>
              <w:spacing w:line="0" w:lineRule="atLeast"/>
              <w:rPr>
                <w:rFonts w:cs="Times New Roman"/>
              </w:rPr>
            </w:pPr>
            <w:r w:rsidRPr="1AF91A83">
              <w:rPr>
                <w:rFonts w:cs="Times New Roman"/>
              </w:rPr>
              <w:t>24.3</w:t>
            </w:r>
          </w:p>
        </w:tc>
      </w:tr>
      <w:tr w:rsidR="652361BB" w14:paraId="7A7F89F7" w14:textId="77777777" w:rsidTr="3C4B1456">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1C0FDBF" w14:textId="7CD95198" w:rsidR="68F3197C" w:rsidRDefault="68F3197C" w:rsidP="652361BB">
            <w:pPr>
              <w:spacing w:line="0" w:lineRule="atLeast"/>
              <w:rPr>
                <w:rFonts w:cs="Times New Roman"/>
              </w:rPr>
            </w:pPr>
            <w:r w:rsidRPr="652361BB">
              <w:rPr>
                <w:rFonts w:cs="Times New Roman"/>
              </w:rPr>
              <w:t>36</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C67847A" w14:textId="66CEBD1E" w:rsidR="37EBB26A" w:rsidRDefault="06FCFAD0" w:rsidP="652361BB">
            <w:pPr>
              <w:spacing w:line="0" w:lineRule="atLeast"/>
              <w:rPr>
                <w:rFonts w:cs="Times New Roman"/>
              </w:rPr>
            </w:pPr>
            <w:r w:rsidRPr="1AF91A83">
              <w:rPr>
                <w:rFonts w:cs="Times New Roman"/>
              </w:rPr>
              <w:t xml:space="preserve">Washington </w:t>
            </w:r>
          </w:p>
        </w:tc>
        <w:tc>
          <w:tcPr>
            <w:tcW w:w="345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7C85015" w14:textId="7C57460B" w:rsidR="652361BB" w:rsidRDefault="51C17CB1" w:rsidP="652361BB">
            <w:pPr>
              <w:spacing w:line="0" w:lineRule="atLeast"/>
              <w:rPr>
                <w:rFonts w:cs="Times New Roman"/>
              </w:rPr>
            </w:pPr>
            <w:r w:rsidRPr="1AF91A83">
              <w:rPr>
                <w:rFonts w:cs="Times New Roman"/>
              </w:rPr>
              <w:t>24.3</w:t>
            </w:r>
          </w:p>
        </w:tc>
      </w:tr>
      <w:tr w:rsidR="652361BB" w14:paraId="14456D97" w14:textId="77777777" w:rsidTr="3C4B1456">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3A7988D" w14:textId="4AB07A5C" w:rsidR="652361BB" w:rsidRDefault="652361BB" w:rsidP="652361BB">
            <w:pPr>
              <w:spacing w:line="0" w:lineRule="atLeast"/>
              <w:rPr>
                <w:rFonts w:cs="Times New Roman"/>
              </w:rPr>
            </w:pPr>
            <w:r w:rsidRPr="652361BB">
              <w:rPr>
                <w:rFonts w:cs="Times New Roman"/>
              </w:rPr>
              <w:t>37</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8105959" w14:textId="137BA4EB" w:rsidR="652361BB" w:rsidRDefault="1AF91A83" w:rsidP="652361BB">
            <w:pPr>
              <w:spacing w:line="0" w:lineRule="atLeast"/>
              <w:rPr>
                <w:rFonts w:cs="Times New Roman"/>
              </w:rPr>
            </w:pPr>
            <w:r w:rsidRPr="1AF91A83">
              <w:rPr>
                <w:rFonts w:cs="Times New Roman"/>
              </w:rPr>
              <w:t>Kansas</w:t>
            </w:r>
          </w:p>
        </w:tc>
        <w:tc>
          <w:tcPr>
            <w:tcW w:w="345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6264433" w14:textId="53B3FF43" w:rsidR="652361BB" w:rsidRDefault="51C17CB1" w:rsidP="652361BB">
            <w:pPr>
              <w:spacing w:line="0" w:lineRule="atLeast"/>
              <w:rPr>
                <w:rFonts w:cs="Times New Roman"/>
              </w:rPr>
            </w:pPr>
            <w:r w:rsidRPr="1AF91A83">
              <w:rPr>
                <w:rFonts w:cs="Times New Roman"/>
              </w:rPr>
              <w:t>24.7</w:t>
            </w:r>
          </w:p>
        </w:tc>
      </w:tr>
      <w:tr w:rsidR="652361BB" w14:paraId="25289D51" w14:textId="77777777" w:rsidTr="3C4B1456">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C45D1F8" w14:textId="42DC8374" w:rsidR="652361BB" w:rsidRDefault="652361BB" w:rsidP="652361BB">
            <w:pPr>
              <w:spacing w:line="0" w:lineRule="atLeast"/>
              <w:rPr>
                <w:rFonts w:cs="Times New Roman"/>
              </w:rPr>
            </w:pPr>
            <w:r w:rsidRPr="652361BB">
              <w:rPr>
                <w:rFonts w:cs="Times New Roman"/>
              </w:rPr>
              <w:t>38</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A83383B" w14:textId="59DAC9A3" w:rsidR="37EBB26A" w:rsidRDefault="06FCFAD0" w:rsidP="652361BB">
            <w:pPr>
              <w:spacing w:line="0" w:lineRule="atLeast"/>
              <w:rPr>
                <w:rFonts w:cs="Times New Roman"/>
              </w:rPr>
            </w:pPr>
            <w:r w:rsidRPr="1AF91A83">
              <w:rPr>
                <w:rFonts w:cs="Times New Roman"/>
              </w:rPr>
              <w:t>Missouri</w:t>
            </w:r>
          </w:p>
        </w:tc>
        <w:tc>
          <w:tcPr>
            <w:tcW w:w="345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A34B66A" w14:textId="51D50174" w:rsidR="652361BB" w:rsidRDefault="51C17CB1" w:rsidP="652361BB">
            <w:pPr>
              <w:spacing w:line="0" w:lineRule="atLeast"/>
              <w:rPr>
                <w:rFonts w:cs="Times New Roman"/>
              </w:rPr>
            </w:pPr>
            <w:r w:rsidRPr="1AF91A83">
              <w:rPr>
                <w:rFonts w:cs="Times New Roman"/>
              </w:rPr>
              <w:t>28.1</w:t>
            </w:r>
          </w:p>
        </w:tc>
      </w:tr>
      <w:tr w:rsidR="652361BB" w14:paraId="2123D192" w14:textId="77777777" w:rsidTr="3C4B1456">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19AEC3D8" w14:textId="198C909E" w:rsidR="68F3197C" w:rsidRDefault="68F3197C" w:rsidP="652361BB">
            <w:pPr>
              <w:spacing w:line="0" w:lineRule="atLeast"/>
              <w:rPr>
                <w:rFonts w:cs="Times New Roman"/>
              </w:rPr>
            </w:pPr>
            <w:r w:rsidRPr="652361BB">
              <w:rPr>
                <w:rFonts w:cs="Times New Roman"/>
              </w:rPr>
              <w:t>39</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E87DAFD" w14:textId="52371BB6" w:rsidR="37EBB26A" w:rsidRDefault="1AF91A83" w:rsidP="652361BB">
            <w:pPr>
              <w:spacing w:line="0" w:lineRule="atLeast"/>
              <w:rPr>
                <w:rFonts w:cs="Times New Roman"/>
              </w:rPr>
            </w:pPr>
            <w:r w:rsidRPr="1AF91A83">
              <w:rPr>
                <w:rFonts w:cs="Times New Roman"/>
              </w:rPr>
              <w:t>Minnesota</w:t>
            </w:r>
          </w:p>
        </w:tc>
        <w:tc>
          <w:tcPr>
            <w:tcW w:w="345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3175D51" w14:textId="21A98F10" w:rsidR="652361BB" w:rsidRDefault="1AF91A83" w:rsidP="652361BB">
            <w:pPr>
              <w:spacing w:line="0" w:lineRule="atLeast"/>
              <w:rPr>
                <w:rFonts w:cs="Times New Roman"/>
              </w:rPr>
            </w:pPr>
            <w:r w:rsidRPr="1AF91A83">
              <w:rPr>
                <w:rFonts w:cs="Times New Roman"/>
              </w:rPr>
              <w:t>28.5</w:t>
            </w:r>
          </w:p>
        </w:tc>
      </w:tr>
      <w:tr w:rsidR="652361BB" w14:paraId="530F957D" w14:textId="77777777" w:rsidTr="3C4B1456">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30BE15E" w14:textId="1F1DFB46" w:rsidR="652361BB" w:rsidRDefault="652361BB" w:rsidP="652361BB">
            <w:pPr>
              <w:spacing w:line="0" w:lineRule="atLeast"/>
              <w:rPr>
                <w:rFonts w:cs="Times New Roman"/>
              </w:rPr>
            </w:pPr>
            <w:r w:rsidRPr="652361BB">
              <w:rPr>
                <w:rFonts w:cs="Times New Roman"/>
              </w:rPr>
              <w:t>40</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C22E8CC" w14:textId="5E968D9D" w:rsidR="37EBB26A" w:rsidRDefault="1AF91A83" w:rsidP="652361BB">
            <w:pPr>
              <w:spacing w:line="0" w:lineRule="atLeast"/>
              <w:rPr>
                <w:rFonts w:cs="Times New Roman"/>
              </w:rPr>
            </w:pPr>
            <w:r w:rsidRPr="1AF91A83">
              <w:rPr>
                <w:rFonts w:cs="Times New Roman"/>
              </w:rPr>
              <w:t>Georgia</w:t>
            </w:r>
          </w:p>
        </w:tc>
        <w:tc>
          <w:tcPr>
            <w:tcW w:w="345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613CE2B" w14:textId="31D76795" w:rsidR="652361BB" w:rsidRDefault="1AF91A83" w:rsidP="652361BB">
            <w:pPr>
              <w:spacing w:line="0" w:lineRule="atLeast"/>
              <w:rPr>
                <w:rFonts w:cs="Times New Roman"/>
              </w:rPr>
            </w:pPr>
            <w:r w:rsidRPr="1AF91A83">
              <w:rPr>
                <w:rFonts w:cs="Times New Roman"/>
              </w:rPr>
              <w:t>28.9</w:t>
            </w:r>
          </w:p>
        </w:tc>
      </w:tr>
      <w:tr w:rsidR="652361BB" w14:paraId="1B9CBB8D" w14:textId="77777777" w:rsidTr="3C4B1456">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36E339F" w14:textId="16C147D4" w:rsidR="68F3197C" w:rsidRDefault="68F3197C" w:rsidP="652361BB">
            <w:pPr>
              <w:spacing w:line="0" w:lineRule="atLeast"/>
              <w:rPr>
                <w:rFonts w:cs="Times New Roman"/>
              </w:rPr>
            </w:pPr>
            <w:r w:rsidRPr="652361BB">
              <w:rPr>
                <w:rFonts w:cs="Times New Roman"/>
              </w:rPr>
              <w:t>41</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D5D9C57" w14:textId="73F2088E" w:rsidR="37EBB26A" w:rsidRDefault="1AF91A83" w:rsidP="652361BB">
            <w:pPr>
              <w:spacing w:line="0" w:lineRule="atLeast"/>
              <w:rPr>
                <w:rFonts w:cs="Times New Roman"/>
              </w:rPr>
            </w:pPr>
            <w:r w:rsidRPr="1AF91A83">
              <w:rPr>
                <w:rFonts w:cs="Times New Roman"/>
              </w:rPr>
              <w:t>Oklahoma</w:t>
            </w:r>
          </w:p>
        </w:tc>
        <w:tc>
          <w:tcPr>
            <w:tcW w:w="345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269D9B0" w14:textId="027FD709" w:rsidR="652361BB" w:rsidRDefault="1AF91A83" w:rsidP="652361BB">
            <w:pPr>
              <w:spacing w:line="0" w:lineRule="atLeast"/>
              <w:rPr>
                <w:rFonts w:cs="Times New Roman"/>
              </w:rPr>
            </w:pPr>
            <w:r w:rsidRPr="1AF91A83">
              <w:rPr>
                <w:rFonts w:cs="Times New Roman"/>
              </w:rPr>
              <w:t>29.6</w:t>
            </w:r>
          </w:p>
        </w:tc>
      </w:tr>
      <w:tr w:rsidR="652361BB" w14:paraId="40032F65" w14:textId="77777777" w:rsidTr="3C4B1456">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7141A38" w14:textId="2C8715DE" w:rsidR="68F3197C" w:rsidRDefault="68F3197C" w:rsidP="652361BB">
            <w:pPr>
              <w:spacing w:line="0" w:lineRule="atLeast"/>
              <w:rPr>
                <w:rFonts w:cs="Times New Roman"/>
              </w:rPr>
            </w:pPr>
            <w:r w:rsidRPr="652361BB">
              <w:rPr>
                <w:rFonts w:cs="Times New Roman"/>
              </w:rPr>
              <w:t>42</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ACFFB1B" w14:textId="4A799A46" w:rsidR="37EBB26A" w:rsidRDefault="06FCFAD0" w:rsidP="652361BB">
            <w:pPr>
              <w:spacing w:line="0" w:lineRule="atLeast"/>
              <w:rPr>
                <w:rFonts w:cs="Times New Roman"/>
              </w:rPr>
            </w:pPr>
            <w:r w:rsidRPr="1AF91A83">
              <w:rPr>
                <w:rFonts w:cs="Times New Roman"/>
              </w:rPr>
              <w:t xml:space="preserve">Connecticut </w:t>
            </w:r>
          </w:p>
        </w:tc>
        <w:tc>
          <w:tcPr>
            <w:tcW w:w="345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0A0D28A" w14:textId="77DE62FA" w:rsidR="37EBB26A" w:rsidRDefault="06FCFAD0" w:rsidP="652361BB">
            <w:pPr>
              <w:spacing w:line="0" w:lineRule="atLeast"/>
              <w:rPr>
                <w:rFonts w:cs="Times New Roman"/>
              </w:rPr>
            </w:pPr>
            <w:r w:rsidRPr="1AF91A83">
              <w:rPr>
                <w:rFonts w:cs="Times New Roman"/>
              </w:rPr>
              <w:t>30.2</w:t>
            </w:r>
          </w:p>
        </w:tc>
      </w:tr>
      <w:tr w:rsidR="00DF4DC3" w:rsidRPr="00DF4DC3" w14:paraId="6C97B9E9" w14:textId="77777777" w:rsidTr="3C4B145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2353489" w14:textId="5B87D2A6" w:rsidR="00662D20" w:rsidRPr="00DF4DC3" w:rsidRDefault="68F3197C" w:rsidP="652361BB">
            <w:pPr>
              <w:spacing w:line="0" w:lineRule="atLeast"/>
              <w:rPr>
                <w:rFonts w:cs="Times New Roman"/>
              </w:rPr>
            </w:pPr>
            <w:r w:rsidRPr="652361BB">
              <w:rPr>
                <w:rFonts w:cs="Times New Roman"/>
              </w:rPr>
              <w:lastRenderedPageBreak/>
              <w:t>43</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E2D53A0" w14:textId="1F2D68B8" w:rsidR="00662D20" w:rsidRPr="00DF4DC3" w:rsidRDefault="06FCFAD0" w:rsidP="652361BB">
            <w:pPr>
              <w:spacing w:line="0" w:lineRule="atLeast"/>
              <w:rPr>
                <w:rFonts w:cs="Times New Roman"/>
              </w:rPr>
            </w:pPr>
            <w:r w:rsidRPr="1AF91A83">
              <w:rPr>
                <w:rFonts w:cs="Times New Roman"/>
              </w:rPr>
              <w:t xml:space="preserve">Delaware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BEDCB28" w14:textId="3AB6F29F" w:rsidR="00662D20" w:rsidRPr="00DF4DC3" w:rsidRDefault="51C17CB1" w:rsidP="652361BB">
            <w:pPr>
              <w:spacing w:line="0" w:lineRule="atLeast"/>
              <w:rPr>
                <w:rFonts w:cs="Times New Roman"/>
              </w:rPr>
            </w:pPr>
            <w:r w:rsidRPr="1AF91A83">
              <w:rPr>
                <w:rFonts w:cs="Times New Roman"/>
              </w:rPr>
              <w:t>30.8</w:t>
            </w:r>
          </w:p>
        </w:tc>
      </w:tr>
      <w:tr w:rsidR="652361BB" w14:paraId="3EBB013D" w14:textId="77777777" w:rsidTr="3C4B1456">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C35B3AA" w14:textId="63D7A1E9" w:rsidR="652361BB" w:rsidRDefault="652361BB" w:rsidP="652361BB">
            <w:pPr>
              <w:spacing w:line="0" w:lineRule="atLeast"/>
              <w:rPr>
                <w:rFonts w:cs="Times New Roman"/>
              </w:rPr>
            </w:pPr>
            <w:r w:rsidRPr="652361BB">
              <w:rPr>
                <w:rFonts w:cs="Times New Roman"/>
              </w:rPr>
              <w:t>44</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FDFD531" w14:textId="1AD2356F" w:rsidR="37EBB26A" w:rsidRDefault="1AF91A83" w:rsidP="652361BB">
            <w:pPr>
              <w:spacing w:line="0" w:lineRule="atLeast"/>
              <w:rPr>
                <w:rFonts w:cs="Times New Roman"/>
              </w:rPr>
            </w:pPr>
            <w:r w:rsidRPr="1AF91A83">
              <w:rPr>
                <w:rFonts w:cs="Times New Roman"/>
              </w:rPr>
              <w:t>California</w:t>
            </w:r>
          </w:p>
        </w:tc>
        <w:tc>
          <w:tcPr>
            <w:tcW w:w="345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8049B1C" w14:textId="3FB9EB86" w:rsidR="652361BB" w:rsidRDefault="51C17CB1" w:rsidP="652361BB">
            <w:pPr>
              <w:spacing w:line="0" w:lineRule="atLeast"/>
              <w:rPr>
                <w:rFonts w:cs="Times New Roman"/>
              </w:rPr>
            </w:pPr>
            <w:r w:rsidRPr="1AF91A83">
              <w:rPr>
                <w:rFonts w:cs="Times New Roman"/>
              </w:rPr>
              <w:t>31.3</w:t>
            </w:r>
          </w:p>
        </w:tc>
      </w:tr>
      <w:tr w:rsidR="00DF4DC3" w:rsidRPr="00DF4DC3" w14:paraId="1C7EB047" w14:textId="77777777" w:rsidTr="3C4B145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1DE1A807" w14:textId="33981CF8" w:rsidR="00662D20" w:rsidRPr="00DF4DC3" w:rsidRDefault="68F3197C" w:rsidP="652361BB">
            <w:pPr>
              <w:spacing w:line="0" w:lineRule="atLeast"/>
              <w:rPr>
                <w:rFonts w:cs="Times New Roman"/>
              </w:rPr>
            </w:pPr>
            <w:r w:rsidRPr="652361BB">
              <w:rPr>
                <w:rFonts w:cs="Times New Roman"/>
              </w:rPr>
              <w:t>45</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4F7DF18" w14:textId="24F95577" w:rsidR="00662D20" w:rsidRPr="00DF4DC3" w:rsidRDefault="06FCFAD0" w:rsidP="652361BB">
            <w:pPr>
              <w:spacing w:line="0" w:lineRule="atLeast"/>
              <w:rPr>
                <w:rFonts w:cs="Times New Roman"/>
              </w:rPr>
            </w:pPr>
            <w:r w:rsidRPr="1AF91A83">
              <w:rPr>
                <w:rFonts w:cs="Times New Roman"/>
              </w:rPr>
              <w:t xml:space="preserve">Illinois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43691A7" w14:textId="11381746" w:rsidR="00662D20" w:rsidRPr="00DF4DC3" w:rsidRDefault="1AF91A83" w:rsidP="652361BB">
            <w:pPr>
              <w:spacing w:line="0" w:lineRule="atLeast"/>
              <w:rPr>
                <w:rFonts w:cs="Times New Roman"/>
              </w:rPr>
            </w:pPr>
            <w:r w:rsidRPr="1AF91A83">
              <w:rPr>
                <w:rFonts w:cs="Times New Roman"/>
              </w:rPr>
              <w:t>32</w:t>
            </w:r>
          </w:p>
        </w:tc>
      </w:tr>
      <w:tr w:rsidR="652361BB" w14:paraId="1BC338B7" w14:textId="77777777" w:rsidTr="3C4B1456">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4DC8038" w14:textId="1509F5AD" w:rsidR="68F3197C" w:rsidRDefault="68F3197C" w:rsidP="652361BB">
            <w:pPr>
              <w:spacing w:line="0" w:lineRule="atLeast"/>
              <w:rPr>
                <w:rFonts w:cs="Times New Roman"/>
              </w:rPr>
            </w:pPr>
            <w:r w:rsidRPr="652361BB">
              <w:rPr>
                <w:rFonts w:cs="Times New Roman"/>
              </w:rPr>
              <w:t>46</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F48EF72" w14:textId="26E47D5A" w:rsidR="37EBB26A" w:rsidRDefault="06FCFAD0" w:rsidP="652361BB">
            <w:pPr>
              <w:spacing w:line="0" w:lineRule="atLeast"/>
              <w:rPr>
                <w:rFonts w:cs="Times New Roman"/>
              </w:rPr>
            </w:pPr>
            <w:r w:rsidRPr="1AF91A83">
              <w:rPr>
                <w:rFonts w:cs="Times New Roman"/>
              </w:rPr>
              <w:t xml:space="preserve">Rhode Island </w:t>
            </w:r>
          </w:p>
        </w:tc>
        <w:tc>
          <w:tcPr>
            <w:tcW w:w="345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D56FAAF" w14:textId="65E80AC0" w:rsidR="652361BB" w:rsidRDefault="1AF91A83" w:rsidP="652361BB">
            <w:pPr>
              <w:spacing w:line="0" w:lineRule="atLeast"/>
              <w:rPr>
                <w:rFonts w:cs="Times New Roman"/>
              </w:rPr>
            </w:pPr>
            <w:r w:rsidRPr="1AF91A83">
              <w:rPr>
                <w:rFonts w:cs="Times New Roman"/>
              </w:rPr>
              <w:t>32.7</w:t>
            </w:r>
          </w:p>
        </w:tc>
      </w:tr>
      <w:tr w:rsidR="652361BB" w14:paraId="3BA04356" w14:textId="77777777" w:rsidTr="3C4B1456">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B36E8BF" w14:textId="19EB0D3D" w:rsidR="68F3197C" w:rsidRDefault="68F3197C" w:rsidP="652361BB">
            <w:pPr>
              <w:spacing w:line="0" w:lineRule="atLeast"/>
              <w:rPr>
                <w:rFonts w:cs="Times New Roman"/>
              </w:rPr>
            </w:pPr>
            <w:r w:rsidRPr="652361BB">
              <w:rPr>
                <w:rFonts w:cs="Times New Roman"/>
              </w:rPr>
              <w:t>47</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9A4614F" w14:textId="059D8E00" w:rsidR="37EBB26A" w:rsidRDefault="1AF91A83" w:rsidP="652361BB">
            <w:pPr>
              <w:spacing w:line="0" w:lineRule="atLeast"/>
              <w:rPr>
                <w:rFonts w:cs="Times New Roman"/>
              </w:rPr>
            </w:pPr>
            <w:r w:rsidRPr="1AF91A83">
              <w:rPr>
                <w:rFonts w:cs="Times New Roman"/>
              </w:rPr>
              <w:t>Texas</w:t>
            </w:r>
          </w:p>
        </w:tc>
        <w:tc>
          <w:tcPr>
            <w:tcW w:w="345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B43E1A7" w14:textId="7190C919" w:rsidR="37EBB26A" w:rsidRDefault="1AF91A83" w:rsidP="652361BB">
            <w:pPr>
              <w:spacing w:line="0" w:lineRule="atLeast"/>
              <w:rPr>
                <w:rFonts w:cs="Times New Roman"/>
              </w:rPr>
            </w:pPr>
            <w:r w:rsidRPr="1AF91A83">
              <w:rPr>
                <w:rFonts w:cs="Times New Roman"/>
              </w:rPr>
              <w:t>34.9</w:t>
            </w:r>
          </w:p>
        </w:tc>
      </w:tr>
      <w:tr w:rsidR="00DF4DC3" w:rsidRPr="00DF4DC3" w14:paraId="735B7F0B" w14:textId="77777777" w:rsidTr="3C4B145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33D49E4" w14:textId="51A41CFB" w:rsidR="00662D20" w:rsidRPr="00DF4DC3" w:rsidRDefault="68F3197C" w:rsidP="652361BB">
            <w:pPr>
              <w:spacing w:line="0" w:lineRule="atLeast"/>
              <w:rPr>
                <w:rFonts w:cs="Times New Roman"/>
              </w:rPr>
            </w:pPr>
            <w:r w:rsidRPr="652361BB">
              <w:rPr>
                <w:rFonts w:cs="Times New Roman"/>
              </w:rPr>
              <w:t>48</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1488F37" w14:textId="45B89169" w:rsidR="00662D20" w:rsidRPr="00DF4DC3" w:rsidRDefault="37EBB26A" w:rsidP="652361BB">
            <w:pPr>
              <w:spacing w:line="0" w:lineRule="atLeast"/>
              <w:rPr>
                <w:rFonts w:cs="Times New Roman"/>
              </w:rPr>
            </w:pPr>
            <w:r w:rsidRPr="652361BB">
              <w:rPr>
                <w:rFonts w:cs="Times New Roman"/>
              </w:rPr>
              <w:t>Massachusetts</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7AAED38" w14:textId="09616DA2" w:rsidR="00662D20" w:rsidRPr="00DF4DC3" w:rsidRDefault="1AF91A83" w:rsidP="652361BB">
            <w:pPr>
              <w:spacing w:line="0" w:lineRule="atLeast"/>
              <w:rPr>
                <w:rFonts w:cs="Times New Roman"/>
              </w:rPr>
            </w:pPr>
            <w:r w:rsidRPr="1AF91A83">
              <w:rPr>
                <w:rFonts w:cs="Times New Roman"/>
              </w:rPr>
              <w:t>40.4</w:t>
            </w:r>
          </w:p>
        </w:tc>
      </w:tr>
      <w:tr w:rsidR="00DF4DC3" w:rsidRPr="00DF4DC3" w14:paraId="7625F160" w14:textId="77777777" w:rsidTr="3C4B145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C6524F5" w14:textId="07C8F1F7" w:rsidR="00662D20" w:rsidRPr="00DF4DC3" w:rsidRDefault="68F3197C" w:rsidP="652361BB">
            <w:pPr>
              <w:spacing w:line="0" w:lineRule="atLeast"/>
              <w:rPr>
                <w:rFonts w:cs="Times New Roman"/>
              </w:rPr>
            </w:pPr>
            <w:r w:rsidRPr="652361BB">
              <w:rPr>
                <w:rFonts w:cs="Times New Roman"/>
              </w:rPr>
              <w:t>49</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F478E4A" w14:textId="7B773005" w:rsidR="00662D20" w:rsidRPr="00DF4DC3" w:rsidRDefault="1AF91A83" w:rsidP="652361BB">
            <w:pPr>
              <w:spacing w:line="0" w:lineRule="atLeast"/>
              <w:rPr>
                <w:rFonts w:cs="Times New Roman"/>
              </w:rPr>
            </w:pPr>
            <w:r w:rsidRPr="1AF91A83">
              <w:rPr>
                <w:rFonts w:cs="Times New Roman"/>
              </w:rPr>
              <w:t>New York</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72A8B12" w14:textId="6C0DFECA" w:rsidR="00662D20" w:rsidRPr="00DF4DC3" w:rsidRDefault="1AF91A83" w:rsidP="652361BB">
            <w:pPr>
              <w:spacing w:line="0" w:lineRule="atLeast"/>
              <w:rPr>
                <w:rFonts w:cs="Times New Roman"/>
              </w:rPr>
            </w:pPr>
            <w:r w:rsidRPr="1AF91A83">
              <w:rPr>
                <w:rFonts w:cs="Times New Roman"/>
              </w:rPr>
              <w:t>43.2</w:t>
            </w:r>
          </w:p>
        </w:tc>
      </w:tr>
      <w:tr w:rsidR="00DF4DC3" w:rsidRPr="00DF4DC3" w14:paraId="0ADA1CBE" w14:textId="77777777" w:rsidTr="3C4B145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8A9E6CA" w14:textId="56DCB7B4" w:rsidR="00662D20" w:rsidRPr="00DF4DC3" w:rsidRDefault="68F3197C" w:rsidP="652361BB">
            <w:pPr>
              <w:spacing w:line="0" w:lineRule="atLeast"/>
              <w:rPr>
                <w:rFonts w:cs="Times New Roman"/>
              </w:rPr>
            </w:pPr>
            <w:r w:rsidRPr="652361BB">
              <w:rPr>
                <w:rFonts w:cs="Times New Roman"/>
              </w:rPr>
              <w:t>50</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907910D" w14:textId="39EBB13E" w:rsidR="00662D20" w:rsidRPr="00DF4DC3" w:rsidRDefault="37EBB26A" w:rsidP="652361BB">
            <w:pPr>
              <w:spacing w:line="0" w:lineRule="atLeast"/>
              <w:rPr>
                <w:rFonts w:cs="Times New Roman"/>
              </w:rPr>
            </w:pPr>
            <w:r w:rsidRPr="652361BB">
              <w:rPr>
                <w:rFonts w:cs="Times New Roman"/>
              </w:rPr>
              <w:t>New Jersey</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2546601" w14:textId="758A08D5" w:rsidR="00662D20" w:rsidRPr="00DF4DC3" w:rsidRDefault="1AF91A83" w:rsidP="652361BB">
            <w:pPr>
              <w:spacing w:line="0" w:lineRule="atLeast"/>
              <w:rPr>
                <w:rFonts w:cs="Times New Roman"/>
              </w:rPr>
            </w:pPr>
            <w:r w:rsidRPr="1AF91A83">
              <w:rPr>
                <w:rFonts w:cs="Times New Roman"/>
              </w:rPr>
              <w:t>48</w:t>
            </w:r>
          </w:p>
        </w:tc>
      </w:tr>
      <w:tr w:rsidR="00844331" w:rsidRPr="00DF4DC3" w14:paraId="7E76E89A" w14:textId="77777777" w:rsidTr="3C4B145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C8D5979" w14:textId="77777777" w:rsidR="00662D20" w:rsidRPr="00DF4DC3" w:rsidRDefault="00662D20" w:rsidP="652361BB">
            <w:pPr>
              <w:rPr>
                <w:rFonts w:eastAsia="Times New Roman" w:cs="Times New Roman"/>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5AE567F" w14:textId="686F8D49" w:rsidR="00662D20" w:rsidRPr="00DF4DC3" w:rsidRDefault="68F3197C" w:rsidP="652361BB">
            <w:pPr>
              <w:spacing w:line="0" w:lineRule="atLeast"/>
              <w:rPr>
                <w:rFonts w:cs="Times New Roman"/>
              </w:rPr>
            </w:pPr>
            <w:r w:rsidRPr="652361BB">
              <w:rPr>
                <w:rFonts w:cs="Times New Roman"/>
              </w:rPr>
              <w:t>Average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C38EA08" w14:textId="3C1B4321" w:rsidR="00662D20" w:rsidRPr="00DF4DC3" w:rsidRDefault="51C17CB1" w:rsidP="652361BB">
            <w:pPr>
              <w:spacing w:line="0" w:lineRule="atLeast"/>
              <w:rPr>
                <w:rFonts w:cs="Times New Roman"/>
              </w:rPr>
            </w:pPr>
            <w:del w:id="1475" w:author="Truong Bui" w:date="2022-10-18T03:43:00Z">
              <w:r w:rsidRPr="1AF91A83" w:rsidDel="00B51044">
                <w:rPr>
                  <w:rFonts w:cs="Times New Roman"/>
                </w:rPr>
                <w:delText>21.93</w:delText>
              </w:r>
            </w:del>
            <w:ins w:id="1476" w:author="Truong Bui" w:date="2022-10-18T03:43:00Z">
              <w:r w:rsidR="00B51044">
                <w:rPr>
                  <w:rFonts w:cs="Times New Roman"/>
                </w:rPr>
                <w:t>27.04</w:t>
              </w:r>
            </w:ins>
          </w:p>
        </w:tc>
      </w:tr>
    </w:tbl>
    <w:p w14:paraId="32C668E3" w14:textId="77777777" w:rsidR="00662D20" w:rsidRPr="00DF4DC3" w:rsidRDefault="00662D20" w:rsidP="00662D20">
      <w:pPr>
        <w:rPr>
          <w:rFonts w:eastAsia="Times New Roman" w:cs="Times New Roman"/>
          <w:color w:val="FF0000"/>
        </w:rPr>
      </w:pPr>
    </w:p>
    <w:p w14:paraId="00B29992" w14:textId="4923E7C1" w:rsidR="00662D20" w:rsidRPr="00E77E4F" w:rsidRDefault="00662D20" w:rsidP="00662D20">
      <w:pPr>
        <w:rPr>
          <w:rFonts w:cs="Times New Roman"/>
          <w:color w:val="000000" w:themeColor="text1"/>
        </w:rPr>
      </w:pPr>
      <w:r w:rsidRPr="00E77E4F">
        <w:rPr>
          <w:rFonts w:cs="Times New Roman"/>
          <w:color w:val="000000" w:themeColor="text1"/>
        </w:rPr>
        <w:t xml:space="preserve">Figure 10: </w:t>
      </w:r>
      <w:del w:id="1477" w:author="Truong Bui" w:date="2022-10-18T04:08:00Z">
        <w:r w:rsidRPr="00E77E4F" w:rsidDel="00F1772A">
          <w:rPr>
            <w:rFonts w:cs="Times New Roman"/>
            <w:color w:val="000000" w:themeColor="text1"/>
          </w:rPr>
          <w:delText xml:space="preserve">Peak </w:delText>
        </w:r>
      </w:del>
      <w:ins w:id="1478" w:author="Truong Bui" w:date="2022-10-18T04:08:00Z">
        <w:r w:rsidR="00F1772A">
          <w:rPr>
            <w:rFonts w:cs="Times New Roman"/>
            <w:color w:val="000000" w:themeColor="text1"/>
          </w:rPr>
          <w:t>Annual</w:t>
        </w:r>
        <w:r w:rsidR="00F1772A" w:rsidRPr="00E77E4F">
          <w:rPr>
            <w:rFonts w:cs="Times New Roman"/>
            <w:color w:val="000000" w:themeColor="text1"/>
          </w:rPr>
          <w:t xml:space="preserve"> </w:t>
        </w:r>
      </w:ins>
      <w:r w:rsidRPr="00E77E4F">
        <w:rPr>
          <w:rFonts w:cs="Times New Roman"/>
          <w:color w:val="000000" w:themeColor="text1"/>
        </w:rPr>
        <w:t>Hours</w:t>
      </w:r>
      <w:ins w:id="1479" w:author="Truong Bui" w:date="2022-10-18T04:08:00Z">
        <w:r w:rsidR="00F1772A">
          <w:rPr>
            <w:rFonts w:cs="Times New Roman"/>
            <w:color w:val="000000" w:themeColor="text1"/>
          </w:rPr>
          <w:t xml:space="preserve"> of Delay</w:t>
        </w:r>
      </w:ins>
      <w:r w:rsidRPr="00E77E4F">
        <w:rPr>
          <w:rFonts w:cs="Times New Roman"/>
          <w:color w:val="000000" w:themeColor="text1"/>
        </w:rPr>
        <w:t xml:space="preserve"> </w:t>
      </w:r>
      <w:del w:id="1480" w:author="Truong Bui" w:date="2022-10-18T04:09:00Z">
        <w:r w:rsidRPr="00E77E4F" w:rsidDel="00C77F50">
          <w:rPr>
            <w:rFonts w:cs="Times New Roman"/>
            <w:color w:val="000000" w:themeColor="text1"/>
          </w:rPr>
          <w:delText xml:space="preserve">Spent in Auto Congestion </w:delText>
        </w:r>
      </w:del>
      <w:r w:rsidRPr="00E77E4F">
        <w:rPr>
          <w:rFonts w:cs="Times New Roman"/>
          <w:color w:val="000000" w:themeColor="text1"/>
        </w:rPr>
        <w:t xml:space="preserve">per </w:t>
      </w:r>
      <w:ins w:id="1481" w:author="Truong Bui" w:date="2022-10-18T04:09:00Z">
        <w:r w:rsidR="00C77F50">
          <w:rPr>
            <w:rFonts w:cs="Times New Roman"/>
            <w:color w:val="000000" w:themeColor="text1"/>
          </w:rPr>
          <w:t xml:space="preserve">Auto </w:t>
        </w:r>
      </w:ins>
      <w:r w:rsidRPr="00E77E4F">
        <w:rPr>
          <w:rFonts w:cs="Times New Roman"/>
          <w:color w:val="000000" w:themeColor="text1"/>
        </w:rPr>
        <w:t>Commuter</w:t>
      </w:r>
      <w:r w:rsidR="00C1267F" w:rsidRPr="00E77E4F">
        <w:rPr>
          <w:rFonts w:cs="Times New Roman"/>
          <w:color w:val="000000" w:themeColor="text1"/>
        </w:rPr>
        <w:t>, 202</w:t>
      </w:r>
      <w:ins w:id="1482" w:author="Truong Bui" w:date="2022-10-18T04:09:00Z">
        <w:r w:rsidR="000142C7">
          <w:rPr>
            <w:rFonts w:cs="Times New Roman"/>
            <w:color w:val="000000" w:themeColor="text1"/>
          </w:rPr>
          <w:t>0</w:t>
        </w:r>
      </w:ins>
      <w:del w:id="1483" w:author="Truong Bui" w:date="2022-10-18T04:09:00Z">
        <w:r w:rsidR="00E77E4F" w:rsidRPr="00E77E4F" w:rsidDel="000142C7">
          <w:rPr>
            <w:rFonts w:cs="Times New Roman"/>
            <w:color w:val="000000" w:themeColor="text1"/>
          </w:rPr>
          <w:delText>1</w:delText>
        </w:r>
      </w:del>
      <w:r w:rsidRPr="00E77E4F">
        <w:rPr>
          <w:rFonts w:cs="Times New Roman"/>
          <w:color w:val="000000" w:themeColor="text1"/>
        </w:rPr>
        <w:t xml:space="preserve"> (Ray will insert figure)</w:t>
      </w:r>
    </w:p>
    <w:p w14:paraId="265064B5" w14:textId="52BC56A0" w:rsidR="00662D20" w:rsidRPr="00E77E4F" w:rsidRDefault="00662D20" w:rsidP="00A767F9">
      <w:pPr>
        <w:spacing w:after="240"/>
        <w:rPr>
          <w:rFonts w:eastAsia="Times New Roman" w:cs="Times New Roman"/>
          <w:color w:val="000000" w:themeColor="text1"/>
        </w:rPr>
      </w:pPr>
      <w:r w:rsidRPr="00DF4DC3">
        <w:rPr>
          <w:rFonts w:eastAsia="Times New Roman" w:cs="Times New Roman"/>
          <w:color w:val="FF0000"/>
        </w:rPr>
        <w:br/>
      </w:r>
      <w:r w:rsidRPr="00DF4DC3">
        <w:rPr>
          <w:rFonts w:eastAsia="Times New Roman" w:cs="Times New Roman"/>
          <w:color w:val="FF0000"/>
        </w:rPr>
        <w:br/>
      </w:r>
      <w:r w:rsidRPr="00E77E4F">
        <w:rPr>
          <w:rFonts w:cs="Times New Roman"/>
          <w:b/>
          <w:bCs/>
          <w:color w:val="000000" w:themeColor="text1"/>
        </w:rPr>
        <w:t>Structurally Deficient Bridges </w:t>
      </w:r>
    </w:p>
    <w:p w14:paraId="7534341D" w14:textId="77777777" w:rsidR="00662D20" w:rsidRPr="00E77E4F" w:rsidRDefault="00662D20" w:rsidP="00662D20">
      <w:pPr>
        <w:rPr>
          <w:rFonts w:eastAsia="Times New Roman" w:cs="Times New Roman"/>
          <w:color w:val="000000" w:themeColor="text1"/>
        </w:rPr>
      </w:pPr>
    </w:p>
    <w:p w14:paraId="6EC03DDC" w14:textId="7352AC06" w:rsidR="00662D20" w:rsidRPr="00E77E4F" w:rsidRDefault="00662D20" w:rsidP="00662D20">
      <w:pPr>
        <w:rPr>
          <w:rFonts w:cs="Times New Roman"/>
          <w:color w:val="000000" w:themeColor="text1"/>
        </w:rPr>
      </w:pPr>
      <w:r w:rsidRPr="00E77E4F">
        <w:rPr>
          <w:rFonts w:cs="Times New Roman"/>
          <w:color w:val="000000" w:themeColor="text1"/>
        </w:rPr>
        <w:t xml:space="preserve">Federal law mandates the uniform inspection of all bridges for structural adequacy at least every two years; bridges rated “deficient” are eligible for federal repair dollars. The National Bridge Inventory (NBI) is the source of the bridge data </w:t>
      </w:r>
      <w:r w:rsidR="001F463A" w:rsidRPr="00E77E4F">
        <w:rPr>
          <w:rFonts w:cs="Times New Roman"/>
          <w:color w:val="000000" w:themeColor="text1"/>
        </w:rPr>
        <w:t>in the table and figure following</w:t>
      </w:r>
      <w:r w:rsidRPr="00E77E4F">
        <w:rPr>
          <w:rFonts w:cs="Times New Roman"/>
          <w:color w:val="000000" w:themeColor="text1"/>
        </w:rPr>
        <w:t xml:space="preserve">, </w:t>
      </w:r>
      <w:r w:rsidR="002D577B" w:rsidRPr="00E77E4F">
        <w:rPr>
          <w:rFonts w:cs="Times New Roman"/>
          <w:color w:val="000000" w:themeColor="text1"/>
        </w:rPr>
        <w:t xml:space="preserve">which is provided in summary form </w:t>
      </w:r>
      <w:r w:rsidRPr="00E77E4F">
        <w:rPr>
          <w:rFonts w:cs="Times New Roman"/>
          <w:color w:val="000000" w:themeColor="text1"/>
        </w:rPr>
        <w:t xml:space="preserve">in </w:t>
      </w:r>
      <w:r w:rsidRPr="00E77E4F">
        <w:rPr>
          <w:rFonts w:cs="Times New Roman"/>
          <w:i/>
          <w:iCs/>
          <w:color w:val="000000" w:themeColor="text1"/>
        </w:rPr>
        <w:t>Better Roads</w:t>
      </w:r>
      <w:r w:rsidRPr="00E77E4F">
        <w:rPr>
          <w:rFonts w:cs="Times New Roman"/>
          <w:color w:val="000000" w:themeColor="text1"/>
        </w:rPr>
        <w:t xml:space="preserve"> (see Appendix). Since the NBI contains some recent inspections and some as old as two years, the age of the “average” inspection is about one year old. So, a “December 20</w:t>
      </w:r>
      <w:r w:rsidR="008E1080" w:rsidRPr="00E77E4F">
        <w:rPr>
          <w:rFonts w:cs="Times New Roman"/>
          <w:color w:val="000000" w:themeColor="text1"/>
        </w:rPr>
        <w:t>20</w:t>
      </w:r>
      <w:r w:rsidRPr="00E77E4F">
        <w:rPr>
          <w:rFonts w:cs="Times New Roman"/>
          <w:color w:val="000000" w:themeColor="text1"/>
        </w:rPr>
        <w:t xml:space="preserve">” summary from the NBI would represent, on average, bridge condition as of </w:t>
      </w:r>
      <w:r w:rsidR="008D7DB1">
        <w:rPr>
          <w:rFonts w:cs="Times New Roman"/>
          <w:color w:val="000000" w:themeColor="text1"/>
        </w:rPr>
        <w:t xml:space="preserve">December </w:t>
      </w:r>
      <w:r w:rsidRPr="00E77E4F">
        <w:rPr>
          <w:rFonts w:cs="Times New Roman"/>
          <w:color w:val="000000" w:themeColor="text1"/>
        </w:rPr>
        <w:t>201</w:t>
      </w:r>
      <w:r w:rsidR="008E1080" w:rsidRPr="00E77E4F">
        <w:rPr>
          <w:rFonts w:cs="Times New Roman"/>
          <w:color w:val="000000" w:themeColor="text1"/>
        </w:rPr>
        <w:t>9</w:t>
      </w:r>
      <w:r w:rsidRPr="00E77E4F">
        <w:rPr>
          <w:rFonts w:cs="Times New Roman"/>
          <w:color w:val="000000" w:themeColor="text1"/>
        </w:rPr>
        <w:t>.</w:t>
      </w:r>
    </w:p>
    <w:p w14:paraId="60120E8A" w14:textId="77777777" w:rsidR="00662D20" w:rsidRPr="00DF4DC3" w:rsidRDefault="00662D20" w:rsidP="00662D20">
      <w:pPr>
        <w:rPr>
          <w:rFonts w:eastAsia="Times New Roman" w:cs="Times New Roman"/>
          <w:color w:val="FF0000"/>
        </w:rPr>
      </w:pPr>
    </w:p>
    <w:p w14:paraId="2FC4BA72" w14:textId="05875942" w:rsidR="00662D20" w:rsidRPr="00DF4DC3" w:rsidRDefault="68F3197C" w:rsidP="652361BB">
      <w:pPr>
        <w:rPr>
          <w:rFonts w:cs="Times New Roman"/>
        </w:rPr>
      </w:pPr>
      <w:r w:rsidRPr="652361BB">
        <w:rPr>
          <w:rFonts w:cs="Times New Roman"/>
        </w:rPr>
        <w:t>The condition of the nation’s highway bridges in 20</w:t>
      </w:r>
      <w:r w:rsidR="41C24BE0" w:rsidRPr="652361BB">
        <w:rPr>
          <w:rFonts w:cs="Times New Roman"/>
        </w:rPr>
        <w:t>21</w:t>
      </w:r>
      <w:r w:rsidRPr="652361BB">
        <w:rPr>
          <w:rFonts w:cs="Times New Roman"/>
        </w:rPr>
        <w:t xml:space="preserve"> improved slightly from 2020, the last time this assessment was completed. Of the 617</w:t>
      </w:r>
      <w:r w:rsidR="41C24BE0" w:rsidRPr="652361BB">
        <w:rPr>
          <w:rFonts w:cs="Times New Roman"/>
        </w:rPr>
        <w:t>,008</w:t>
      </w:r>
      <w:r w:rsidRPr="652361BB">
        <w:rPr>
          <w:rFonts w:cs="Times New Roman"/>
        </w:rPr>
        <w:t xml:space="preserve"> highway bridges reported, </w:t>
      </w:r>
      <w:r w:rsidR="41C24BE0" w:rsidRPr="652361BB">
        <w:rPr>
          <w:rFonts w:cs="Times New Roman"/>
        </w:rPr>
        <w:t xml:space="preserve">43,289 </w:t>
      </w:r>
      <w:r w:rsidRPr="652361BB">
        <w:rPr>
          <w:rFonts w:cs="Times New Roman"/>
        </w:rPr>
        <w:t>(7.02%) were rated deficient for 20</w:t>
      </w:r>
      <w:r w:rsidR="41C24BE0" w:rsidRPr="652361BB">
        <w:rPr>
          <w:rFonts w:cs="Times New Roman"/>
        </w:rPr>
        <w:t>21</w:t>
      </w:r>
      <w:r w:rsidRPr="652361BB">
        <w:rPr>
          <w:rFonts w:cs="Times New Roman"/>
        </w:rPr>
        <w:t xml:space="preserve"> (Table 1</w:t>
      </w:r>
      <w:ins w:id="1484" w:author="Truong Bui" w:date="2022-10-18T04:09:00Z">
        <w:r w:rsidR="0030456C">
          <w:rPr>
            <w:rFonts w:cs="Times New Roman"/>
          </w:rPr>
          <w:t>6</w:t>
        </w:r>
      </w:ins>
      <w:del w:id="1485" w:author="Truong Bui" w:date="2022-10-18T04:09:00Z">
        <w:r w:rsidRPr="652361BB" w:rsidDel="0030456C">
          <w:rPr>
            <w:rFonts w:cs="Times New Roman"/>
          </w:rPr>
          <w:delText>5</w:delText>
        </w:r>
      </w:del>
      <w:r w:rsidRPr="652361BB">
        <w:rPr>
          <w:rFonts w:cs="Times New Roman"/>
        </w:rPr>
        <w:t>, Percent of Structurally Deficient Bridges, 20</w:t>
      </w:r>
      <w:r w:rsidR="41C24BE0" w:rsidRPr="652361BB">
        <w:rPr>
          <w:rFonts w:cs="Times New Roman"/>
        </w:rPr>
        <w:t>21</w:t>
      </w:r>
      <w:r w:rsidRPr="652361BB">
        <w:rPr>
          <w:rFonts w:cs="Times New Roman"/>
        </w:rPr>
        <w:t xml:space="preserve">, Figure 11). This represents a </w:t>
      </w:r>
      <w:r w:rsidR="41C24BE0" w:rsidRPr="652361BB">
        <w:rPr>
          <w:rFonts w:cs="Times New Roman"/>
        </w:rPr>
        <w:t>0.44</w:t>
      </w:r>
      <w:r w:rsidRPr="652361BB">
        <w:rPr>
          <w:rFonts w:cs="Times New Roman"/>
        </w:rPr>
        <w:t xml:space="preserve">% improvement over 2020 when </w:t>
      </w:r>
      <w:r w:rsidR="41C24BE0" w:rsidRPr="652361BB">
        <w:rPr>
          <w:rFonts w:cs="Times New Roman"/>
        </w:rPr>
        <w:t xml:space="preserve">45,861 </w:t>
      </w:r>
      <w:r w:rsidRPr="652361BB">
        <w:rPr>
          <w:rFonts w:cs="Times New Roman"/>
        </w:rPr>
        <w:t>of 614</w:t>
      </w:r>
      <w:r w:rsidR="41C24BE0" w:rsidRPr="652361BB">
        <w:rPr>
          <w:rFonts w:cs="Times New Roman"/>
        </w:rPr>
        <w:t>,490</w:t>
      </w:r>
      <w:r w:rsidRPr="652361BB">
        <w:rPr>
          <w:rFonts w:cs="Times New Roman"/>
        </w:rPr>
        <w:t xml:space="preserve"> (</w:t>
      </w:r>
      <w:r w:rsidR="41C24BE0" w:rsidRPr="652361BB">
        <w:rPr>
          <w:rFonts w:cs="Times New Roman"/>
        </w:rPr>
        <w:t>7.46</w:t>
      </w:r>
      <w:r w:rsidRPr="652361BB">
        <w:rPr>
          <w:rFonts w:cs="Times New Roman"/>
        </w:rPr>
        <w:t>%) were rated as deficient.  </w:t>
      </w:r>
    </w:p>
    <w:p w14:paraId="293179FD" w14:textId="77777777" w:rsidR="00662D20" w:rsidRPr="00DF4DC3" w:rsidRDefault="00662D20" w:rsidP="00662D20">
      <w:pPr>
        <w:rPr>
          <w:rFonts w:eastAsia="Times New Roman" w:cs="Times New Roman"/>
          <w:color w:val="FF0000"/>
        </w:rPr>
      </w:pPr>
    </w:p>
    <w:p w14:paraId="6A2198D4" w14:textId="098D9FC1" w:rsidR="00662D20" w:rsidRPr="00DF4DC3" w:rsidRDefault="6AEE6F6B" w:rsidP="652361BB">
      <w:pPr>
        <w:rPr>
          <w:rFonts w:cs="Times New Roman"/>
        </w:rPr>
      </w:pPr>
      <w:r w:rsidRPr="16D0B965">
        <w:rPr>
          <w:rFonts w:cs="Times New Roman"/>
        </w:rPr>
        <w:t xml:space="preserve">Arizona, Nevada, Texas, and Delaware </w:t>
      </w:r>
      <w:r w:rsidR="68F3197C" w:rsidRPr="16D0B965">
        <w:rPr>
          <w:rFonts w:cs="Times New Roman"/>
        </w:rPr>
        <w:t xml:space="preserve">reported less than 2% of their bridges </w:t>
      </w:r>
      <w:r w:rsidR="008D7DB1" w:rsidRPr="16D0B965">
        <w:rPr>
          <w:rFonts w:cs="Times New Roman"/>
        </w:rPr>
        <w:t xml:space="preserve">as </w:t>
      </w:r>
      <w:r w:rsidR="68F3197C" w:rsidRPr="16D0B965">
        <w:rPr>
          <w:rFonts w:cs="Times New Roman"/>
        </w:rPr>
        <w:t>structurally deficient</w:t>
      </w:r>
      <w:r w:rsidRPr="16D0B965">
        <w:rPr>
          <w:rFonts w:cs="Times New Roman"/>
        </w:rPr>
        <w:t xml:space="preserve"> </w:t>
      </w:r>
      <w:r w:rsidR="5C5D988B" w:rsidRPr="16D0B965">
        <w:rPr>
          <w:rFonts w:cs="Times New Roman"/>
        </w:rPr>
        <w:t>(</w:t>
      </w:r>
      <w:r w:rsidR="68F3197C" w:rsidRPr="16D0B965">
        <w:rPr>
          <w:rFonts w:cs="Times New Roman"/>
        </w:rPr>
        <w:t>1.38%, 1.40%, 1.43%, and</w:t>
      </w:r>
      <w:r w:rsidR="008D7DB1" w:rsidRPr="16D0B965">
        <w:rPr>
          <w:rFonts w:cs="Times New Roman"/>
        </w:rPr>
        <w:t xml:space="preserve"> </w:t>
      </w:r>
      <w:r w:rsidR="68F3197C" w:rsidRPr="16D0B965">
        <w:rPr>
          <w:rFonts w:cs="Times New Roman"/>
        </w:rPr>
        <w:t>1.94% respectively</w:t>
      </w:r>
      <w:r w:rsidR="5C5D988B" w:rsidRPr="16D0B965">
        <w:rPr>
          <w:rFonts w:cs="Times New Roman"/>
        </w:rPr>
        <w:t>)</w:t>
      </w:r>
      <w:r w:rsidR="68F3197C" w:rsidRPr="16D0B965">
        <w:rPr>
          <w:rFonts w:cs="Times New Roman"/>
        </w:rPr>
        <w:t>.</w:t>
      </w:r>
      <w:r w:rsidR="68F3197C" w:rsidRPr="16D0B965">
        <w:rPr>
          <w:rFonts w:cs="Times New Roman"/>
          <w:color w:val="FF0000"/>
        </w:rPr>
        <w:t xml:space="preserve"> </w:t>
      </w:r>
      <w:r w:rsidRPr="16D0B965">
        <w:rPr>
          <w:rFonts w:cs="Times New Roman"/>
        </w:rPr>
        <w:t xml:space="preserve">West Virginia </w:t>
      </w:r>
      <w:r w:rsidR="68F3197C" w:rsidRPr="16D0B965">
        <w:rPr>
          <w:rFonts w:cs="Times New Roman"/>
        </w:rPr>
        <w:t xml:space="preserve">reported more than 20% of </w:t>
      </w:r>
      <w:r w:rsidR="008D7DB1" w:rsidRPr="16D0B965">
        <w:rPr>
          <w:rFonts w:cs="Times New Roman"/>
        </w:rPr>
        <w:t xml:space="preserve">its </w:t>
      </w:r>
      <w:r w:rsidR="68F3197C" w:rsidRPr="16D0B965">
        <w:rPr>
          <w:rFonts w:cs="Times New Roman"/>
        </w:rPr>
        <w:t>bridges as structurally deficient</w:t>
      </w:r>
      <w:r w:rsidRPr="16D0B965">
        <w:rPr>
          <w:rFonts w:cs="Times New Roman"/>
        </w:rPr>
        <w:t xml:space="preserve"> (at </w:t>
      </w:r>
      <w:r w:rsidR="41C24BE0" w:rsidRPr="16D0B965">
        <w:rPr>
          <w:rFonts w:cs="Times New Roman"/>
        </w:rPr>
        <w:t>20.37%</w:t>
      </w:r>
      <w:r w:rsidR="5C5D988B" w:rsidRPr="16D0B965">
        <w:rPr>
          <w:rFonts w:cs="Times New Roman"/>
        </w:rPr>
        <w:t>).</w:t>
      </w:r>
      <w:r w:rsidR="68F3197C" w:rsidRPr="16D0B965">
        <w:rPr>
          <w:rFonts w:cs="Times New Roman"/>
        </w:rPr>
        <w:t xml:space="preserve"> </w:t>
      </w:r>
      <w:proofErr w:type="gramStart"/>
      <w:r w:rsidR="68F3197C" w:rsidRPr="16D0B965">
        <w:rPr>
          <w:rFonts w:cs="Times New Roman"/>
        </w:rPr>
        <w:t>The majority of</w:t>
      </w:r>
      <w:proofErr w:type="gramEnd"/>
      <w:r w:rsidR="68F3197C" w:rsidRPr="16D0B965">
        <w:rPr>
          <w:rFonts w:cs="Times New Roman"/>
        </w:rPr>
        <w:t xml:space="preserve"> states (</w:t>
      </w:r>
      <w:r w:rsidR="59824551" w:rsidRPr="16D0B965">
        <w:rPr>
          <w:rFonts w:cs="Times New Roman"/>
        </w:rPr>
        <w:t>39</w:t>
      </w:r>
      <w:r w:rsidR="68F3197C" w:rsidRPr="16D0B965">
        <w:rPr>
          <w:rFonts w:cs="Times New Roman"/>
        </w:rPr>
        <w:t>) reported at least some improvement in the percentage of structurally deficient bridges between 2020 and 20</w:t>
      </w:r>
      <w:r w:rsidR="59824551" w:rsidRPr="16D0B965">
        <w:rPr>
          <w:rFonts w:cs="Times New Roman"/>
        </w:rPr>
        <w:t>21</w:t>
      </w:r>
      <w:r w:rsidR="68F3197C" w:rsidRPr="16D0B965">
        <w:rPr>
          <w:rFonts w:cs="Times New Roman"/>
        </w:rPr>
        <w:t>, with Rhode Island</w:t>
      </w:r>
      <w:r w:rsidR="59824551" w:rsidRPr="16D0B965">
        <w:rPr>
          <w:rFonts w:cs="Times New Roman"/>
        </w:rPr>
        <w:t xml:space="preserve"> </w:t>
      </w:r>
      <w:r w:rsidR="68F3197C" w:rsidRPr="16D0B965">
        <w:rPr>
          <w:rFonts w:cs="Times New Roman"/>
        </w:rPr>
        <w:t>and South Carolina</w:t>
      </w:r>
      <w:r w:rsidR="59824551" w:rsidRPr="16D0B965">
        <w:rPr>
          <w:rFonts w:cs="Times New Roman"/>
        </w:rPr>
        <w:t xml:space="preserve"> </w:t>
      </w:r>
      <w:r w:rsidR="68F3197C" w:rsidRPr="16D0B965">
        <w:rPr>
          <w:rFonts w:cs="Times New Roman"/>
        </w:rPr>
        <w:t>seeing the most improvement (4.88</w:t>
      </w:r>
      <w:r w:rsidR="59824551" w:rsidRPr="16D0B965">
        <w:rPr>
          <w:rFonts w:cs="Times New Roman"/>
        </w:rPr>
        <w:t xml:space="preserve"> and 3.13 </w:t>
      </w:r>
      <w:r w:rsidR="68F3197C" w:rsidRPr="16D0B965">
        <w:rPr>
          <w:rFonts w:cs="Times New Roman"/>
        </w:rPr>
        <w:t>percentage points, respectively). Of the eleven states that reported a higher percentage of deficient bridges, none</w:t>
      </w:r>
      <w:r w:rsidRPr="16D0B965">
        <w:rPr>
          <w:rFonts w:cs="Times New Roman"/>
        </w:rPr>
        <w:t xml:space="preserve"> saw an</w:t>
      </w:r>
      <w:r w:rsidR="68F3197C" w:rsidRPr="16D0B965">
        <w:rPr>
          <w:rFonts w:cs="Times New Roman"/>
        </w:rPr>
        <w:t xml:space="preserve"> increase of more than one percentage point</w:t>
      </w:r>
      <w:r w:rsidRPr="16D0B965">
        <w:rPr>
          <w:rFonts w:cs="Times New Roman"/>
        </w:rPr>
        <w:t>.</w:t>
      </w:r>
    </w:p>
    <w:p w14:paraId="25F0E684" w14:textId="77777777" w:rsidR="00662D20" w:rsidRPr="00DF4DC3" w:rsidRDefault="00662D20" w:rsidP="00662D20">
      <w:pPr>
        <w:rPr>
          <w:rFonts w:eastAsia="Times New Roman" w:cs="Times New Roman"/>
          <w:color w:val="FF0000"/>
        </w:rPr>
      </w:pPr>
    </w:p>
    <w:p w14:paraId="25C82634" w14:textId="1480CE8D" w:rsidR="00662D20" w:rsidRPr="00DF4DC3" w:rsidRDefault="68F3197C" w:rsidP="652361BB">
      <w:pPr>
        <w:rPr>
          <w:rFonts w:cs="Times New Roman"/>
        </w:rPr>
      </w:pPr>
      <w:r w:rsidRPr="652361BB">
        <w:rPr>
          <w:rFonts w:cs="Times New Roman"/>
        </w:rPr>
        <w:t>Table 16: Percent Structurally Deficient Bridges</w:t>
      </w:r>
      <w:r w:rsidR="15475363" w:rsidRPr="652361BB">
        <w:rPr>
          <w:rFonts w:cs="Times New Roman"/>
        </w:rPr>
        <w:t>, 2021</w:t>
      </w:r>
    </w:p>
    <w:tbl>
      <w:tblPr>
        <w:tblW w:w="0" w:type="auto"/>
        <w:tblCellMar>
          <w:top w:w="15" w:type="dxa"/>
          <w:left w:w="15" w:type="dxa"/>
          <w:bottom w:w="15" w:type="dxa"/>
          <w:right w:w="15" w:type="dxa"/>
        </w:tblCellMar>
        <w:tblLook w:val="04A0" w:firstRow="1" w:lastRow="0" w:firstColumn="1" w:lastColumn="0" w:noHBand="0" w:noVBand="1"/>
      </w:tblPr>
      <w:tblGrid>
        <w:gridCol w:w="1327"/>
        <w:gridCol w:w="1869"/>
        <w:gridCol w:w="2332"/>
      </w:tblGrid>
      <w:tr w:rsidR="00DF4DC3" w:rsidRPr="00DF4DC3" w14:paraId="2EA1D3EA" w14:textId="77777777" w:rsidTr="16D0B965">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A6E60FA" w14:textId="3B90B5EB" w:rsidR="00662D20" w:rsidRPr="00DF4DC3" w:rsidRDefault="68F3197C" w:rsidP="652361BB">
            <w:pPr>
              <w:spacing w:line="0" w:lineRule="atLeast"/>
              <w:rPr>
                <w:rFonts w:cs="Times New Roman"/>
              </w:rPr>
            </w:pPr>
            <w:r w:rsidRPr="652361BB">
              <w:rPr>
                <w:rFonts w:cs="Times New Roman"/>
              </w:rPr>
              <w:t>20</w:t>
            </w:r>
            <w:r w:rsidR="7CCD70D1" w:rsidRPr="652361BB">
              <w:rPr>
                <w:rFonts w:cs="Times New Roman"/>
              </w:rPr>
              <w:t xml:space="preserve">21 </w:t>
            </w:r>
            <w:r w:rsidRPr="652361BB">
              <w:rPr>
                <w:rFonts w:cs="Times New Roman"/>
              </w:rPr>
              <w:t>Rank</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78B0041" w14:textId="77777777" w:rsidR="00662D20" w:rsidRPr="00DF4DC3" w:rsidRDefault="68F3197C" w:rsidP="652361BB">
            <w:pPr>
              <w:spacing w:line="0" w:lineRule="atLeast"/>
              <w:rPr>
                <w:rFonts w:cs="Times New Roman"/>
              </w:rPr>
            </w:pPr>
            <w:r w:rsidRPr="652361BB">
              <w:rPr>
                <w:rFonts w:cs="Times New Roman"/>
              </w:rPr>
              <w:t>State</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A95A89D" w14:textId="77777777" w:rsidR="00662D20" w:rsidRPr="00DF4DC3" w:rsidRDefault="68F3197C" w:rsidP="652361BB">
            <w:pPr>
              <w:rPr>
                <w:rFonts w:cs="Times New Roman"/>
              </w:rPr>
            </w:pPr>
            <w:r w:rsidRPr="652361BB">
              <w:rPr>
                <w:rFonts w:cs="Times New Roman"/>
              </w:rPr>
              <w:t>Percent Structurally </w:t>
            </w:r>
          </w:p>
          <w:p w14:paraId="1A725133" w14:textId="77777777" w:rsidR="00662D20" w:rsidRPr="00DF4DC3" w:rsidRDefault="68F3197C" w:rsidP="652361BB">
            <w:pPr>
              <w:spacing w:line="0" w:lineRule="atLeast"/>
              <w:rPr>
                <w:rFonts w:cs="Times New Roman"/>
              </w:rPr>
            </w:pPr>
            <w:r w:rsidRPr="652361BB">
              <w:rPr>
                <w:rFonts w:cs="Times New Roman"/>
              </w:rPr>
              <w:t>Deficient Bridges</w:t>
            </w:r>
          </w:p>
        </w:tc>
      </w:tr>
      <w:tr w:rsidR="16D0B965" w14:paraId="477672C2"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9418931" w14:textId="413369F5" w:rsidR="16D0B965" w:rsidRDefault="16D0B965" w:rsidP="16D0B965">
            <w:pPr>
              <w:spacing w:line="0" w:lineRule="atLeast"/>
              <w:rPr>
                <w:rFonts w:cs="Times New Roman"/>
              </w:rPr>
            </w:pPr>
            <w:r w:rsidRPr="16D0B965">
              <w:rPr>
                <w:rFonts w:cs="Times New Roman"/>
              </w:rPr>
              <w:t>1</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615B9DB" w14:textId="234C9568" w:rsidR="16D0B965" w:rsidRDefault="16D0B965" w:rsidP="16D0B965">
            <w:pPr>
              <w:spacing w:line="0" w:lineRule="atLeast"/>
              <w:rPr>
                <w:rFonts w:cs="Times New Roman"/>
              </w:rPr>
            </w:pPr>
            <w:r w:rsidRPr="16D0B965">
              <w:rPr>
                <w:rFonts w:cs="Times New Roman"/>
              </w:rPr>
              <w:t>Arizona</w:t>
            </w:r>
          </w:p>
        </w:tc>
        <w:tc>
          <w:tcPr>
            <w:tcW w:w="233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9C0975B" w14:textId="210F89E9" w:rsidR="16D0B965" w:rsidRDefault="16D0B965" w:rsidP="16D0B965">
            <w:pPr>
              <w:rPr>
                <w:rFonts w:cs="Times New Roman"/>
              </w:rPr>
            </w:pPr>
            <w:r w:rsidRPr="16D0B965">
              <w:rPr>
                <w:rFonts w:cs="Times New Roman"/>
              </w:rPr>
              <w:t>1.38</w:t>
            </w:r>
          </w:p>
        </w:tc>
      </w:tr>
      <w:tr w:rsidR="00DF4DC3" w:rsidRPr="00DF4DC3" w14:paraId="2850F5F2" w14:textId="77777777" w:rsidTr="16D0B965">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114B8F4D" w14:textId="0215FC9F" w:rsidR="00662D20" w:rsidRPr="00DF4DC3" w:rsidRDefault="16D0B965" w:rsidP="652361BB">
            <w:pPr>
              <w:spacing w:line="0" w:lineRule="atLeast"/>
              <w:rPr>
                <w:rFonts w:cs="Times New Roman"/>
              </w:rPr>
            </w:pPr>
            <w:r w:rsidRPr="16D0B965">
              <w:rPr>
                <w:rFonts w:cs="Times New Roman"/>
              </w:rPr>
              <w:t>2</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AC547E7" w14:textId="0E9DE447" w:rsidR="00662D20" w:rsidRPr="00DF4DC3" w:rsidRDefault="6EE69005" w:rsidP="652361BB">
            <w:pPr>
              <w:spacing w:line="0" w:lineRule="atLeast"/>
              <w:rPr>
                <w:rFonts w:cs="Times New Roman"/>
              </w:rPr>
            </w:pPr>
            <w:r w:rsidRPr="652361BB">
              <w:rPr>
                <w:rFonts w:cs="Times New Roman"/>
              </w:rPr>
              <w:t>Nevada</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D6434F9" w14:textId="6AE9C30F" w:rsidR="00662D20" w:rsidRPr="00DF4DC3" w:rsidRDefault="68F3197C" w:rsidP="652361BB">
            <w:pPr>
              <w:spacing w:line="0" w:lineRule="atLeast"/>
              <w:rPr>
                <w:rFonts w:cs="Times New Roman"/>
              </w:rPr>
            </w:pPr>
            <w:r w:rsidRPr="652361BB">
              <w:rPr>
                <w:rFonts w:cs="Times New Roman"/>
              </w:rPr>
              <w:t>1.40</w:t>
            </w:r>
          </w:p>
        </w:tc>
      </w:tr>
      <w:tr w:rsidR="00DF4DC3" w:rsidRPr="00DF4DC3" w14:paraId="4C9023E5" w14:textId="77777777" w:rsidTr="16D0B965">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4F81550" w14:textId="4D4ED29D" w:rsidR="00662D20" w:rsidRPr="00DF4DC3" w:rsidRDefault="16D0B965" w:rsidP="652361BB">
            <w:pPr>
              <w:spacing w:line="0" w:lineRule="atLeast"/>
              <w:rPr>
                <w:rFonts w:cs="Times New Roman"/>
              </w:rPr>
            </w:pPr>
            <w:r w:rsidRPr="16D0B965">
              <w:rPr>
                <w:rFonts w:cs="Times New Roman"/>
              </w:rPr>
              <w:t>3</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C567414" w14:textId="2D0E8C93" w:rsidR="00662D20" w:rsidRPr="00DF4DC3" w:rsidRDefault="75611FE4" w:rsidP="652361BB">
            <w:pPr>
              <w:spacing w:line="0" w:lineRule="atLeast"/>
              <w:rPr>
                <w:rFonts w:cs="Times New Roman"/>
              </w:rPr>
            </w:pPr>
            <w:r w:rsidRPr="652361BB">
              <w:rPr>
                <w:rFonts w:cs="Times New Roman"/>
              </w:rPr>
              <w:t>Texas</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BB01130" w14:textId="701775CA" w:rsidR="00662D20" w:rsidRPr="00DF4DC3" w:rsidRDefault="68F3197C" w:rsidP="652361BB">
            <w:pPr>
              <w:spacing w:line="0" w:lineRule="atLeast"/>
              <w:rPr>
                <w:rFonts w:cs="Times New Roman"/>
              </w:rPr>
            </w:pPr>
            <w:r w:rsidRPr="652361BB">
              <w:rPr>
                <w:rFonts w:cs="Times New Roman"/>
              </w:rPr>
              <w:t>1.43</w:t>
            </w:r>
          </w:p>
        </w:tc>
      </w:tr>
      <w:tr w:rsidR="652361BB" w14:paraId="67019EEC"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493D966" w14:textId="2C93F84D" w:rsidR="652361BB" w:rsidRDefault="652361BB" w:rsidP="652361BB">
            <w:pPr>
              <w:spacing w:line="0" w:lineRule="atLeast"/>
              <w:rPr>
                <w:rFonts w:cs="Times New Roman"/>
              </w:rPr>
            </w:pPr>
            <w:r w:rsidRPr="652361BB">
              <w:rPr>
                <w:rFonts w:cs="Times New Roman"/>
              </w:rPr>
              <w:lastRenderedPageBreak/>
              <w:t>4</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3014816" w14:textId="77777777" w:rsidR="68F3197C" w:rsidRDefault="68F3197C" w:rsidP="652361BB">
            <w:pPr>
              <w:spacing w:line="0" w:lineRule="atLeast"/>
              <w:rPr>
                <w:rFonts w:cs="Times New Roman"/>
              </w:rPr>
            </w:pPr>
            <w:r w:rsidRPr="652361BB">
              <w:rPr>
                <w:rFonts w:cs="Times New Roman"/>
              </w:rPr>
              <w:t>Delaware</w:t>
            </w:r>
          </w:p>
        </w:tc>
        <w:tc>
          <w:tcPr>
            <w:tcW w:w="233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A9E52ED" w14:textId="5757B4C1" w:rsidR="652361BB" w:rsidRDefault="652361BB" w:rsidP="652361BB">
            <w:pPr>
              <w:spacing w:line="0" w:lineRule="atLeast"/>
              <w:rPr>
                <w:rFonts w:cs="Times New Roman"/>
              </w:rPr>
            </w:pPr>
            <w:r w:rsidRPr="652361BB">
              <w:rPr>
                <w:rFonts w:cs="Times New Roman"/>
              </w:rPr>
              <w:t>1.94</w:t>
            </w:r>
          </w:p>
        </w:tc>
      </w:tr>
      <w:tr w:rsidR="00DF4DC3" w:rsidRPr="00DF4DC3" w14:paraId="67C1D2D9" w14:textId="77777777" w:rsidTr="16D0B965">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2CF1C30" w14:textId="7E0BD3F8" w:rsidR="00662D20" w:rsidRPr="00DF4DC3" w:rsidRDefault="652361BB" w:rsidP="652361BB">
            <w:pPr>
              <w:spacing w:line="0" w:lineRule="atLeast"/>
              <w:rPr>
                <w:rFonts w:cs="Times New Roman"/>
              </w:rPr>
            </w:pPr>
            <w:r w:rsidRPr="652361BB">
              <w:rPr>
                <w:rFonts w:cs="Times New Roman"/>
              </w:rPr>
              <w:t>5</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E790D51" w14:textId="77777777" w:rsidR="00662D20" w:rsidRPr="00DF4DC3" w:rsidRDefault="68F3197C" w:rsidP="652361BB">
            <w:pPr>
              <w:spacing w:line="0" w:lineRule="atLeast"/>
              <w:rPr>
                <w:rFonts w:cs="Times New Roman"/>
              </w:rPr>
            </w:pPr>
            <w:r w:rsidRPr="652361BB">
              <w:rPr>
                <w:rFonts w:cs="Times New Roman"/>
              </w:rPr>
              <w:t>Utah</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500B8E3" w14:textId="5C08709B" w:rsidR="00662D20" w:rsidRPr="00DF4DC3" w:rsidRDefault="68F3197C" w:rsidP="652361BB">
            <w:pPr>
              <w:spacing w:line="0" w:lineRule="atLeast"/>
              <w:rPr>
                <w:rFonts w:cs="Times New Roman"/>
              </w:rPr>
            </w:pPr>
            <w:r w:rsidRPr="652361BB">
              <w:rPr>
                <w:rFonts w:cs="Times New Roman"/>
              </w:rPr>
              <w:t>2.06</w:t>
            </w:r>
          </w:p>
        </w:tc>
      </w:tr>
      <w:tr w:rsidR="652361BB" w14:paraId="725D8266"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E099026" w14:textId="4699FCE7" w:rsidR="652361BB" w:rsidRDefault="652361BB" w:rsidP="652361BB">
            <w:pPr>
              <w:spacing w:line="0" w:lineRule="atLeast"/>
              <w:rPr>
                <w:rFonts w:cs="Times New Roman"/>
              </w:rPr>
            </w:pPr>
            <w:r w:rsidRPr="652361BB">
              <w:rPr>
                <w:rFonts w:cs="Times New Roman"/>
              </w:rPr>
              <w:t>6</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DB5B4A6" w14:textId="77777777" w:rsidR="68F3197C" w:rsidRDefault="68F3197C" w:rsidP="652361BB">
            <w:pPr>
              <w:spacing w:line="0" w:lineRule="atLeast"/>
              <w:rPr>
                <w:rFonts w:cs="Times New Roman"/>
              </w:rPr>
            </w:pPr>
            <w:r w:rsidRPr="652361BB">
              <w:rPr>
                <w:rFonts w:cs="Times New Roman"/>
              </w:rPr>
              <w:t>Georgia</w:t>
            </w:r>
          </w:p>
        </w:tc>
        <w:tc>
          <w:tcPr>
            <w:tcW w:w="233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AEEB1DA" w14:textId="62F1BCB4" w:rsidR="75611FE4" w:rsidRDefault="75611FE4" w:rsidP="652361BB">
            <w:pPr>
              <w:spacing w:line="0" w:lineRule="atLeast"/>
              <w:rPr>
                <w:rFonts w:cs="Times New Roman"/>
              </w:rPr>
            </w:pPr>
            <w:r w:rsidRPr="652361BB">
              <w:rPr>
                <w:rFonts w:cs="Times New Roman"/>
              </w:rPr>
              <w:t>2.13</w:t>
            </w:r>
          </w:p>
        </w:tc>
      </w:tr>
      <w:tr w:rsidR="00DF4DC3" w:rsidRPr="00DF4DC3" w14:paraId="63F40E0A" w14:textId="77777777" w:rsidTr="16D0B965">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11C2CEBD" w14:textId="583595D6" w:rsidR="00662D20" w:rsidRPr="00DF4DC3" w:rsidRDefault="652361BB" w:rsidP="652361BB">
            <w:pPr>
              <w:spacing w:line="0" w:lineRule="atLeast"/>
              <w:rPr>
                <w:rFonts w:cs="Times New Roman"/>
              </w:rPr>
            </w:pPr>
            <w:r w:rsidRPr="652361BB">
              <w:rPr>
                <w:rFonts w:cs="Times New Roman"/>
              </w:rPr>
              <w:t>7</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981DE75" w14:textId="77777777" w:rsidR="00662D20" w:rsidRPr="00DF4DC3" w:rsidRDefault="68F3197C" w:rsidP="652361BB">
            <w:pPr>
              <w:spacing w:line="0" w:lineRule="atLeast"/>
              <w:rPr>
                <w:rFonts w:cs="Times New Roman"/>
              </w:rPr>
            </w:pPr>
            <w:r w:rsidRPr="652361BB">
              <w:rPr>
                <w:rFonts w:cs="Times New Roman"/>
              </w:rPr>
              <w:t>Vermont</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6401862" w14:textId="23CD5DCB" w:rsidR="00662D20" w:rsidRPr="00DF4DC3" w:rsidRDefault="68F3197C" w:rsidP="652361BB">
            <w:pPr>
              <w:spacing w:line="0" w:lineRule="atLeast"/>
              <w:rPr>
                <w:rFonts w:cs="Times New Roman"/>
              </w:rPr>
            </w:pPr>
            <w:r w:rsidRPr="652361BB">
              <w:rPr>
                <w:rFonts w:cs="Times New Roman"/>
              </w:rPr>
              <w:t>2.</w:t>
            </w:r>
            <w:r w:rsidR="75611FE4" w:rsidRPr="652361BB">
              <w:rPr>
                <w:rFonts w:cs="Times New Roman"/>
              </w:rPr>
              <w:t>40</w:t>
            </w:r>
          </w:p>
        </w:tc>
      </w:tr>
      <w:tr w:rsidR="00DF4DC3" w:rsidRPr="00DF4DC3" w14:paraId="3CB113D2" w14:textId="77777777" w:rsidTr="16D0B965">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4CB7671" w14:textId="0DB17C1E" w:rsidR="00662D20" w:rsidRPr="00DF4DC3" w:rsidRDefault="652361BB" w:rsidP="652361BB">
            <w:pPr>
              <w:spacing w:line="0" w:lineRule="atLeast"/>
              <w:rPr>
                <w:rFonts w:cs="Times New Roman"/>
              </w:rPr>
            </w:pPr>
            <w:r w:rsidRPr="652361BB">
              <w:rPr>
                <w:rFonts w:cs="Times New Roman"/>
              </w:rPr>
              <w:t>8</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C8B9A9A" w14:textId="77777777" w:rsidR="00662D20" w:rsidRPr="00DF4DC3" w:rsidRDefault="68F3197C" w:rsidP="652361BB">
            <w:pPr>
              <w:spacing w:line="0" w:lineRule="atLeast"/>
              <w:rPr>
                <w:rFonts w:cs="Times New Roman"/>
              </w:rPr>
            </w:pPr>
            <w:r w:rsidRPr="652361BB">
              <w:rPr>
                <w:rFonts w:cs="Times New Roman"/>
              </w:rPr>
              <w:t>Florida</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2B6DFB7" w14:textId="07AC6707" w:rsidR="00662D20" w:rsidRPr="00DF4DC3" w:rsidRDefault="652361BB" w:rsidP="652361BB">
            <w:pPr>
              <w:spacing w:line="0" w:lineRule="atLeast"/>
              <w:rPr>
                <w:rFonts w:cs="Times New Roman"/>
              </w:rPr>
            </w:pPr>
            <w:r w:rsidRPr="652361BB">
              <w:rPr>
                <w:rFonts w:cs="Times New Roman"/>
              </w:rPr>
              <w:t>3.62</w:t>
            </w:r>
          </w:p>
        </w:tc>
      </w:tr>
      <w:tr w:rsidR="00DF4DC3" w:rsidRPr="00DF4DC3" w14:paraId="21AE9E81" w14:textId="77777777" w:rsidTr="16D0B965">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12B65F9" w14:textId="77777777" w:rsidR="00662D20" w:rsidRPr="00DF4DC3" w:rsidRDefault="68F3197C" w:rsidP="652361BB">
            <w:pPr>
              <w:spacing w:line="0" w:lineRule="atLeast"/>
              <w:rPr>
                <w:rFonts w:cs="Times New Roman"/>
              </w:rPr>
            </w:pPr>
            <w:r w:rsidRPr="652361BB">
              <w:rPr>
                <w:rFonts w:cs="Times New Roman"/>
              </w:rPr>
              <w:t>9</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8F3E2DE" w14:textId="77777777" w:rsidR="00662D20" w:rsidRPr="00DF4DC3" w:rsidRDefault="68F3197C" w:rsidP="652361BB">
            <w:pPr>
              <w:spacing w:line="0" w:lineRule="atLeast"/>
              <w:rPr>
                <w:rFonts w:cs="Times New Roman"/>
              </w:rPr>
            </w:pPr>
            <w:r w:rsidRPr="652361BB">
              <w:rPr>
                <w:rFonts w:cs="Times New Roman"/>
              </w:rPr>
              <w:t>Alabama</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F531738" w14:textId="43695DC6" w:rsidR="00662D20" w:rsidRPr="00DF4DC3" w:rsidRDefault="652361BB" w:rsidP="652361BB">
            <w:pPr>
              <w:spacing w:line="0" w:lineRule="atLeast"/>
              <w:rPr>
                <w:rFonts w:cs="Times New Roman"/>
              </w:rPr>
            </w:pPr>
            <w:r w:rsidRPr="652361BB">
              <w:rPr>
                <w:rFonts w:cs="Times New Roman"/>
              </w:rPr>
              <w:t>3.63</w:t>
            </w:r>
          </w:p>
        </w:tc>
      </w:tr>
      <w:tr w:rsidR="00DF4DC3" w:rsidRPr="00DF4DC3" w14:paraId="5B7D0257" w14:textId="77777777" w:rsidTr="16D0B965">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3038890" w14:textId="77777777" w:rsidR="00662D20" w:rsidRPr="00DF4DC3" w:rsidRDefault="68F3197C" w:rsidP="652361BB">
            <w:pPr>
              <w:spacing w:line="0" w:lineRule="atLeast"/>
              <w:rPr>
                <w:rFonts w:cs="Times New Roman"/>
              </w:rPr>
            </w:pPr>
            <w:r w:rsidRPr="652361BB">
              <w:rPr>
                <w:rFonts w:cs="Times New Roman"/>
              </w:rPr>
              <w:t>10</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99AE403" w14:textId="5B545A05" w:rsidR="00662D20" w:rsidRPr="00DF4DC3" w:rsidRDefault="75611FE4" w:rsidP="652361BB">
            <w:pPr>
              <w:spacing w:line="0" w:lineRule="atLeast"/>
              <w:rPr>
                <w:rFonts w:cs="Times New Roman"/>
              </w:rPr>
            </w:pPr>
            <w:r w:rsidRPr="652361BB">
              <w:rPr>
                <w:rFonts w:cs="Times New Roman"/>
              </w:rPr>
              <w:t>Virginia</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62A2FEA" w14:textId="72B608FD" w:rsidR="00662D20" w:rsidRPr="00DF4DC3" w:rsidRDefault="652361BB" w:rsidP="652361BB">
            <w:pPr>
              <w:spacing w:line="0" w:lineRule="atLeast"/>
              <w:rPr>
                <w:rFonts w:cs="Times New Roman"/>
              </w:rPr>
            </w:pPr>
            <w:r w:rsidRPr="652361BB">
              <w:rPr>
                <w:rFonts w:cs="Times New Roman"/>
              </w:rPr>
              <w:t>3.79</w:t>
            </w:r>
          </w:p>
        </w:tc>
      </w:tr>
      <w:tr w:rsidR="00DF4DC3" w:rsidRPr="00DF4DC3" w14:paraId="28D45600" w14:textId="77777777" w:rsidTr="16D0B965">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5CFB7BE" w14:textId="77777777" w:rsidR="00662D20" w:rsidRPr="00DF4DC3" w:rsidRDefault="68F3197C" w:rsidP="652361BB">
            <w:pPr>
              <w:spacing w:line="0" w:lineRule="atLeast"/>
              <w:rPr>
                <w:rFonts w:cs="Times New Roman"/>
              </w:rPr>
            </w:pPr>
            <w:r w:rsidRPr="652361BB">
              <w:rPr>
                <w:rFonts w:cs="Times New Roman"/>
              </w:rPr>
              <w:t>11</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CC8E2B1" w14:textId="492CDAEC" w:rsidR="00662D20" w:rsidRPr="00DF4DC3" w:rsidRDefault="75611FE4" w:rsidP="652361BB">
            <w:pPr>
              <w:spacing w:line="0" w:lineRule="atLeast"/>
              <w:rPr>
                <w:rFonts w:cs="Times New Roman"/>
              </w:rPr>
            </w:pPr>
            <w:r w:rsidRPr="652361BB">
              <w:rPr>
                <w:rFonts w:cs="Times New Roman"/>
              </w:rPr>
              <w:t>Tennessee</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1AD8500" w14:textId="76F66598" w:rsidR="00662D20" w:rsidRPr="00DF4DC3" w:rsidRDefault="68F3197C" w:rsidP="652361BB">
            <w:pPr>
              <w:spacing w:line="0" w:lineRule="atLeast"/>
              <w:rPr>
                <w:rFonts w:cs="Times New Roman"/>
              </w:rPr>
            </w:pPr>
            <w:r w:rsidRPr="652361BB">
              <w:rPr>
                <w:rFonts w:cs="Times New Roman"/>
              </w:rPr>
              <w:t>4.14</w:t>
            </w:r>
          </w:p>
        </w:tc>
      </w:tr>
      <w:tr w:rsidR="652361BB" w14:paraId="62FFCB30"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15F54743" w14:textId="423066D6" w:rsidR="68F3197C" w:rsidRDefault="68F3197C" w:rsidP="652361BB">
            <w:pPr>
              <w:spacing w:line="0" w:lineRule="atLeast"/>
              <w:rPr>
                <w:rFonts w:cs="Times New Roman"/>
              </w:rPr>
            </w:pPr>
            <w:r w:rsidRPr="652361BB">
              <w:rPr>
                <w:rFonts w:cs="Times New Roman"/>
              </w:rPr>
              <w:t>12</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9878222" w14:textId="6909A6F3" w:rsidR="75611FE4" w:rsidRDefault="75611FE4" w:rsidP="652361BB">
            <w:pPr>
              <w:spacing w:line="0" w:lineRule="atLeast"/>
              <w:rPr>
                <w:rFonts w:cs="Times New Roman"/>
              </w:rPr>
            </w:pPr>
            <w:r w:rsidRPr="652361BB">
              <w:rPr>
                <w:rFonts w:cs="Times New Roman"/>
              </w:rPr>
              <w:t xml:space="preserve">Minnesota </w:t>
            </w:r>
          </w:p>
        </w:tc>
        <w:tc>
          <w:tcPr>
            <w:tcW w:w="233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39B9F3C" w14:textId="201FA1B9" w:rsidR="68F3197C" w:rsidRDefault="68F3197C" w:rsidP="652361BB">
            <w:pPr>
              <w:spacing w:line="0" w:lineRule="atLeast"/>
              <w:rPr>
                <w:rFonts w:cs="Times New Roman"/>
              </w:rPr>
            </w:pPr>
            <w:r w:rsidRPr="652361BB">
              <w:rPr>
                <w:rFonts w:cs="Times New Roman"/>
              </w:rPr>
              <w:t>4.58</w:t>
            </w:r>
          </w:p>
        </w:tc>
      </w:tr>
      <w:tr w:rsidR="652361BB" w14:paraId="3003DF36"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DD368C9" w14:textId="2E9E4E1E" w:rsidR="68F3197C" w:rsidRDefault="68F3197C" w:rsidP="652361BB">
            <w:pPr>
              <w:spacing w:line="0" w:lineRule="atLeast"/>
              <w:rPr>
                <w:rFonts w:cs="Times New Roman"/>
              </w:rPr>
            </w:pPr>
            <w:r w:rsidRPr="652361BB">
              <w:rPr>
                <w:rFonts w:cs="Times New Roman"/>
              </w:rPr>
              <w:t>13</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998EEAD" w14:textId="69C63490" w:rsidR="75611FE4" w:rsidRDefault="75611FE4" w:rsidP="652361BB">
            <w:pPr>
              <w:spacing w:line="0" w:lineRule="atLeast"/>
              <w:rPr>
                <w:rFonts w:cs="Times New Roman"/>
              </w:rPr>
            </w:pPr>
            <w:r w:rsidRPr="652361BB">
              <w:rPr>
                <w:rFonts w:cs="Times New Roman"/>
              </w:rPr>
              <w:t xml:space="preserve">Oregon </w:t>
            </w:r>
          </w:p>
        </w:tc>
        <w:tc>
          <w:tcPr>
            <w:tcW w:w="233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5291D88" w14:textId="4A67D6AE" w:rsidR="652361BB" w:rsidRDefault="652361BB" w:rsidP="652361BB">
            <w:pPr>
              <w:spacing w:line="0" w:lineRule="atLeast"/>
              <w:rPr>
                <w:rFonts w:cs="Times New Roman"/>
              </w:rPr>
            </w:pPr>
            <w:r w:rsidRPr="652361BB">
              <w:rPr>
                <w:rFonts w:cs="Times New Roman"/>
              </w:rPr>
              <w:t>4.64</w:t>
            </w:r>
          </w:p>
        </w:tc>
      </w:tr>
      <w:tr w:rsidR="652361BB" w14:paraId="15EF5A2B"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54EB0B6" w14:textId="7139A223" w:rsidR="68F3197C" w:rsidRDefault="68F3197C" w:rsidP="652361BB">
            <w:pPr>
              <w:spacing w:line="0" w:lineRule="atLeast"/>
              <w:rPr>
                <w:rFonts w:cs="Times New Roman"/>
              </w:rPr>
            </w:pPr>
            <w:r w:rsidRPr="652361BB">
              <w:rPr>
                <w:rFonts w:cs="Times New Roman"/>
              </w:rPr>
              <w:t>14</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D1DDE94" w14:textId="77777777" w:rsidR="68F3197C" w:rsidRDefault="68F3197C" w:rsidP="652361BB">
            <w:pPr>
              <w:spacing w:line="0" w:lineRule="atLeast"/>
              <w:rPr>
                <w:rFonts w:cs="Times New Roman"/>
              </w:rPr>
            </w:pPr>
            <w:r w:rsidRPr="652361BB">
              <w:rPr>
                <w:rFonts w:cs="Times New Roman"/>
              </w:rPr>
              <w:t>Maryland</w:t>
            </w:r>
          </w:p>
        </w:tc>
        <w:tc>
          <w:tcPr>
            <w:tcW w:w="233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310CF72" w14:textId="32637BFB" w:rsidR="652361BB" w:rsidRDefault="652361BB" w:rsidP="652361BB">
            <w:pPr>
              <w:spacing w:line="0" w:lineRule="atLeast"/>
              <w:rPr>
                <w:rFonts w:cs="Times New Roman"/>
              </w:rPr>
            </w:pPr>
            <w:r w:rsidRPr="652361BB">
              <w:rPr>
                <w:rFonts w:cs="Times New Roman"/>
              </w:rPr>
              <w:t>4.65</w:t>
            </w:r>
          </w:p>
        </w:tc>
      </w:tr>
      <w:tr w:rsidR="00DF4DC3" w:rsidRPr="00DF4DC3" w14:paraId="2E5E6DB6" w14:textId="77777777" w:rsidTr="16D0B965">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4F4015C" w14:textId="1B5A95E2" w:rsidR="00662D20" w:rsidRPr="00DF4DC3" w:rsidRDefault="68F3197C" w:rsidP="652361BB">
            <w:pPr>
              <w:spacing w:line="0" w:lineRule="atLeast"/>
              <w:rPr>
                <w:rFonts w:cs="Times New Roman"/>
              </w:rPr>
            </w:pPr>
            <w:r w:rsidRPr="652361BB">
              <w:rPr>
                <w:rFonts w:cs="Times New Roman"/>
              </w:rPr>
              <w:t>15</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FE50B93" w14:textId="77777777" w:rsidR="00662D20" w:rsidRPr="00DF4DC3" w:rsidRDefault="68F3197C" w:rsidP="652361BB">
            <w:pPr>
              <w:spacing w:line="0" w:lineRule="atLeast"/>
              <w:rPr>
                <w:rFonts w:cs="Times New Roman"/>
              </w:rPr>
            </w:pPr>
            <w:r w:rsidRPr="652361BB">
              <w:rPr>
                <w:rFonts w:cs="Times New Roman"/>
              </w:rPr>
              <w:t>Washington</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0F9E8A3" w14:textId="6D3FC1E2" w:rsidR="00662D20" w:rsidRPr="00DF4DC3" w:rsidRDefault="68F3197C" w:rsidP="652361BB">
            <w:pPr>
              <w:spacing w:line="0" w:lineRule="atLeast"/>
              <w:rPr>
                <w:rFonts w:cs="Times New Roman"/>
              </w:rPr>
            </w:pPr>
            <w:r w:rsidRPr="652361BB">
              <w:rPr>
                <w:rFonts w:cs="Times New Roman"/>
              </w:rPr>
              <w:t>4.80</w:t>
            </w:r>
          </w:p>
        </w:tc>
      </w:tr>
      <w:tr w:rsidR="652361BB" w14:paraId="062AEF25"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36ED5F1" w14:textId="77970D20" w:rsidR="68F3197C" w:rsidRDefault="68F3197C" w:rsidP="652361BB">
            <w:pPr>
              <w:spacing w:line="0" w:lineRule="atLeast"/>
              <w:rPr>
                <w:rFonts w:cs="Times New Roman"/>
              </w:rPr>
            </w:pPr>
            <w:r w:rsidRPr="652361BB">
              <w:rPr>
                <w:rFonts w:cs="Times New Roman"/>
              </w:rPr>
              <w:t>16</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2D71B9F" w14:textId="77777777" w:rsidR="68F3197C" w:rsidRDefault="68F3197C" w:rsidP="652361BB">
            <w:pPr>
              <w:spacing w:line="0" w:lineRule="atLeast"/>
              <w:rPr>
                <w:rFonts w:cs="Times New Roman"/>
              </w:rPr>
            </w:pPr>
            <w:r w:rsidRPr="652361BB">
              <w:rPr>
                <w:rFonts w:cs="Times New Roman"/>
              </w:rPr>
              <w:t>Ohio</w:t>
            </w:r>
          </w:p>
        </w:tc>
        <w:tc>
          <w:tcPr>
            <w:tcW w:w="233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B34C3CF" w14:textId="7D1BC7A3" w:rsidR="652361BB" w:rsidRDefault="652361BB" w:rsidP="652361BB">
            <w:pPr>
              <w:spacing w:line="0" w:lineRule="atLeast"/>
              <w:rPr>
                <w:rFonts w:cs="Times New Roman"/>
              </w:rPr>
            </w:pPr>
            <w:r w:rsidRPr="652361BB">
              <w:rPr>
                <w:rFonts w:cs="Times New Roman"/>
              </w:rPr>
              <w:t>4.91</w:t>
            </w:r>
          </w:p>
        </w:tc>
      </w:tr>
      <w:tr w:rsidR="652361BB" w14:paraId="2E161B36"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8839804" w14:textId="672C4570" w:rsidR="68F3197C" w:rsidRDefault="68F3197C" w:rsidP="652361BB">
            <w:pPr>
              <w:spacing w:line="0" w:lineRule="atLeast"/>
              <w:rPr>
                <w:rFonts w:cs="Times New Roman"/>
              </w:rPr>
            </w:pPr>
            <w:r w:rsidRPr="652361BB">
              <w:rPr>
                <w:rFonts w:cs="Times New Roman"/>
              </w:rPr>
              <w:t>17</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BA3D020" w14:textId="0B2B3EBC" w:rsidR="75611FE4" w:rsidRDefault="75611FE4" w:rsidP="652361BB">
            <w:pPr>
              <w:spacing w:line="0" w:lineRule="atLeast"/>
              <w:rPr>
                <w:rFonts w:cs="Times New Roman"/>
              </w:rPr>
            </w:pPr>
            <w:r w:rsidRPr="652361BB">
              <w:rPr>
                <w:rFonts w:cs="Times New Roman"/>
              </w:rPr>
              <w:t>Kansas</w:t>
            </w:r>
          </w:p>
        </w:tc>
        <w:tc>
          <w:tcPr>
            <w:tcW w:w="233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6A6F57E" w14:textId="2AC23802" w:rsidR="68F3197C" w:rsidRDefault="68F3197C" w:rsidP="652361BB">
            <w:pPr>
              <w:spacing w:line="0" w:lineRule="atLeast"/>
              <w:rPr>
                <w:rFonts w:cs="Times New Roman"/>
              </w:rPr>
            </w:pPr>
            <w:r w:rsidRPr="652361BB">
              <w:rPr>
                <w:rFonts w:cs="Times New Roman"/>
              </w:rPr>
              <w:t>5.12</w:t>
            </w:r>
          </w:p>
        </w:tc>
      </w:tr>
      <w:tr w:rsidR="652361BB" w14:paraId="0ECC51D0"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1B4870F" w14:textId="49CEA4C4" w:rsidR="652361BB" w:rsidRDefault="652361BB" w:rsidP="652361BB">
            <w:pPr>
              <w:spacing w:line="0" w:lineRule="atLeast"/>
              <w:rPr>
                <w:rFonts w:cs="Times New Roman"/>
              </w:rPr>
            </w:pPr>
            <w:r w:rsidRPr="652361BB">
              <w:rPr>
                <w:rFonts w:cs="Times New Roman"/>
              </w:rPr>
              <w:t>18</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F8A348C" w14:textId="77777777" w:rsidR="68F3197C" w:rsidRDefault="68F3197C" w:rsidP="652361BB">
            <w:pPr>
              <w:spacing w:line="0" w:lineRule="atLeast"/>
              <w:rPr>
                <w:rFonts w:cs="Times New Roman"/>
              </w:rPr>
            </w:pPr>
            <w:r w:rsidRPr="652361BB">
              <w:rPr>
                <w:rFonts w:cs="Times New Roman"/>
              </w:rPr>
              <w:t>New Mexico</w:t>
            </w:r>
          </w:p>
        </w:tc>
        <w:tc>
          <w:tcPr>
            <w:tcW w:w="233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EF05D2F" w14:textId="5DAA9C7D" w:rsidR="68F3197C" w:rsidRDefault="68F3197C" w:rsidP="652361BB">
            <w:pPr>
              <w:spacing w:line="0" w:lineRule="atLeast"/>
              <w:rPr>
                <w:rFonts w:cs="Times New Roman"/>
              </w:rPr>
            </w:pPr>
            <w:r w:rsidRPr="652361BB">
              <w:rPr>
                <w:rFonts w:cs="Times New Roman"/>
              </w:rPr>
              <w:t>5.17</w:t>
            </w:r>
          </w:p>
        </w:tc>
      </w:tr>
      <w:tr w:rsidR="652361BB" w14:paraId="6C91100C"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49AAA29" w14:textId="51A82D44" w:rsidR="652361BB" w:rsidRDefault="652361BB" w:rsidP="652361BB">
            <w:pPr>
              <w:spacing w:line="0" w:lineRule="atLeast"/>
              <w:rPr>
                <w:rFonts w:cs="Times New Roman"/>
              </w:rPr>
            </w:pPr>
            <w:r w:rsidRPr="652361BB">
              <w:rPr>
                <w:rFonts w:cs="Times New Roman"/>
              </w:rPr>
              <w:t>19</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70F6341" w14:textId="79401214" w:rsidR="68F3197C" w:rsidRDefault="68F3197C" w:rsidP="652361BB">
            <w:pPr>
              <w:spacing w:line="0" w:lineRule="atLeast"/>
              <w:rPr>
                <w:rFonts w:cs="Times New Roman"/>
              </w:rPr>
            </w:pPr>
            <w:r w:rsidRPr="652361BB">
              <w:rPr>
                <w:rFonts w:cs="Times New Roman"/>
              </w:rPr>
              <w:t>Id</w:t>
            </w:r>
            <w:r w:rsidR="75611FE4" w:rsidRPr="652361BB">
              <w:rPr>
                <w:rFonts w:cs="Times New Roman"/>
              </w:rPr>
              <w:t xml:space="preserve">aho </w:t>
            </w:r>
          </w:p>
        </w:tc>
        <w:tc>
          <w:tcPr>
            <w:tcW w:w="233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2C84A3C" w14:textId="32D7A624" w:rsidR="652361BB" w:rsidRDefault="652361BB" w:rsidP="652361BB">
            <w:pPr>
              <w:spacing w:line="0" w:lineRule="atLeast"/>
              <w:rPr>
                <w:rFonts w:cs="Times New Roman"/>
              </w:rPr>
            </w:pPr>
            <w:r w:rsidRPr="652361BB">
              <w:rPr>
                <w:rFonts w:cs="Times New Roman"/>
              </w:rPr>
              <w:t>5.22</w:t>
            </w:r>
          </w:p>
        </w:tc>
      </w:tr>
      <w:tr w:rsidR="00DF4DC3" w:rsidRPr="00DF4DC3" w14:paraId="7B31B899" w14:textId="77777777" w:rsidTr="16D0B965">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BB65FC0" w14:textId="05EB9217" w:rsidR="00662D20" w:rsidRPr="00DF4DC3" w:rsidRDefault="652361BB" w:rsidP="652361BB">
            <w:pPr>
              <w:spacing w:line="0" w:lineRule="atLeast"/>
              <w:rPr>
                <w:rFonts w:cs="Times New Roman"/>
              </w:rPr>
            </w:pPr>
            <w:r w:rsidRPr="652361BB">
              <w:rPr>
                <w:rFonts w:cs="Times New Roman"/>
              </w:rPr>
              <w:t>20</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E841BA0" w14:textId="1279BE5D" w:rsidR="00662D20" w:rsidRPr="00DF4DC3" w:rsidRDefault="75611FE4" w:rsidP="652361BB">
            <w:pPr>
              <w:spacing w:line="0" w:lineRule="atLeast"/>
              <w:rPr>
                <w:rFonts w:cs="Times New Roman"/>
              </w:rPr>
            </w:pPr>
            <w:r w:rsidRPr="652361BB">
              <w:rPr>
                <w:rFonts w:cs="Times New Roman"/>
              </w:rPr>
              <w:t>Arkansas</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D24788D" w14:textId="02791BDB" w:rsidR="00662D20" w:rsidRPr="00DF4DC3" w:rsidRDefault="652361BB" w:rsidP="652361BB">
            <w:pPr>
              <w:spacing w:line="0" w:lineRule="atLeast"/>
              <w:rPr>
                <w:rFonts w:cs="Times New Roman"/>
              </w:rPr>
            </w:pPr>
            <w:r w:rsidRPr="652361BB">
              <w:rPr>
                <w:rFonts w:cs="Times New Roman"/>
              </w:rPr>
              <w:t>5.25</w:t>
            </w:r>
          </w:p>
        </w:tc>
      </w:tr>
      <w:tr w:rsidR="00DF4DC3" w:rsidRPr="00DF4DC3" w14:paraId="043EE7E5" w14:textId="77777777" w:rsidTr="16D0B965">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0B5C655" w14:textId="5E161D4D" w:rsidR="00662D20" w:rsidRPr="00DF4DC3" w:rsidRDefault="652361BB" w:rsidP="652361BB">
            <w:pPr>
              <w:spacing w:line="0" w:lineRule="atLeast"/>
              <w:rPr>
                <w:rFonts w:cs="Times New Roman"/>
              </w:rPr>
            </w:pPr>
            <w:r w:rsidRPr="652361BB">
              <w:rPr>
                <w:rFonts w:cs="Times New Roman"/>
              </w:rPr>
              <w:t>21</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8867009" w14:textId="77777777" w:rsidR="00662D20" w:rsidRPr="00DF4DC3" w:rsidRDefault="68F3197C" w:rsidP="652361BB">
            <w:pPr>
              <w:spacing w:line="0" w:lineRule="atLeast"/>
              <w:rPr>
                <w:rFonts w:cs="Times New Roman"/>
              </w:rPr>
            </w:pPr>
            <w:r w:rsidRPr="652361BB">
              <w:rPr>
                <w:rFonts w:cs="Times New Roman"/>
              </w:rPr>
              <w:t>Colorado</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8851336" w14:textId="1D7005D5" w:rsidR="00662D20" w:rsidRPr="00DF4DC3" w:rsidRDefault="68F3197C" w:rsidP="652361BB">
            <w:pPr>
              <w:spacing w:line="0" w:lineRule="atLeast"/>
              <w:rPr>
                <w:rFonts w:cs="Times New Roman"/>
              </w:rPr>
            </w:pPr>
            <w:r w:rsidRPr="652361BB">
              <w:rPr>
                <w:rFonts w:cs="Times New Roman"/>
              </w:rPr>
              <w:t>5.29</w:t>
            </w:r>
          </w:p>
        </w:tc>
      </w:tr>
      <w:tr w:rsidR="652361BB" w14:paraId="6159710C"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4646BDA" w14:textId="77777777" w:rsidR="68F3197C" w:rsidRDefault="68F3197C" w:rsidP="652361BB">
            <w:pPr>
              <w:spacing w:line="0" w:lineRule="atLeast"/>
              <w:rPr>
                <w:rFonts w:cs="Times New Roman"/>
              </w:rPr>
            </w:pPr>
            <w:r w:rsidRPr="652361BB">
              <w:rPr>
                <w:rFonts w:cs="Times New Roman"/>
              </w:rPr>
              <w:t>22</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FFDF5F3" w14:textId="48263796" w:rsidR="75611FE4" w:rsidRDefault="75611FE4" w:rsidP="652361BB">
            <w:pPr>
              <w:spacing w:line="0" w:lineRule="atLeast"/>
              <w:rPr>
                <w:rFonts w:cs="Times New Roman"/>
              </w:rPr>
            </w:pPr>
            <w:r w:rsidRPr="652361BB">
              <w:rPr>
                <w:rFonts w:cs="Times New Roman"/>
              </w:rPr>
              <w:t xml:space="preserve">Connecticut </w:t>
            </w:r>
          </w:p>
        </w:tc>
        <w:tc>
          <w:tcPr>
            <w:tcW w:w="233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E062D5B" w14:textId="0825CC7D" w:rsidR="652361BB" w:rsidRDefault="652361BB" w:rsidP="652361BB">
            <w:pPr>
              <w:spacing w:line="0" w:lineRule="atLeast"/>
              <w:rPr>
                <w:rFonts w:cs="Times New Roman"/>
              </w:rPr>
            </w:pPr>
            <w:r w:rsidRPr="652361BB">
              <w:rPr>
                <w:rFonts w:cs="Times New Roman"/>
              </w:rPr>
              <w:t>5.30</w:t>
            </w:r>
          </w:p>
        </w:tc>
      </w:tr>
      <w:tr w:rsidR="652361BB" w14:paraId="17F05981"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1EB795DD" w14:textId="7B76A1A3" w:rsidR="652361BB" w:rsidRDefault="652361BB" w:rsidP="652361BB">
            <w:pPr>
              <w:spacing w:line="0" w:lineRule="atLeast"/>
              <w:rPr>
                <w:rFonts w:cs="Times New Roman"/>
              </w:rPr>
            </w:pPr>
            <w:r w:rsidRPr="652361BB">
              <w:rPr>
                <w:rFonts w:cs="Times New Roman"/>
              </w:rPr>
              <w:t>23</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D37B2AC" w14:textId="77777777" w:rsidR="68F3197C" w:rsidRDefault="68F3197C" w:rsidP="652361BB">
            <w:pPr>
              <w:spacing w:line="0" w:lineRule="atLeast"/>
              <w:rPr>
                <w:rFonts w:cs="Times New Roman"/>
              </w:rPr>
            </w:pPr>
            <w:r w:rsidRPr="652361BB">
              <w:rPr>
                <w:rFonts w:cs="Times New Roman"/>
              </w:rPr>
              <w:t>South Carolina</w:t>
            </w:r>
          </w:p>
        </w:tc>
        <w:tc>
          <w:tcPr>
            <w:tcW w:w="233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2B292B3" w14:textId="71CAF157" w:rsidR="652361BB" w:rsidRDefault="652361BB" w:rsidP="652361BB">
            <w:pPr>
              <w:spacing w:line="0" w:lineRule="atLeast"/>
              <w:rPr>
                <w:rFonts w:cs="Times New Roman"/>
              </w:rPr>
            </w:pPr>
            <w:r w:rsidRPr="652361BB">
              <w:rPr>
                <w:rFonts w:cs="Times New Roman"/>
              </w:rPr>
              <w:t>5.31</w:t>
            </w:r>
          </w:p>
        </w:tc>
      </w:tr>
      <w:tr w:rsidR="00DF4DC3" w:rsidRPr="00DF4DC3" w14:paraId="3563E1EA" w14:textId="77777777" w:rsidTr="16D0B965">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AA081FE" w14:textId="03A58AA8" w:rsidR="00662D20" w:rsidRPr="00DF4DC3" w:rsidRDefault="68F3197C" w:rsidP="652361BB">
            <w:pPr>
              <w:spacing w:line="0" w:lineRule="atLeast"/>
              <w:rPr>
                <w:rFonts w:cs="Times New Roman"/>
              </w:rPr>
            </w:pPr>
            <w:r w:rsidRPr="652361BB">
              <w:rPr>
                <w:rFonts w:cs="Times New Roman"/>
              </w:rPr>
              <w:t>24</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AA79596" w14:textId="77777777" w:rsidR="00662D20" w:rsidRPr="00DF4DC3" w:rsidRDefault="68F3197C" w:rsidP="652361BB">
            <w:pPr>
              <w:spacing w:line="0" w:lineRule="atLeast"/>
              <w:rPr>
                <w:rFonts w:cs="Times New Roman"/>
              </w:rPr>
            </w:pPr>
            <w:r w:rsidRPr="652361BB">
              <w:rPr>
                <w:rFonts w:cs="Times New Roman"/>
              </w:rPr>
              <w:t>Indiana</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A226AB2" w14:textId="3BC08970" w:rsidR="00662D20" w:rsidRPr="00DF4DC3" w:rsidRDefault="652361BB" w:rsidP="652361BB">
            <w:pPr>
              <w:spacing w:line="0" w:lineRule="atLeast"/>
              <w:rPr>
                <w:rFonts w:cs="Times New Roman"/>
              </w:rPr>
            </w:pPr>
            <w:r w:rsidRPr="652361BB">
              <w:rPr>
                <w:rFonts w:cs="Times New Roman"/>
              </w:rPr>
              <w:t>5.60</w:t>
            </w:r>
          </w:p>
        </w:tc>
      </w:tr>
      <w:tr w:rsidR="652361BB" w14:paraId="49D44CE9"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04BE56A" w14:textId="09180B50" w:rsidR="68F3197C" w:rsidRDefault="68F3197C" w:rsidP="652361BB">
            <w:pPr>
              <w:spacing w:line="0" w:lineRule="atLeast"/>
              <w:rPr>
                <w:rFonts w:cs="Times New Roman"/>
              </w:rPr>
            </w:pPr>
            <w:r w:rsidRPr="652361BB">
              <w:rPr>
                <w:rFonts w:cs="Times New Roman"/>
              </w:rPr>
              <w:t>25</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A82FAE9" w14:textId="6C352C98" w:rsidR="75611FE4" w:rsidRDefault="75611FE4" w:rsidP="652361BB">
            <w:pPr>
              <w:spacing w:line="0" w:lineRule="atLeast"/>
              <w:rPr>
                <w:rFonts w:cs="Times New Roman"/>
              </w:rPr>
            </w:pPr>
            <w:r w:rsidRPr="652361BB">
              <w:rPr>
                <w:rFonts w:cs="Times New Roman"/>
              </w:rPr>
              <w:t>California</w:t>
            </w:r>
          </w:p>
        </w:tc>
        <w:tc>
          <w:tcPr>
            <w:tcW w:w="233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AF12B33" w14:textId="07EAFCC5" w:rsidR="652361BB" w:rsidRDefault="652361BB" w:rsidP="652361BB">
            <w:pPr>
              <w:spacing w:line="0" w:lineRule="atLeast"/>
              <w:rPr>
                <w:rFonts w:cs="Times New Roman"/>
              </w:rPr>
            </w:pPr>
            <w:r w:rsidRPr="652361BB">
              <w:rPr>
                <w:rFonts w:cs="Times New Roman"/>
              </w:rPr>
              <w:t>5.80</w:t>
            </w:r>
          </w:p>
        </w:tc>
      </w:tr>
      <w:tr w:rsidR="652361BB" w14:paraId="21F45496"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114E17F4" w14:textId="26D8FC9A" w:rsidR="68F3197C" w:rsidRDefault="68F3197C" w:rsidP="652361BB">
            <w:pPr>
              <w:spacing w:line="0" w:lineRule="atLeast"/>
              <w:rPr>
                <w:rFonts w:cs="Times New Roman"/>
              </w:rPr>
            </w:pPr>
            <w:r w:rsidRPr="652361BB">
              <w:rPr>
                <w:rFonts w:cs="Times New Roman"/>
              </w:rPr>
              <w:t>26</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4B5D5D7" w14:textId="511208E4" w:rsidR="75611FE4" w:rsidRDefault="75611FE4" w:rsidP="652361BB">
            <w:pPr>
              <w:spacing w:line="0" w:lineRule="atLeast"/>
              <w:rPr>
                <w:rFonts w:cs="Times New Roman"/>
              </w:rPr>
            </w:pPr>
            <w:r w:rsidRPr="652361BB">
              <w:rPr>
                <w:rFonts w:cs="Times New Roman"/>
              </w:rPr>
              <w:t xml:space="preserve">Kentucky </w:t>
            </w:r>
          </w:p>
        </w:tc>
        <w:tc>
          <w:tcPr>
            <w:tcW w:w="233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3D2ABB3" w14:textId="67C7B6A1" w:rsidR="652361BB" w:rsidRDefault="652361BB" w:rsidP="652361BB">
            <w:pPr>
              <w:spacing w:line="0" w:lineRule="atLeast"/>
              <w:rPr>
                <w:rFonts w:cs="Times New Roman"/>
              </w:rPr>
            </w:pPr>
            <w:r w:rsidRPr="652361BB">
              <w:rPr>
                <w:rFonts w:cs="Times New Roman"/>
              </w:rPr>
              <w:t>6.87</w:t>
            </w:r>
          </w:p>
        </w:tc>
      </w:tr>
      <w:tr w:rsidR="652361BB" w14:paraId="5DD02F1D"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7F8EE9C" w14:textId="44F93A44" w:rsidR="68F3197C" w:rsidRDefault="68F3197C" w:rsidP="652361BB">
            <w:pPr>
              <w:spacing w:line="0" w:lineRule="atLeast"/>
              <w:rPr>
                <w:rFonts w:cs="Times New Roman"/>
              </w:rPr>
            </w:pPr>
            <w:r w:rsidRPr="652361BB">
              <w:rPr>
                <w:rFonts w:cs="Times New Roman"/>
              </w:rPr>
              <w:t>27</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40591F3" w14:textId="703C2467" w:rsidR="75611FE4" w:rsidRDefault="75611FE4" w:rsidP="652361BB">
            <w:pPr>
              <w:spacing w:line="0" w:lineRule="atLeast"/>
              <w:rPr>
                <w:rFonts w:cs="Times New Roman"/>
              </w:rPr>
            </w:pPr>
            <w:r w:rsidRPr="652361BB">
              <w:rPr>
                <w:rFonts w:cs="Times New Roman"/>
              </w:rPr>
              <w:t>Wisconsin</w:t>
            </w:r>
          </w:p>
        </w:tc>
        <w:tc>
          <w:tcPr>
            <w:tcW w:w="233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ADFE400" w14:textId="6BF3A856" w:rsidR="652361BB" w:rsidRDefault="652361BB" w:rsidP="652361BB">
            <w:pPr>
              <w:spacing w:line="0" w:lineRule="atLeast"/>
              <w:rPr>
                <w:rFonts w:cs="Times New Roman"/>
              </w:rPr>
            </w:pPr>
            <w:r w:rsidRPr="652361BB">
              <w:rPr>
                <w:rFonts w:cs="Times New Roman"/>
              </w:rPr>
              <w:t>6.90</w:t>
            </w:r>
          </w:p>
        </w:tc>
      </w:tr>
      <w:tr w:rsidR="652361BB" w14:paraId="5AC1965A"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FEBB34E" w14:textId="64B870D3" w:rsidR="68F3197C" w:rsidRDefault="68F3197C" w:rsidP="652361BB">
            <w:pPr>
              <w:spacing w:line="0" w:lineRule="atLeast"/>
              <w:rPr>
                <w:rFonts w:cs="Times New Roman"/>
              </w:rPr>
            </w:pPr>
            <w:r w:rsidRPr="652361BB">
              <w:rPr>
                <w:rFonts w:cs="Times New Roman"/>
              </w:rPr>
              <w:t>28</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7195945" w14:textId="0BC38BF4" w:rsidR="75611FE4" w:rsidRDefault="75611FE4" w:rsidP="652361BB">
            <w:pPr>
              <w:spacing w:line="0" w:lineRule="atLeast"/>
              <w:rPr>
                <w:rFonts w:cs="Times New Roman"/>
              </w:rPr>
            </w:pPr>
            <w:r w:rsidRPr="652361BB">
              <w:rPr>
                <w:rFonts w:cs="Times New Roman"/>
              </w:rPr>
              <w:t>Montana</w:t>
            </w:r>
          </w:p>
        </w:tc>
        <w:tc>
          <w:tcPr>
            <w:tcW w:w="233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A4E7127" w14:textId="19932919" w:rsidR="652361BB" w:rsidRDefault="652361BB" w:rsidP="652361BB">
            <w:pPr>
              <w:spacing w:line="0" w:lineRule="atLeast"/>
              <w:rPr>
                <w:rFonts w:cs="Times New Roman"/>
              </w:rPr>
            </w:pPr>
            <w:r w:rsidRPr="652361BB">
              <w:rPr>
                <w:rFonts w:cs="Times New Roman"/>
              </w:rPr>
              <w:t>6.93</w:t>
            </w:r>
          </w:p>
        </w:tc>
      </w:tr>
      <w:tr w:rsidR="652361BB" w14:paraId="4267437D"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2737877" w14:textId="7FF5927C" w:rsidR="652361BB" w:rsidRDefault="652361BB" w:rsidP="652361BB">
            <w:pPr>
              <w:spacing w:line="0" w:lineRule="atLeast"/>
              <w:rPr>
                <w:rFonts w:cs="Times New Roman"/>
              </w:rPr>
            </w:pPr>
            <w:r w:rsidRPr="652361BB">
              <w:rPr>
                <w:rFonts w:cs="Times New Roman"/>
              </w:rPr>
              <w:t>29</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AF45A10" w14:textId="7EE4C5DD" w:rsidR="68F3197C" w:rsidRDefault="68F3197C" w:rsidP="652361BB">
            <w:pPr>
              <w:spacing w:line="0" w:lineRule="atLeast"/>
              <w:rPr>
                <w:rFonts w:cs="Times New Roman"/>
              </w:rPr>
            </w:pPr>
            <w:r w:rsidRPr="652361BB">
              <w:rPr>
                <w:rFonts w:cs="Times New Roman"/>
              </w:rPr>
              <w:t>Miss</w:t>
            </w:r>
            <w:r w:rsidR="75611FE4" w:rsidRPr="652361BB">
              <w:rPr>
                <w:rFonts w:cs="Times New Roman"/>
              </w:rPr>
              <w:t>issippi</w:t>
            </w:r>
          </w:p>
        </w:tc>
        <w:tc>
          <w:tcPr>
            <w:tcW w:w="233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3AB0031" w14:textId="52085834" w:rsidR="652361BB" w:rsidRDefault="652361BB" w:rsidP="652361BB">
            <w:pPr>
              <w:spacing w:line="0" w:lineRule="atLeast"/>
              <w:rPr>
                <w:rFonts w:cs="Times New Roman"/>
              </w:rPr>
            </w:pPr>
            <w:r w:rsidRPr="652361BB">
              <w:rPr>
                <w:rFonts w:cs="Times New Roman"/>
              </w:rPr>
              <w:t>6.99</w:t>
            </w:r>
          </w:p>
        </w:tc>
      </w:tr>
      <w:tr w:rsidR="652361BB" w14:paraId="2908E60D"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9BC448F" w14:textId="71C95252" w:rsidR="68F3197C" w:rsidRDefault="68F3197C" w:rsidP="652361BB">
            <w:pPr>
              <w:spacing w:line="0" w:lineRule="atLeast"/>
              <w:rPr>
                <w:rFonts w:cs="Times New Roman"/>
              </w:rPr>
            </w:pPr>
            <w:r w:rsidRPr="652361BB">
              <w:rPr>
                <w:rFonts w:cs="Times New Roman"/>
              </w:rPr>
              <w:t>30</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CD1F2C2" w14:textId="24E55E35" w:rsidR="75611FE4" w:rsidRDefault="75611FE4" w:rsidP="652361BB">
            <w:pPr>
              <w:spacing w:line="0" w:lineRule="atLeast"/>
              <w:rPr>
                <w:rFonts w:cs="Times New Roman"/>
              </w:rPr>
            </w:pPr>
            <w:r w:rsidRPr="652361BB">
              <w:rPr>
                <w:rFonts w:cs="Times New Roman"/>
              </w:rPr>
              <w:t xml:space="preserve">North Carolina </w:t>
            </w:r>
          </w:p>
        </w:tc>
        <w:tc>
          <w:tcPr>
            <w:tcW w:w="233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B7F581A" w14:textId="44C164E7" w:rsidR="652361BB" w:rsidRDefault="652361BB" w:rsidP="652361BB">
            <w:pPr>
              <w:spacing w:line="0" w:lineRule="atLeast"/>
              <w:rPr>
                <w:rFonts w:cs="Times New Roman"/>
              </w:rPr>
            </w:pPr>
            <w:r w:rsidRPr="652361BB">
              <w:rPr>
                <w:rFonts w:cs="Times New Roman"/>
              </w:rPr>
              <w:t>7.02</w:t>
            </w:r>
          </w:p>
        </w:tc>
      </w:tr>
      <w:tr w:rsidR="652361BB" w14:paraId="067DAD05"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13BC2C77" w14:textId="14207478" w:rsidR="68F3197C" w:rsidRDefault="68F3197C" w:rsidP="652361BB">
            <w:pPr>
              <w:spacing w:line="0" w:lineRule="atLeast"/>
              <w:rPr>
                <w:rFonts w:cs="Times New Roman"/>
              </w:rPr>
            </w:pPr>
            <w:r w:rsidRPr="652361BB">
              <w:rPr>
                <w:rFonts w:cs="Times New Roman"/>
              </w:rPr>
              <w:t>31</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6AC992A" w14:textId="612FA3D8" w:rsidR="75611FE4" w:rsidRDefault="75611FE4" w:rsidP="652361BB">
            <w:pPr>
              <w:spacing w:line="0" w:lineRule="atLeast"/>
              <w:rPr>
                <w:rFonts w:cs="Times New Roman"/>
              </w:rPr>
            </w:pPr>
            <w:r w:rsidRPr="652361BB">
              <w:rPr>
                <w:rFonts w:cs="Times New Roman"/>
              </w:rPr>
              <w:t>New Jersey</w:t>
            </w:r>
          </w:p>
        </w:tc>
        <w:tc>
          <w:tcPr>
            <w:tcW w:w="233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23187C4" w14:textId="2F8DDF74" w:rsidR="75611FE4" w:rsidRDefault="75611FE4" w:rsidP="652361BB">
            <w:pPr>
              <w:spacing w:line="0" w:lineRule="atLeast"/>
              <w:rPr>
                <w:rFonts w:cs="Times New Roman"/>
              </w:rPr>
            </w:pPr>
            <w:r w:rsidRPr="652361BB">
              <w:rPr>
                <w:rFonts w:cs="Times New Roman"/>
              </w:rPr>
              <w:t>7.09</w:t>
            </w:r>
          </w:p>
        </w:tc>
      </w:tr>
      <w:tr w:rsidR="00DF4DC3" w:rsidRPr="00DF4DC3" w14:paraId="1F48E05D" w14:textId="77777777" w:rsidTr="16D0B965">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921BAD4" w14:textId="3DD2201C" w:rsidR="00662D20" w:rsidRPr="00DF4DC3" w:rsidRDefault="652361BB" w:rsidP="652361BB">
            <w:pPr>
              <w:spacing w:line="0" w:lineRule="atLeast"/>
              <w:rPr>
                <w:rFonts w:cs="Times New Roman"/>
              </w:rPr>
            </w:pPr>
            <w:r w:rsidRPr="652361BB">
              <w:rPr>
                <w:rFonts w:cs="Times New Roman"/>
              </w:rPr>
              <w:t>32</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E094397" w14:textId="79F5F232" w:rsidR="00662D20" w:rsidRPr="00DF4DC3" w:rsidRDefault="75611FE4" w:rsidP="652361BB">
            <w:pPr>
              <w:spacing w:line="0" w:lineRule="atLeast"/>
              <w:rPr>
                <w:rFonts w:cs="Times New Roman"/>
              </w:rPr>
            </w:pPr>
            <w:r w:rsidRPr="652361BB">
              <w:rPr>
                <w:rFonts w:cs="Times New Roman"/>
              </w:rPr>
              <w:t>Wyoming</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472B2F9" w14:textId="6DB16F93" w:rsidR="00662D20" w:rsidRPr="00DF4DC3" w:rsidRDefault="652361BB" w:rsidP="652361BB">
            <w:pPr>
              <w:spacing w:line="0" w:lineRule="atLeast"/>
              <w:rPr>
                <w:rFonts w:cs="Times New Roman"/>
              </w:rPr>
            </w:pPr>
            <w:r w:rsidRPr="652361BB">
              <w:rPr>
                <w:rFonts w:cs="Times New Roman"/>
              </w:rPr>
              <w:t>7.39</w:t>
            </w:r>
          </w:p>
        </w:tc>
      </w:tr>
      <w:tr w:rsidR="00DF4DC3" w:rsidRPr="00DF4DC3" w14:paraId="511A376F" w14:textId="77777777" w:rsidTr="16D0B965">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FA8634C" w14:textId="0E00F640" w:rsidR="00662D20" w:rsidRPr="00DF4DC3" w:rsidRDefault="652361BB" w:rsidP="652361BB">
            <w:pPr>
              <w:spacing w:line="0" w:lineRule="atLeast"/>
              <w:rPr>
                <w:rFonts w:cs="Times New Roman"/>
              </w:rPr>
            </w:pPr>
            <w:r w:rsidRPr="652361BB">
              <w:rPr>
                <w:rFonts w:cs="Times New Roman"/>
              </w:rPr>
              <w:t>33</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9F65C9D" w14:textId="75ABDFB4" w:rsidR="00662D20" w:rsidRPr="00DF4DC3" w:rsidRDefault="75611FE4" w:rsidP="652361BB">
            <w:pPr>
              <w:spacing w:line="0" w:lineRule="atLeast"/>
              <w:rPr>
                <w:rFonts w:cs="Times New Roman"/>
              </w:rPr>
            </w:pPr>
            <w:r w:rsidRPr="652361BB">
              <w:rPr>
                <w:rFonts w:cs="Times New Roman"/>
              </w:rPr>
              <w:t>Hawaii</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B4BAC34" w14:textId="563C7303" w:rsidR="00662D20" w:rsidRPr="00DF4DC3" w:rsidRDefault="68F3197C" w:rsidP="652361BB">
            <w:pPr>
              <w:spacing w:line="0" w:lineRule="atLeast"/>
              <w:rPr>
                <w:rFonts w:cs="Times New Roman"/>
              </w:rPr>
            </w:pPr>
            <w:r w:rsidRPr="652361BB">
              <w:rPr>
                <w:rFonts w:cs="Times New Roman"/>
              </w:rPr>
              <w:t>7</w:t>
            </w:r>
            <w:r w:rsidR="75611FE4" w:rsidRPr="652361BB">
              <w:rPr>
                <w:rFonts w:cs="Times New Roman"/>
              </w:rPr>
              <w:t>.49</w:t>
            </w:r>
          </w:p>
        </w:tc>
      </w:tr>
      <w:tr w:rsidR="00DF4DC3" w:rsidRPr="00DF4DC3" w14:paraId="6DD60704" w14:textId="77777777" w:rsidTr="16D0B965">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948730D" w14:textId="25BADF2C" w:rsidR="00662D20" w:rsidRPr="00DF4DC3" w:rsidRDefault="68F3197C" w:rsidP="652361BB">
            <w:pPr>
              <w:spacing w:line="0" w:lineRule="atLeast"/>
              <w:rPr>
                <w:rFonts w:cs="Times New Roman"/>
              </w:rPr>
            </w:pPr>
            <w:r w:rsidRPr="652361BB">
              <w:rPr>
                <w:rFonts w:cs="Times New Roman"/>
              </w:rPr>
              <w:t>34</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B7285D9" w14:textId="7B8B2788" w:rsidR="00662D20" w:rsidRPr="00DF4DC3" w:rsidRDefault="75611FE4" w:rsidP="652361BB">
            <w:pPr>
              <w:spacing w:line="0" w:lineRule="atLeast"/>
              <w:rPr>
                <w:rFonts w:cs="Times New Roman"/>
              </w:rPr>
            </w:pPr>
            <w:r w:rsidRPr="652361BB">
              <w:rPr>
                <w:rFonts w:cs="Times New Roman"/>
              </w:rPr>
              <w:t xml:space="preserve">New Hampshire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385C4A6" w14:textId="4647A6FE" w:rsidR="00662D20" w:rsidRPr="00DF4DC3" w:rsidRDefault="652361BB" w:rsidP="652361BB">
            <w:pPr>
              <w:spacing w:line="0" w:lineRule="atLeast"/>
              <w:rPr>
                <w:rFonts w:cs="Times New Roman"/>
              </w:rPr>
            </w:pPr>
            <w:r w:rsidRPr="652361BB">
              <w:rPr>
                <w:rFonts w:cs="Times New Roman"/>
              </w:rPr>
              <w:t>7.68</w:t>
            </w:r>
          </w:p>
        </w:tc>
      </w:tr>
      <w:tr w:rsidR="652361BB" w14:paraId="64FADF7C"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9788D69" w14:textId="68009DE8" w:rsidR="68F3197C" w:rsidRDefault="68F3197C" w:rsidP="652361BB">
            <w:pPr>
              <w:spacing w:line="0" w:lineRule="atLeast"/>
              <w:rPr>
                <w:rFonts w:cs="Times New Roman"/>
              </w:rPr>
            </w:pPr>
            <w:r w:rsidRPr="652361BB">
              <w:rPr>
                <w:rFonts w:cs="Times New Roman"/>
              </w:rPr>
              <w:t>35</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1B823FA" w14:textId="77777777" w:rsidR="68F3197C" w:rsidRDefault="68F3197C" w:rsidP="652361BB">
            <w:pPr>
              <w:spacing w:line="0" w:lineRule="atLeast"/>
              <w:rPr>
                <w:rFonts w:cs="Times New Roman"/>
              </w:rPr>
            </w:pPr>
            <w:r w:rsidRPr="652361BB">
              <w:rPr>
                <w:rFonts w:cs="Times New Roman"/>
              </w:rPr>
              <w:t>Alaska</w:t>
            </w:r>
          </w:p>
        </w:tc>
        <w:tc>
          <w:tcPr>
            <w:tcW w:w="233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891A98D" w14:textId="2439E94E" w:rsidR="652361BB" w:rsidRDefault="652361BB" w:rsidP="652361BB">
            <w:pPr>
              <w:spacing w:line="0" w:lineRule="atLeast"/>
              <w:rPr>
                <w:rFonts w:cs="Times New Roman"/>
              </w:rPr>
            </w:pPr>
            <w:r w:rsidRPr="652361BB">
              <w:rPr>
                <w:rFonts w:cs="Times New Roman"/>
              </w:rPr>
              <w:t>8.21</w:t>
            </w:r>
          </w:p>
        </w:tc>
      </w:tr>
      <w:tr w:rsidR="652361BB" w14:paraId="2D658870"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98CDDFB" w14:textId="06C85591" w:rsidR="68F3197C" w:rsidRDefault="68F3197C" w:rsidP="652361BB">
            <w:pPr>
              <w:spacing w:line="0" w:lineRule="atLeast"/>
              <w:rPr>
                <w:rFonts w:cs="Times New Roman"/>
              </w:rPr>
            </w:pPr>
            <w:r w:rsidRPr="652361BB">
              <w:rPr>
                <w:rFonts w:cs="Times New Roman"/>
              </w:rPr>
              <w:t>36</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9E8F844" w14:textId="0AFE6403" w:rsidR="68F3197C" w:rsidRDefault="68F3197C" w:rsidP="652361BB">
            <w:pPr>
              <w:spacing w:line="0" w:lineRule="atLeast"/>
              <w:rPr>
                <w:rFonts w:cs="Times New Roman"/>
              </w:rPr>
            </w:pPr>
            <w:r w:rsidRPr="652361BB">
              <w:rPr>
                <w:rFonts w:cs="Times New Roman"/>
              </w:rPr>
              <w:t>Ne</w:t>
            </w:r>
            <w:r w:rsidR="75611FE4" w:rsidRPr="652361BB">
              <w:rPr>
                <w:rFonts w:cs="Times New Roman"/>
              </w:rPr>
              <w:t xml:space="preserve">braska </w:t>
            </w:r>
          </w:p>
        </w:tc>
        <w:tc>
          <w:tcPr>
            <w:tcW w:w="233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9BB21FD" w14:textId="538F7D06" w:rsidR="75611FE4" w:rsidRDefault="75611FE4" w:rsidP="652361BB">
            <w:pPr>
              <w:spacing w:line="0" w:lineRule="atLeast"/>
              <w:rPr>
                <w:rFonts w:cs="Times New Roman"/>
              </w:rPr>
            </w:pPr>
            <w:r w:rsidRPr="652361BB">
              <w:rPr>
                <w:rFonts w:cs="Times New Roman"/>
              </w:rPr>
              <w:t>8.34</w:t>
            </w:r>
          </w:p>
        </w:tc>
      </w:tr>
      <w:tr w:rsidR="652361BB" w14:paraId="62EF6390"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AAC685B" w14:textId="7E3B66AC" w:rsidR="68F3197C" w:rsidRDefault="68F3197C" w:rsidP="652361BB">
            <w:pPr>
              <w:spacing w:line="0" w:lineRule="atLeast"/>
              <w:rPr>
                <w:rFonts w:cs="Times New Roman"/>
              </w:rPr>
            </w:pPr>
            <w:r w:rsidRPr="652361BB">
              <w:rPr>
                <w:rFonts w:cs="Times New Roman"/>
              </w:rPr>
              <w:t>37</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087F245" w14:textId="77777777" w:rsidR="68F3197C" w:rsidRDefault="68F3197C" w:rsidP="652361BB">
            <w:pPr>
              <w:spacing w:line="0" w:lineRule="atLeast"/>
              <w:rPr>
                <w:rFonts w:cs="Times New Roman"/>
              </w:rPr>
            </w:pPr>
            <w:r w:rsidRPr="652361BB">
              <w:rPr>
                <w:rFonts w:cs="Times New Roman"/>
              </w:rPr>
              <w:t>Massachusetts</w:t>
            </w:r>
          </w:p>
        </w:tc>
        <w:tc>
          <w:tcPr>
            <w:tcW w:w="233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7FD642F" w14:textId="367B53D4" w:rsidR="75611FE4" w:rsidRDefault="75611FE4" w:rsidP="652361BB">
            <w:pPr>
              <w:spacing w:line="0" w:lineRule="atLeast"/>
              <w:rPr>
                <w:rFonts w:cs="Times New Roman"/>
              </w:rPr>
            </w:pPr>
            <w:r w:rsidRPr="652361BB">
              <w:rPr>
                <w:rFonts w:cs="Times New Roman"/>
              </w:rPr>
              <w:t>8.69</w:t>
            </w:r>
          </w:p>
        </w:tc>
      </w:tr>
      <w:tr w:rsidR="652361BB" w14:paraId="331E2B6C"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94D03B1" w14:textId="31E13359" w:rsidR="68F3197C" w:rsidRDefault="68F3197C" w:rsidP="652361BB">
            <w:pPr>
              <w:spacing w:line="0" w:lineRule="atLeast"/>
              <w:rPr>
                <w:rFonts w:cs="Times New Roman"/>
              </w:rPr>
            </w:pPr>
            <w:r w:rsidRPr="652361BB">
              <w:rPr>
                <w:rFonts w:cs="Times New Roman"/>
              </w:rPr>
              <w:t>38</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E525673" w14:textId="7FF75FCB" w:rsidR="75611FE4" w:rsidRDefault="75611FE4" w:rsidP="652361BB">
            <w:pPr>
              <w:spacing w:line="0" w:lineRule="atLeast"/>
              <w:rPr>
                <w:rFonts w:cs="Times New Roman"/>
              </w:rPr>
            </w:pPr>
            <w:r w:rsidRPr="652361BB">
              <w:rPr>
                <w:rFonts w:cs="Times New Roman"/>
              </w:rPr>
              <w:t xml:space="preserve">Illinois </w:t>
            </w:r>
          </w:p>
        </w:tc>
        <w:tc>
          <w:tcPr>
            <w:tcW w:w="233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85FC6BC" w14:textId="1F6EF789" w:rsidR="75611FE4" w:rsidRDefault="75611FE4" w:rsidP="652361BB">
            <w:pPr>
              <w:spacing w:line="0" w:lineRule="atLeast"/>
              <w:rPr>
                <w:rFonts w:cs="Times New Roman"/>
              </w:rPr>
            </w:pPr>
            <w:r w:rsidRPr="652361BB">
              <w:rPr>
                <w:rFonts w:cs="Times New Roman"/>
              </w:rPr>
              <w:t>8.96</w:t>
            </w:r>
          </w:p>
        </w:tc>
      </w:tr>
      <w:tr w:rsidR="00DF4DC3" w:rsidRPr="00DF4DC3" w14:paraId="3441E264" w14:textId="77777777" w:rsidTr="16D0B965">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8044582" w14:textId="0B79D77C" w:rsidR="00662D20" w:rsidRPr="00DF4DC3" w:rsidRDefault="68F3197C" w:rsidP="652361BB">
            <w:pPr>
              <w:spacing w:line="0" w:lineRule="atLeast"/>
              <w:rPr>
                <w:rFonts w:cs="Times New Roman"/>
              </w:rPr>
            </w:pPr>
            <w:r w:rsidRPr="652361BB">
              <w:rPr>
                <w:rFonts w:cs="Times New Roman"/>
              </w:rPr>
              <w:t>39</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6EB7B32" w14:textId="6001D3A1" w:rsidR="00662D20" w:rsidRPr="00DF4DC3" w:rsidRDefault="75611FE4" w:rsidP="652361BB">
            <w:pPr>
              <w:spacing w:line="0" w:lineRule="atLeast"/>
              <w:rPr>
                <w:rFonts w:cs="Times New Roman"/>
              </w:rPr>
            </w:pPr>
            <w:r w:rsidRPr="652361BB">
              <w:rPr>
                <w:rFonts w:cs="Times New Roman"/>
              </w:rPr>
              <w:t xml:space="preserve">Missouri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2E20762" w14:textId="33BF9826" w:rsidR="00662D20" w:rsidRPr="00DF4DC3" w:rsidRDefault="652361BB" w:rsidP="652361BB">
            <w:pPr>
              <w:spacing w:line="0" w:lineRule="atLeast"/>
              <w:rPr>
                <w:rFonts w:cs="Times New Roman"/>
              </w:rPr>
            </w:pPr>
            <w:r w:rsidRPr="652361BB">
              <w:rPr>
                <w:rFonts w:cs="Times New Roman"/>
              </w:rPr>
              <w:t>9.02</w:t>
            </w:r>
          </w:p>
        </w:tc>
      </w:tr>
      <w:tr w:rsidR="00DF4DC3" w:rsidRPr="00DF4DC3" w14:paraId="1F47842E" w14:textId="77777777" w:rsidTr="16D0B965">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F32F014" w14:textId="77777777" w:rsidR="00662D20" w:rsidRPr="00DF4DC3" w:rsidRDefault="68F3197C" w:rsidP="652361BB">
            <w:pPr>
              <w:spacing w:line="0" w:lineRule="atLeast"/>
              <w:rPr>
                <w:rFonts w:cs="Times New Roman"/>
              </w:rPr>
            </w:pPr>
            <w:r w:rsidRPr="652361BB">
              <w:rPr>
                <w:rFonts w:cs="Times New Roman"/>
              </w:rPr>
              <w:t>40</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03125BB" w14:textId="5E0EC35C" w:rsidR="00662D20" w:rsidRPr="00DF4DC3" w:rsidRDefault="75611FE4" w:rsidP="652361BB">
            <w:pPr>
              <w:spacing w:line="0" w:lineRule="atLeast"/>
              <w:rPr>
                <w:rFonts w:cs="Times New Roman"/>
              </w:rPr>
            </w:pPr>
            <w:r w:rsidRPr="652361BB">
              <w:rPr>
                <w:rFonts w:cs="Times New Roman"/>
              </w:rPr>
              <w:t xml:space="preserve">New York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8813127" w14:textId="64DE839B" w:rsidR="00662D20" w:rsidRPr="00DF4DC3" w:rsidRDefault="75611FE4" w:rsidP="652361BB">
            <w:pPr>
              <w:spacing w:line="0" w:lineRule="atLeast"/>
              <w:rPr>
                <w:rFonts w:cs="Times New Roman"/>
              </w:rPr>
            </w:pPr>
            <w:r w:rsidRPr="652361BB">
              <w:rPr>
                <w:rFonts w:cs="Times New Roman"/>
              </w:rPr>
              <w:t>9.52</w:t>
            </w:r>
          </w:p>
        </w:tc>
      </w:tr>
      <w:tr w:rsidR="00DF4DC3" w:rsidRPr="00DF4DC3" w14:paraId="4866D9CB" w14:textId="77777777" w:rsidTr="16D0B965">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15A6987A" w14:textId="77777777" w:rsidR="00662D20" w:rsidRPr="00DF4DC3" w:rsidRDefault="68F3197C" w:rsidP="652361BB">
            <w:pPr>
              <w:spacing w:line="0" w:lineRule="atLeast"/>
              <w:rPr>
                <w:rFonts w:cs="Times New Roman"/>
              </w:rPr>
            </w:pPr>
            <w:r w:rsidRPr="652361BB">
              <w:rPr>
                <w:rFonts w:cs="Times New Roman"/>
              </w:rPr>
              <w:t>41</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33449E7" w14:textId="6E8A8496" w:rsidR="00662D20" w:rsidRPr="00DF4DC3" w:rsidRDefault="75611FE4" w:rsidP="652361BB">
            <w:pPr>
              <w:spacing w:line="0" w:lineRule="atLeast"/>
              <w:rPr>
                <w:rFonts w:cs="Times New Roman"/>
              </w:rPr>
            </w:pPr>
            <w:r w:rsidRPr="652361BB">
              <w:rPr>
                <w:rFonts w:cs="Times New Roman"/>
              </w:rPr>
              <w:t xml:space="preserve">Oklahoma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803E4A1" w14:textId="1674C66A" w:rsidR="00662D20" w:rsidRPr="00DF4DC3" w:rsidRDefault="652361BB" w:rsidP="652361BB">
            <w:pPr>
              <w:spacing w:line="0" w:lineRule="atLeast"/>
              <w:rPr>
                <w:rFonts w:cs="Times New Roman"/>
              </w:rPr>
            </w:pPr>
            <w:r w:rsidRPr="652361BB">
              <w:rPr>
                <w:rFonts w:cs="Times New Roman"/>
              </w:rPr>
              <w:t>9.89</w:t>
            </w:r>
          </w:p>
        </w:tc>
      </w:tr>
      <w:tr w:rsidR="652361BB" w14:paraId="4B712E7B"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831FCDA" w14:textId="1F331B55" w:rsidR="68F3197C" w:rsidRDefault="68F3197C" w:rsidP="652361BB">
            <w:pPr>
              <w:spacing w:line="0" w:lineRule="atLeast"/>
              <w:rPr>
                <w:rFonts w:cs="Times New Roman"/>
              </w:rPr>
            </w:pPr>
            <w:r w:rsidRPr="652361BB">
              <w:rPr>
                <w:rFonts w:cs="Times New Roman"/>
              </w:rPr>
              <w:t>42</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416BAC3" w14:textId="7F1CB478" w:rsidR="75611FE4" w:rsidRDefault="75611FE4" w:rsidP="652361BB">
            <w:pPr>
              <w:spacing w:line="0" w:lineRule="atLeast"/>
              <w:rPr>
                <w:rFonts w:cs="Times New Roman"/>
              </w:rPr>
            </w:pPr>
            <w:r w:rsidRPr="652361BB">
              <w:rPr>
                <w:rFonts w:cs="Times New Roman"/>
              </w:rPr>
              <w:t xml:space="preserve">Michigan </w:t>
            </w:r>
          </w:p>
        </w:tc>
        <w:tc>
          <w:tcPr>
            <w:tcW w:w="233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B857917" w14:textId="0C0A3B6C" w:rsidR="68F3197C" w:rsidRDefault="68F3197C" w:rsidP="652361BB">
            <w:pPr>
              <w:spacing w:line="0" w:lineRule="atLeast"/>
              <w:rPr>
                <w:rFonts w:cs="Times New Roman"/>
              </w:rPr>
            </w:pPr>
            <w:r w:rsidRPr="652361BB">
              <w:rPr>
                <w:rFonts w:cs="Times New Roman"/>
              </w:rPr>
              <w:t>10.99</w:t>
            </w:r>
          </w:p>
        </w:tc>
      </w:tr>
      <w:tr w:rsidR="00DF4DC3" w:rsidRPr="00DF4DC3" w14:paraId="63E744BB" w14:textId="77777777" w:rsidTr="16D0B965">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CBE0A67" w14:textId="6591E308" w:rsidR="00662D20" w:rsidRPr="00DF4DC3" w:rsidRDefault="68F3197C" w:rsidP="652361BB">
            <w:pPr>
              <w:spacing w:line="0" w:lineRule="atLeast"/>
              <w:rPr>
                <w:rFonts w:cs="Times New Roman"/>
              </w:rPr>
            </w:pPr>
            <w:r w:rsidRPr="652361BB">
              <w:rPr>
                <w:rFonts w:cs="Times New Roman"/>
              </w:rPr>
              <w:t>43</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1A1DA1A" w14:textId="77777777" w:rsidR="00662D20" w:rsidRPr="00DF4DC3" w:rsidRDefault="68F3197C" w:rsidP="652361BB">
            <w:pPr>
              <w:spacing w:line="0" w:lineRule="atLeast"/>
              <w:rPr>
                <w:rFonts w:cs="Times New Roman"/>
              </w:rPr>
            </w:pPr>
            <w:r w:rsidRPr="652361BB">
              <w:rPr>
                <w:rFonts w:cs="Times New Roman"/>
              </w:rPr>
              <w:t>North Dakota</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938D245" w14:textId="78915869" w:rsidR="00662D20" w:rsidRPr="00DF4DC3" w:rsidRDefault="68F3197C" w:rsidP="652361BB">
            <w:pPr>
              <w:spacing w:line="0" w:lineRule="atLeast"/>
              <w:rPr>
                <w:rFonts w:cs="Times New Roman"/>
              </w:rPr>
            </w:pPr>
            <w:r w:rsidRPr="652361BB">
              <w:rPr>
                <w:rFonts w:cs="Times New Roman"/>
              </w:rPr>
              <w:t>11.23</w:t>
            </w:r>
          </w:p>
        </w:tc>
      </w:tr>
      <w:tr w:rsidR="00DF4DC3" w:rsidRPr="00DF4DC3" w14:paraId="208AF813" w14:textId="77777777" w:rsidTr="16D0B965">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1CF0860" w14:textId="77777777" w:rsidR="00662D20" w:rsidRPr="00DF4DC3" w:rsidRDefault="68F3197C" w:rsidP="652361BB">
            <w:pPr>
              <w:spacing w:line="0" w:lineRule="atLeast"/>
              <w:rPr>
                <w:rFonts w:cs="Times New Roman"/>
              </w:rPr>
            </w:pPr>
            <w:r w:rsidRPr="652361BB">
              <w:rPr>
                <w:rFonts w:cs="Times New Roman"/>
              </w:rPr>
              <w:t>44</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E8122FE" w14:textId="354705DA" w:rsidR="00662D20" w:rsidRPr="00DF4DC3" w:rsidRDefault="75611FE4" w:rsidP="652361BB">
            <w:pPr>
              <w:spacing w:line="0" w:lineRule="atLeast"/>
              <w:rPr>
                <w:rFonts w:cs="Times New Roman"/>
              </w:rPr>
            </w:pPr>
            <w:r w:rsidRPr="652361BB">
              <w:rPr>
                <w:rFonts w:cs="Times New Roman"/>
              </w:rPr>
              <w:t xml:space="preserve">Maine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B283521" w14:textId="069B2F15" w:rsidR="00662D20" w:rsidRPr="00DF4DC3" w:rsidRDefault="68F3197C" w:rsidP="652361BB">
            <w:pPr>
              <w:spacing w:line="0" w:lineRule="atLeast"/>
              <w:rPr>
                <w:rFonts w:cs="Times New Roman"/>
              </w:rPr>
            </w:pPr>
            <w:r w:rsidRPr="652361BB">
              <w:rPr>
                <w:rFonts w:cs="Times New Roman"/>
              </w:rPr>
              <w:t>1</w:t>
            </w:r>
            <w:r w:rsidR="75611FE4" w:rsidRPr="652361BB">
              <w:rPr>
                <w:rFonts w:cs="Times New Roman"/>
              </w:rPr>
              <w:t>2.64</w:t>
            </w:r>
          </w:p>
        </w:tc>
      </w:tr>
      <w:tr w:rsidR="00DF4DC3" w:rsidRPr="00DF4DC3" w14:paraId="5C7A0AA3" w14:textId="77777777" w:rsidTr="16D0B965">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E5BB684" w14:textId="77777777" w:rsidR="00662D20" w:rsidRPr="00DF4DC3" w:rsidRDefault="68F3197C" w:rsidP="652361BB">
            <w:pPr>
              <w:spacing w:line="0" w:lineRule="atLeast"/>
              <w:rPr>
                <w:rFonts w:cs="Times New Roman"/>
              </w:rPr>
            </w:pPr>
            <w:r w:rsidRPr="652361BB">
              <w:rPr>
                <w:rFonts w:cs="Times New Roman"/>
              </w:rPr>
              <w:t>45</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F758F9C" w14:textId="6FE31F1E" w:rsidR="00662D20" w:rsidRPr="00DF4DC3" w:rsidRDefault="24F89BB9" w:rsidP="652361BB">
            <w:pPr>
              <w:spacing w:line="0" w:lineRule="atLeast"/>
              <w:rPr>
                <w:rFonts w:cs="Times New Roman"/>
              </w:rPr>
            </w:pPr>
            <w:r w:rsidRPr="652361BB">
              <w:rPr>
                <w:rFonts w:cs="Times New Roman"/>
              </w:rPr>
              <w:t xml:space="preserve">Louisiana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C135394" w14:textId="0FB10014" w:rsidR="00662D20" w:rsidRPr="00DF4DC3" w:rsidRDefault="68F3197C" w:rsidP="652361BB">
            <w:pPr>
              <w:spacing w:line="0" w:lineRule="atLeast"/>
              <w:rPr>
                <w:rFonts w:cs="Times New Roman"/>
              </w:rPr>
            </w:pPr>
            <w:r w:rsidRPr="652361BB">
              <w:rPr>
                <w:rFonts w:cs="Times New Roman"/>
              </w:rPr>
              <w:t>12.76</w:t>
            </w:r>
          </w:p>
        </w:tc>
      </w:tr>
      <w:tr w:rsidR="00DF4DC3" w:rsidRPr="00DF4DC3" w14:paraId="0420E720" w14:textId="77777777" w:rsidTr="16D0B965">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0F7000E" w14:textId="77777777" w:rsidR="00662D20" w:rsidRPr="00DF4DC3" w:rsidRDefault="68F3197C" w:rsidP="652361BB">
            <w:pPr>
              <w:spacing w:line="0" w:lineRule="atLeast"/>
              <w:rPr>
                <w:rFonts w:cs="Times New Roman"/>
              </w:rPr>
            </w:pPr>
            <w:r w:rsidRPr="652361BB">
              <w:rPr>
                <w:rFonts w:cs="Times New Roman"/>
              </w:rPr>
              <w:t>46</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ECA080E" w14:textId="77777777" w:rsidR="00662D20" w:rsidRPr="00DF4DC3" w:rsidRDefault="68F3197C" w:rsidP="652361BB">
            <w:pPr>
              <w:spacing w:line="0" w:lineRule="atLeast"/>
              <w:rPr>
                <w:rFonts w:cs="Times New Roman"/>
              </w:rPr>
            </w:pPr>
            <w:r w:rsidRPr="652361BB">
              <w:rPr>
                <w:rFonts w:cs="Times New Roman"/>
              </w:rPr>
              <w:t>Pennsylvania</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7A3DB4D" w14:textId="39876443" w:rsidR="00662D20" w:rsidRPr="00DF4DC3" w:rsidRDefault="68F3197C" w:rsidP="652361BB">
            <w:pPr>
              <w:spacing w:line="0" w:lineRule="atLeast"/>
              <w:rPr>
                <w:rFonts w:cs="Times New Roman"/>
              </w:rPr>
            </w:pPr>
            <w:r w:rsidRPr="652361BB">
              <w:rPr>
                <w:rFonts w:cs="Times New Roman"/>
              </w:rPr>
              <w:t>13.80</w:t>
            </w:r>
          </w:p>
        </w:tc>
      </w:tr>
      <w:tr w:rsidR="00DF4DC3" w:rsidRPr="00DF4DC3" w14:paraId="78EBDCE4" w14:textId="77777777" w:rsidTr="16D0B965">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D4F7B68" w14:textId="77777777" w:rsidR="00662D20" w:rsidRPr="00DF4DC3" w:rsidRDefault="68F3197C" w:rsidP="652361BB">
            <w:pPr>
              <w:spacing w:line="0" w:lineRule="atLeast"/>
              <w:rPr>
                <w:rFonts w:cs="Times New Roman"/>
              </w:rPr>
            </w:pPr>
            <w:r w:rsidRPr="652361BB">
              <w:rPr>
                <w:rFonts w:cs="Times New Roman"/>
              </w:rPr>
              <w:t>47</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D3E3B3E" w14:textId="77777777" w:rsidR="00662D20" w:rsidRPr="00DF4DC3" w:rsidRDefault="68F3197C" w:rsidP="652361BB">
            <w:pPr>
              <w:spacing w:line="0" w:lineRule="atLeast"/>
              <w:rPr>
                <w:rFonts w:cs="Times New Roman"/>
              </w:rPr>
            </w:pPr>
            <w:r w:rsidRPr="652361BB">
              <w:rPr>
                <w:rFonts w:cs="Times New Roman"/>
              </w:rPr>
              <w:t>South Dakota</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7739A1C" w14:textId="0D1C9F66" w:rsidR="00662D20" w:rsidRPr="00DF4DC3" w:rsidRDefault="24F89BB9" w:rsidP="652361BB">
            <w:pPr>
              <w:spacing w:line="0" w:lineRule="atLeast"/>
              <w:rPr>
                <w:rFonts w:cs="Times New Roman"/>
              </w:rPr>
            </w:pPr>
            <w:r w:rsidRPr="652361BB">
              <w:rPr>
                <w:rFonts w:cs="Times New Roman"/>
              </w:rPr>
              <w:t>17.30</w:t>
            </w:r>
          </w:p>
        </w:tc>
      </w:tr>
      <w:tr w:rsidR="652361BB" w14:paraId="3FA9B0CF"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8617D1A" w14:textId="7329E32B" w:rsidR="652361BB" w:rsidRDefault="652361BB" w:rsidP="652361BB">
            <w:pPr>
              <w:spacing w:line="0" w:lineRule="atLeast"/>
              <w:rPr>
                <w:rFonts w:cs="Times New Roman"/>
              </w:rPr>
            </w:pPr>
            <w:r w:rsidRPr="652361BB">
              <w:rPr>
                <w:rFonts w:cs="Times New Roman"/>
              </w:rPr>
              <w:lastRenderedPageBreak/>
              <w:t>48</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A3493E0" w14:textId="77777777" w:rsidR="68F3197C" w:rsidRDefault="68F3197C" w:rsidP="652361BB">
            <w:pPr>
              <w:spacing w:line="0" w:lineRule="atLeast"/>
              <w:rPr>
                <w:rFonts w:cs="Times New Roman"/>
              </w:rPr>
            </w:pPr>
            <w:r w:rsidRPr="652361BB">
              <w:rPr>
                <w:rFonts w:cs="Times New Roman"/>
              </w:rPr>
              <w:t>Rhode Island</w:t>
            </w:r>
          </w:p>
        </w:tc>
        <w:tc>
          <w:tcPr>
            <w:tcW w:w="233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7F86E5D" w14:textId="66FC21D0" w:rsidR="68F3197C" w:rsidRDefault="68F3197C" w:rsidP="652361BB">
            <w:pPr>
              <w:spacing w:line="0" w:lineRule="atLeast"/>
              <w:rPr>
                <w:rFonts w:cs="Times New Roman"/>
              </w:rPr>
            </w:pPr>
            <w:r w:rsidRPr="652361BB">
              <w:rPr>
                <w:rFonts w:cs="Times New Roman"/>
              </w:rPr>
              <w:t>17.46</w:t>
            </w:r>
          </w:p>
        </w:tc>
      </w:tr>
      <w:tr w:rsidR="00DF4DC3" w:rsidRPr="00DF4DC3" w14:paraId="645E0B0D" w14:textId="77777777" w:rsidTr="16D0B965">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B8603ED" w14:textId="05FB91DE" w:rsidR="00662D20" w:rsidRPr="00DF4DC3" w:rsidRDefault="68F3197C" w:rsidP="652361BB">
            <w:pPr>
              <w:spacing w:line="0" w:lineRule="atLeast"/>
              <w:rPr>
                <w:rFonts w:cs="Times New Roman"/>
              </w:rPr>
            </w:pPr>
            <w:r w:rsidRPr="652361BB">
              <w:rPr>
                <w:rFonts w:cs="Times New Roman"/>
              </w:rPr>
              <w:t>49</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F51608F" w14:textId="77777777" w:rsidR="00662D20" w:rsidRPr="00DF4DC3" w:rsidRDefault="68F3197C" w:rsidP="652361BB">
            <w:pPr>
              <w:spacing w:line="0" w:lineRule="atLeast"/>
              <w:rPr>
                <w:rFonts w:cs="Times New Roman"/>
              </w:rPr>
            </w:pPr>
            <w:r w:rsidRPr="652361BB">
              <w:rPr>
                <w:rFonts w:cs="Times New Roman"/>
              </w:rPr>
              <w:t>Iowa</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FF21009" w14:textId="6A882794" w:rsidR="00662D20" w:rsidRPr="00DF4DC3" w:rsidRDefault="68F3197C" w:rsidP="652361BB">
            <w:pPr>
              <w:spacing w:line="0" w:lineRule="atLeast"/>
              <w:rPr>
                <w:rFonts w:cs="Times New Roman"/>
              </w:rPr>
            </w:pPr>
            <w:r w:rsidRPr="652361BB">
              <w:rPr>
                <w:rFonts w:cs="Times New Roman"/>
              </w:rPr>
              <w:t>18.87</w:t>
            </w:r>
          </w:p>
        </w:tc>
      </w:tr>
      <w:tr w:rsidR="00DF4DC3" w:rsidRPr="00DF4DC3" w14:paraId="346E49AC" w14:textId="77777777" w:rsidTr="16D0B965">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6DACD24" w14:textId="715C5D16" w:rsidR="00662D20" w:rsidRPr="00DF4DC3" w:rsidRDefault="652361BB" w:rsidP="652361BB">
            <w:pPr>
              <w:spacing w:line="0" w:lineRule="atLeast"/>
              <w:rPr>
                <w:rFonts w:cs="Times New Roman"/>
              </w:rPr>
            </w:pPr>
            <w:r w:rsidRPr="652361BB">
              <w:rPr>
                <w:rFonts w:cs="Times New Roman"/>
              </w:rPr>
              <w:t>50</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2FC8246" w14:textId="77777777" w:rsidR="00662D20" w:rsidRPr="00DF4DC3" w:rsidRDefault="68F3197C" w:rsidP="652361BB">
            <w:pPr>
              <w:spacing w:line="0" w:lineRule="atLeast"/>
              <w:rPr>
                <w:rFonts w:cs="Times New Roman"/>
              </w:rPr>
            </w:pPr>
            <w:r w:rsidRPr="652361BB">
              <w:rPr>
                <w:rFonts w:cs="Times New Roman"/>
              </w:rPr>
              <w:t>West Virginia</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C1E60A3" w14:textId="17AE9D94" w:rsidR="00662D20" w:rsidRPr="00DF4DC3" w:rsidRDefault="24F89BB9" w:rsidP="652361BB">
            <w:pPr>
              <w:spacing w:line="0" w:lineRule="atLeast"/>
              <w:rPr>
                <w:rFonts w:cs="Times New Roman"/>
              </w:rPr>
            </w:pPr>
            <w:r w:rsidRPr="652361BB">
              <w:rPr>
                <w:rFonts w:cs="Times New Roman"/>
              </w:rPr>
              <w:t>20.37</w:t>
            </w:r>
          </w:p>
        </w:tc>
      </w:tr>
      <w:tr w:rsidR="00327E8D" w:rsidRPr="00DF4DC3" w14:paraId="4F1FF1A4" w14:textId="77777777" w:rsidTr="16D0B965">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14B5FB1D" w14:textId="77777777" w:rsidR="00662D20" w:rsidRPr="00DF4DC3" w:rsidRDefault="00662D20" w:rsidP="652361BB">
            <w:pPr>
              <w:rPr>
                <w:rFonts w:eastAsia="Times New Roman" w:cs="Times New Roman"/>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46F42F5" w14:textId="0F07E4F4" w:rsidR="00662D20" w:rsidRPr="00DF4DC3" w:rsidRDefault="68F3197C" w:rsidP="652361BB">
            <w:pPr>
              <w:spacing w:line="0" w:lineRule="atLeast"/>
              <w:rPr>
                <w:rFonts w:cs="Times New Roman"/>
              </w:rPr>
            </w:pPr>
            <w:r w:rsidRPr="652361BB">
              <w:rPr>
                <w:rFonts w:cs="Times New Roman"/>
              </w:rPr>
              <w:t xml:space="preserve"> Average</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B68660D" w14:textId="4D6863B0" w:rsidR="00662D20" w:rsidRPr="00DF4DC3" w:rsidRDefault="68F3197C" w:rsidP="652361BB">
            <w:pPr>
              <w:spacing w:line="0" w:lineRule="atLeast"/>
              <w:rPr>
                <w:rFonts w:cs="Times New Roman"/>
              </w:rPr>
            </w:pPr>
            <w:r w:rsidRPr="652361BB">
              <w:rPr>
                <w:rFonts w:cs="Times New Roman"/>
              </w:rPr>
              <w:t>7.02</w:t>
            </w:r>
          </w:p>
        </w:tc>
      </w:tr>
    </w:tbl>
    <w:p w14:paraId="1785F028" w14:textId="77777777" w:rsidR="00662D20" w:rsidRPr="00DF4DC3" w:rsidRDefault="00662D20" w:rsidP="652361BB">
      <w:pPr>
        <w:rPr>
          <w:rFonts w:eastAsia="Times New Roman" w:cs="Times New Roman"/>
        </w:rPr>
      </w:pPr>
    </w:p>
    <w:p w14:paraId="085ADE44" w14:textId="20FCD88E" w:rsidR="00662D20" w:rsidRPr="00E77E4F" w:rsidRDefault="68F3197C" w:rsidP="652361BB">
      <w:pPr>
        <w:rPr>
          <w:rFonts w:cs="Times New Roman"/>
          <w:color w:val="000000" w:themeColor="text1"/>
        </w:rPr>
      </w:pPr>
      <w:r w:rsidRPr="652361BB">
        <w:rPr>
          <w:rFonts w:cs="Times New Roman"/>
        </w:rPr>
        <w:t>Figure 11: Percent Structurally Deficient Bridges</w:t>
      </w:r>
      <w:r w:rsidR="15475363" w:rsidRPr="652361BB">
        <w:rPr>
          <w:rFonts w:cs="Times New Roman"/>
        </w:rPr>
        <w:t>, 202</w:t>
      </w:r>
      <w:r w:rsidR="6004B74F" w:rsidRPr="652361BB">
        <w:rPr>
          <w:rFonts w:cs="Times New Roman"/>
        </w:rPr>
        <w:t>1</w:t>
      </w:r>
      <w:r w:rsidRPr="652361BB">
        <w:rPr>
          <w:rFonts w:cs="Times New Roman"/>
        </w:rPr>
        <w:t xml:space="preserve"> (Ray will insert figure)</w:t>
      </w:r>
    </w:p>
    <w:p w14:paraId="210D7EDE" w14:textId="77777777" w:rsidR="00662D20" w:rsidRPr="00E77E4F" w:rsidRDefault="00662D20" w:rsidP="00662D20">
      <w:pPr>
        <w:spacing w:after="240"/>
        <w:rPr>
          <w:rFonts w:eastAsia="Times New Roman" w:cs="Times New Roman"/>
          <w:color w:val="000000" w:themeColor="text1"/>
        </w:rPr>
      </w:pPr>
      <w:r w:rsidRPr="00E77E4F">
        <w:rPr>
          <w:rFonts w:eastAsia="Times New Roman" w:cs="Times New Roman"/>
          <w:color w:val="000000" w:themeColor="text1"/>
        </w:rPr>
        <w:br/>
      </w:r>
      <w:r w:rsidRPr="00E77E4F">
        <w:rPr>
          <w:rFonts w:eastAsia="Times New Roman" w:cs="Times New Roman"/>
          <w:color w:val="000000" w:themeColor="text1"/>
        </w:rPr>
        <w:br/>
      </w:r>
      <w:r w:rsidRPr="00E77E4F">
        <w:rPr>
          <w:rFonts w:eastAsia="Times New Roman" w:cs="Times New Roman"/>
          <w:color w:val="000000" w:themeColor="text1"/>
        </w:rPr>
        <w:br/>
      </w:r>
      <w:r w:rsidRPr="00E77E4F">
        <w:rPr>
          <w:rFonts w:eastAsia="Times New Roman" w:cs="Times New Roman"/>
          <w:color w:val="000000" w:themeColor="text1"/>
        </w:rPr>
        <w:br/>
      </w:r>
    </w:p>
    <w:p w14:paraId="1DC8CBEA" w14:textId="03903072" w:rsidR="00662D20" w:rsidRPr="00E77E4F" w:rsidRDefault="00662D20" w:rsidP="00662D20">
      <w:pPr>
        <w:rPr>
          <w:rFonts w:cs="Times New Roman"/>
          <w:color w:val="000000" w:themeColor="text1"/>
        </w:rPr>
      </w:pPr>
      <w:r w:rsidRPr="1AF91A83">
        <w:rPr>
          <w:rFonts w:cs="Times New Roman"/>
          <w:b/>
          <w:bCs/>
          <w:color w:val="000000" w:themeColor="text1"/>
        </w:rPr>
        <w:t>Other Fatality Rate</w:t>
      </w:r>
    </w:p>
    <w:p w14:paraId="3B438B80" w14:textId="77777777" w:rsidR="00662D20" w:rsidRPr="00E77E4F" w:rsidRDefault="00662D20" w:rsidP="00662D20">
      <w:pPr>
        <w:rPr>
          <w:rFonts w:eastAsia="Times New Roman" w:cs="Times New Roman"/>
          <w:color w:val="000000" w:themeColor="text1"/>
        </w:rPr>
      </w:pPr>
    </w:p>
    <w:p w14:paraId="294B8FE2" w14:textId="37A0FCD6" w:rsidR="00662D20" w:rsidRPr="00DF4DC3" w:rsidRDefault="34D87404" w:rsidP="652361BB">
      <w:pPr>
        <w:rPr>
          <w:rFonts w:cs="Times New Roman"/>
        </w:rPr>
      </w:pPr>
      <w:r w:rsidRPr="3C4B1456">
        <w:rPr>
          <w:rFonts w:cs="Times New Roman"/>
          <w:color w:val="000000" w:themeColor="text1"/>
        </w:rPr>
        <w:t xml:space="preserve">The other fatality rate is an important overall measure of each state’s </w:t>
      </w:r>
      <w:r w:rsidR="6E5FB64A" w:rsidRPr="3C4B1456">
        <w:rPr>
          <w:rFonts w:cs="Times New Roman"/>
          <w:color w:val="000000" w:themeColor="text1"/>
        </w:rPr>
        <w:t xml:space="preserve">highway </w:t>
      </w:r>
      <w:r w:rsidRPr="3C4B1456">
        <w:rPr>
          <w:rFonts w:cs="Times New Roman"/>
          <w:color w:val="000000" w:themeColor="text1"/>
        </w:rPr>
        <w:t>performance. The other fatality rate measures fatalities on rural and urban minor arterial, collectors, and local roadways in the state</w:t>
      </w:r>
      <w:r w:rsidR="025773C1" w:rsidRPr="3C4B1456">
        <w:rPr>
          <w:rFonts w:cs="Times New Roman"/>
          <w:color w:val="000000" w:themeColor="text1"/>
        </w:rPr>
        <w:t xml:space="preserve"> as fatalities per 100 million vehicle-miles</w:t>
      </w:r>
      <w:r w:rsidRPr="3C4B1456">
        <w:rPr>
          <w:rFonts w:cs="Times New Roman"/>
          <w:color w:val="000000" w:themeColor="text1"/>
        </w:rPr>
        <w:t xml:space="preserve">. </w:t>
      </w:r>
      <w:r w:rsidRPr="3C4B1456">
        <w:rPr>
          <w:rFonts w:cs="Times New Roman"/>
        </w:rPr>
        <w:t xml:space="preserve">The nation’s average other fatality for 2020 is 1.54, (Table 17, Other Fatality Rate per 100 </w:t>
      </w:r>
      <w:proofErr w:type="gramStart"/>
      <w:r w:rsidRPr="3C4B1456">
        <w:rPr>
          <w:rFonts w:cs="Times New Roman"/>
        </w:rPr>
        <w:t>Million</w:t>
      </w:r>
      <w:proofErr w:type="gramEnd"/>
      <w:r w:rsidRPr="3C4B1456">
        <w:rPr>
          <w:rFonts w:cs="Times New Roman"/>
        </w:rPr>
        <w:t xml:space="preserve"> Vehicle-Miles, 2020, Figure 12).</w:t>
      </w:r>
      <w:r w:rsidRPr="3C4B1456">
        <w:rPr>
          <w:rFonts w:cs="Times New Roman"/>
          <w:color w:val="FF0000"/>
        </w:rPr>
        <w:t xml:space="preserve"> </w:t>
      </w:r>
      <w:r w:rsidRPr="3C4B1456">
        <w:rPr>
          <w:rFonts w:cs="Times New Roman"/>
        </w:rPr>
        <w:t xml:space="preserve">In 2020, 37,885 fatalities were reported, fewer than the </w:t>
      </w:r>
      <w:r w:rsidR="15B549D7" w:rsidRPr="3C4B1456">
        <w:rPr>
          <w:rFonts w:cs="Times New Roman"/>
        </w:rPr>
        <w:t xml:space="preserve">36,073 </w:t>
      </w:r>
      <w:r w:rsidRPr="3C4B1456">
        <w:rPr>
          <w:rFonts w:cs="Times New Roman"/>
        </w:rPr>
        <w:t>fatalities reported in 2019, as VMT (vehicle-miles of travel) increased to 2.90 trillion from 3.</w:t>
      </w:r>
      <w:r w:rsidR="15B549D7" w:rsidRPr="3C4B1456">
        <w:rPr>
          <w:rFonts w:cs="Times New Roman"/>
        </w:rPr>
        <w:t>28</w:t>
      </w:r>
      <w:r w:rsidRPr="3C4B1456">
        <w:rPr>
          <w:rFonts w:cs="Times New Roman"/>
        </w:rPr>
        <w:t xml:space="preserve"> trillion in 2019. </w:t>
      </w:r>
    </w:p>
    <w:p w14:paraId="52DB9789" w14:textId="77777777" w:rsidR="00662D20" w:rsidRPr="00DF4DC3" w:rsidRDefault="00662D20" w:rsidP="00662D20">
      <w:pPr>
        <w:rPr>
          <w:rFonts w:eastAsia="Times New Roman" w:cs="Times New Roman"/>
          <w:color w:val="FF0000"/>
        </w:rPr>
      </w:pPr>
    </w:p>
    <w:p w14:paraId="26F93494" w14:textId="44DF35BA" w:rsidR="34D87404" w:rsidRDefault="34D87404" w:rsidP="3C4B1456">
      <w:pPr>
        <w:spacing w:line="259" w:lineRule="auto"/>
        <w:rPr>
          <w:rFonts w:cs="Times New Roman"/>
        </w:rPr>
      </w:pPr>
      <w:r w:rsidRPr="3C4B1456">
        <w:rPr>
          <w:rFonts w:cs="Times New Roman"/>
        </w:rPr>
        <w:t xml:space="preserve">For 2020, Hawaii reported the lowest </w:t>
      </w:r>
      <w:r w:rsidR="6E5FB64A" w:rsidRPr="3C4B1456">
        <w:rPr>
          <w:rFonts w:cs="Times New Roman"/>
        </w:rPr>
        <w:t xml:space="preserve">other </w:t>
      </w:r>
      <w:r w:rsidRPr="3C4B1456">
        <w:rPr>
          <w:rFonts w:cs="Times New Roman"/>
        </w:rPr>
        <w:t xml:space="preserve">fatality rate, 0.65, while West Virginia reported the highest, 2.28. </w:t>
      </w:r>
      <w:r w:rsidR="3C4B1456" w:rsidRPr="3C4B1456">
        <w:rPr>
          <w:rFonts w:cs="Times New Roman"/>
        </w:rPr>
        <w:t>Other Fatality Rate by State for 2020 cannot be compared to previous years, as it is a new performance indicator.</w:t>
      </w:r>
    </w:p>
    <w:p w14:paraId="3F138F6A" w14:textId="77777777" w:rsidR="00662D20" w:rsidRPr="00DF4DC3" w:rsidRDefault="00662D20" w:rsidP="00662D20">
      <w:pPr>
        <w:rPr>
          <w:rFonts w:eastAsia="Times New Roman" w:cs="Times New Roman"/>
          <w:color w:val="FF0000"/>
        </w:rPr>
      </w:pPr>
    </w:p>
    <w:p w14:paraId="6C71B5CA" w14:textId="501378DD" w:rsidR="00662D20" w:rsidRPr="00DF4DC3" w:rsidRDefault="68F3197C" w:rsidP="652361BB">
      <w:pPr>
        <w:rPr>
          <w:rFonts w:cs="Times New Roman"/>
        </w:rPr>
      </w:pPr>
      <w:r w:rsidRPr="1AF91A83">
        <w:rPr>
          <w:rFonts w:cs="Times New Roman"/>
        </w:rPr>
        <w:t xml:space="preserve">Table 17: Other Fatality Rate per 100 </w:t>
      </w:r>
      <w:proofErr w:type="gramStart"/>
      <w:r w:rsidRPr="1AF91A83">
        <w:rPr>
          <w:rFonts w:cs="Times New Roman"/>
        </w:rPr>
        <w:t>Million</w:t>
      </w:r>
      <w:proofErr w:type="gramEnd"/>
      <w:r w:rsidRPr="1AF91A83">
        <w:rPr>
          <w:rFonts w:cs="Times New Roman"/>
        </w:rPr>
        <w:t xml:space="preserve"> Vehicle-Miles, 2020</w:t>
      </w:r>
    </w:p>
    <w:tbl>
      <w:tblPr>
        <w:tblW w:w="0" w:type="auto"/>
        <w:tblCellMar>
          <w:top w:w="15" w:type="dxa"/>
          <w:left w:w="15" w:type="dxa"/>
          <w:bottom w:w="15" w:type="dxa"/>
          <w:right w:w="15" w:type="dxa"/>
        </w:tblCellMar>
        <w:tblLook w:val="04A0" w:firstRow="1" w:lastRow="0" w:firstColumn="1" w:lastColumn="0" w:noHBand="0" w:noVBand="1"/>
      </w:tblPr>
      <w:tblGrid>
        <w:gridCol w:w="1327"/>
        <w:gridCol w:w="1869"/>
        <w:gridCol w:w="2419"/>
      </w:tblGrid>
      <w:tr w:rsidR="00DF4DC3" w:rsidRPr="00DF4DC3" w14:paraId="5939205A" w14:textId="77777777" w:rsidTr="0EBC82E3">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157EFE1" w14:textId="150C0EBD" w:rsidR="00662D20" w:rsidRPr="00DF4DC3" w:rsidRDefault="68F3197C" w:rsidP="652361BB">
            <w:pPr>
              <w:spacing w:line="0" w:lineRule="atLeast"/>
              <w:rPr>
                <w:rFonts w:cs="Times New Roman"/>
              </w:rPr>
            </w:pPr>
            <w:r w:rsidRPr="652361BB">
              <w:rPr>
                <w:rFonts w:cs="Times New Roman"/>
              </w:rPr>
              <w:t>2020 Rank</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59A815B" w14:textId="77777777" w:rsidR="00662D20" w:rsidRPr="00DF4DC3" w:rsidRDefault="68F3197C" w:rsidP="652361BB">
            <w:pPr>
              <w:spacing w:line="0" w:lineRule="atLeast"/>
              <w:rPr>
                <w:rFonts w:cs="Times New Roman"/>
              </w:rPr>
            </w:pPr>
            <w:r w:rsidRPr="652361BB">
              <w:rPr>
                <w:rFonts w:cs="Times New Roman"/>
              </w:rPr>
              <w:t>State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136121C8" w14:textId="01C99183" w:rsidR="00662D20" w:rsidRPr="00DF4DC3" w:rsidRDefault="68F3197C" w:rsidP="652361BB">
            <w:pPr>
              <w:rPr>
                <w:rFonts w:cs="Times New Roman"/>
              </w:rPr>
            </w:pPr>
            <w:r w:rsidRPr="652361BB">
              <w:rPr>
                <w:rFonts w:cs="Times New Roman"/>
              </w:rPr>
              <w:t>Fatality Rate per 100</w:t>
            </w:r>
          </w:p>
          <w:p w14:paraId="10599F18" w14:textId="77777777" w:rsidR="00662D20" w:rsidRPr="00DF4DC3" w:rsidRDefault="68F3197C" w:rsidP="652361BB">
            <w:pPr>
              <w:spacing w:line="0" w:lineRule="atLeast"/>
              <w:rPr>
                <w:rFonts w:cs="Times New Roman"/>
              </w:rPr>
            </w:pPr>
            <w:r w:rsidRPr="652361BB">
              <w:rPr>
                <w:rFonts w:cs="Times New Roman"/>
              </w:rPr>
              <w:t>Million Vehicle-Miles </w:t>
            </w:r>
          </w:p>
        </w:tc>
      </w:tr>
      <w:tr w:rsidR="00DF4DC3" w:rsidRPr="00DF4DC3" w14:paraId="0A2D3BD7" w14:textId="77777777" w:rsidTr="0EBC82E3">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F9B0537" w14:textId="77777777" w:rsidR="00662D20" w:rsidRPr="00DF4DC3" w:rsidRDefault="68F3197C" w:rsidP="652361BB">
            <w:pPr>
              <w:spacing w:line="0" w:lineRule="atLeast"/>
              <w:rPr>
                <w:rFonts w:cs="Times New Roman"/>
              </w:rPr>
            </w:pPr>
            <w:r w:rsidRPr="652361BB">
              <w:rPr>
                <w:rFonts w:cs="Times New Roman"/>
              </w:rPr>
              <w:t>1</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9241E17" w14:textId="3C2D2D88" w:rsidR="00662D20" w:rsidRPr="00DF4DC3" w:rsidRDefault="1AF91A83" w:rsidP="652361BB">
            <w:pPr>
              <w:spacing w:line="0" w:lineRule="atLeast"/>
              <w:rPr>
                <w:rFonts w:cs="Times New Roman"/>
              </w:rPr>
            </w:pPr>
            <w:r w:rsidRPr="1AF91A83">
              <w:rPr>
                <w:rFonts w:cs="Times New Roman"/>
              </w:rPr>
              <w:t>Hawaii</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9A35628" w14:textId="59FB067A" w:rsidR="00662D20" w:rsidRPr="00DF4DC3" w:rsidRDefault="68F3197C" w:rsidP="652361BB">
            <w:pPr>
              <w:spacing w:line="0" w:lineRule="atLeast"/>
              <w:rPr>
                <w:rFonts w:cs="Times New Roman"/>
              </w:rPr>
            </w:pPr>
            <w:r w:rsidRPr="0EBC82E3">
              <w:rPr>
                <w:rFonts w:cs="Times New Roman"/>
              </w:rPr>
              <w:t>0.65</w:t>
            </w:r>
          </w:p>
        </w:tc>
      </w:tr>
      <w:tr w:rsidR="00DF4DC3" w:rsidRPr="00DF4DC3" w14:paraId="6BF4BFF4" w14:textId="77777777" w:rsidTr="0EBC82E3">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45D4B99" w14:textId="77777777" w:rsidR="00662D20" w:rsidRPr="00DF4DC3" w:rsidRDefault="68F3197C" w:rsidP="652361BB">
            <w:pPr>
              <w:spacing w:line="0" w:lineRule="atLeast"/>
              <w:rPr>
                <w:rFonts w:cs="Times New Roman"/>
              </w:rPr>
            </w:pPr>
            <w:r w:rsidRPr="652361BB">
              <w:rPr>
                <w:rFonts w:cs="Times New Roman"/>
              </w:rPr>
              <w:t>2</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A29F1AB" w14:textId="3732AF6F" w:rsidR="00662D20" w:rsidRPr="00DF4DC3" w:rsidRDefault="1AF91A83" w:rsidP="652361BB">
            <w:pPr>
              <w:spacing w:line="0" w:lineRule="atLeast"/>
              <w:rPr>
                <w:rFonts w:cs="Times New Roman"/>
              </w:rPr>
            </w:pPr>
            <w:r w:rsidRPr="1AF91A83">
              <w:rPr>
                <w:rFonts w:cs="Times New Roman"/>
              </w:rPr>
              <w:t>Massachusetts</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628F2BC" w14:textId="4C77D8A7" w:rsidR="00662D20" w:rsidRPr="00DF4DC3" w:rsidRDefault="68F3197C" w:rsidP="652361BB">
            <w:pPr>
              <w:spacing w:line="0" w:lineRule="atLeast"/>
              <w:rPr>
                <w:rFonts w:cs="Times New Roman"/>
              </w:rPr>
            </w:pPr>
            <w:r w:rsidRPr="0EBC82E3">
              <w:rPr>
                <w:rFonts w:cs="Times New Roman"/>
              </w:rPr>
              <w:t>0.68</w:t>
            </w:r>
          </w:p>
        </w:tc>
      </w:tr>
      <w:tr w:rsidR="652361BB" w14:paraId="70EDF369" w14:textId="77777777" w:rsidTr="0EBC82E3">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90C955F" w14:textId="684B1A00" w:rsidR="652361BB" w:rsidRDefault="652361BB" w:rsidP="652361BB">
            <w:pPr>
              <w:spacing w:line="0" w:lineRule="atLeast"/>
              <w:rPr>
                <w:rFonts w:cs="Times New Roman"/>
              </w:rPr>
            </w:pPr>
            <w:r w:rsidRPr="652361BB">
              <w:rPr>
                <w:rFonts w:cs="Times New Roman"/>
              </w:rPr>
              <w:t>3</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57D0C4C" w14:textId="67BABE81" w:rsidR="33C6DBC1" w:rsidRDefault="1AF91A83" w:rsidP="652361BB">
            <w:pPr>
              <w:spacing w:line="0" w:lineRule="atLeast"/>
              <w:rPr>
                <w:rFonts w:cs="Times New Roman"/>
              </w:rPr>
            </w:pPr>
            <w:r w:rsidRPr="1AF91A83">
              <w:rPr>
                <w:rFonts w:cs="Times New Roman"/>
              </w:rPr>
              <w:t>New Jersey</w:t>
            </w:r>
          </w:p>
        </w:tc>
        <w:tc>
          <w:tcPr>
            <w:tcW w:w="24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1D5D438" w14:textId="40A01AF8" w:rsidR="68F3197C" w:rsidRDefault="68F3197C" w:rsidP="652361BB">
            <w:pPr>
              <w:spacing w:line="0" w:lineRule="atLeast"/>
              <w:rPr>
                <w:rFonts w:cs="Times New Roman"/>
              </w:rPr>
            </w:pPr>
            <w:r w:rsidRPr="0EBC82E3">
              <w:rPr>
                <w:rFonts w:cs="Times New Roman"/>
              </w:rPr>
              <w:t>0.84</w:t>
            </w:r>
          </w:p>
        </w:tc>
      </w:tr>
      <w:tr w:rsidR="652361BB" w14:paraId="1334B978" w14:textId="77777777" w:rsidTr="0EBC82E3">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0B7F1E8" w14:textId="77777777" w:rsidR="68F3197C" w:rsidRDefault="68F3197C" w:rsidP="652361BB">
            <w:pPr>
              <w:spacing w:line="0" w:lineRule="atLeast"/>
              <w:rPr>
                <w:rFonts w:cs="Times New Roman"/>
              </w:rPr>
            </w:pPr>
            <w:r w:rsidRPr="652361BB">
              <w:rPr>
                <w:rFonts w:cs="Times New Roman"/>
              </w:rPr>
              <w:t>4</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541C6E8" w14:textId="3A7EB67B" w:rsidR="33C6DBC1" w:rsidRDefault="1AF91A83" w:rsidP="652361BB">
            <w:pPr>
              <w:spacing w:line="0" w:lineRule="atLeast"/>
              <w:rPr>
                <w:rFonts w:cs="Times New Roman"/>
              </w:rPr>
            </w:pPr>
            <w:r w:rsidRPr="1AF91A83">
              <w:rPr>
                <w:rFonts w:cs="Times New Roman"/>
              </w:rPr>
              <w:t>Minnesota</w:t>
            </w:r>
          </w:p>
        </w:tc>
        <w:tc>
          <w:tcPr>
            <w:tcW w:w="24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B60EB05" w14:textId="1817E6B0" w:rsidR="68F3197C" w:rsidRDefault="68F3197C" w:rsidP="652361BB">
            <w:pPr>
              <w:spacing w:line="0" w:lineRule="atLeast"/>
              <w:rPr>
                <w:rFonts w:cs="Times New Roman"/>
              </w:rPr>
            </w:pPr>
            <w:r w:rsidRPr="0EBC82E3">
              <w:rPr>
                <w:rFonts w:cs="Times New Roman"/>
              </w:rPr>
              <w:t>0.99</w:t>
            </w:r>
          </w:p>
        </w:tc>
      </w:tr>
      <w:tr w:rsidR="652361BB" w14:paraId="6462E5D3" w14:textId="77777777" w:rsidTr="0EBC82E3">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058C3E1" w14:textId="2AAF6A2A" w:rsidR="652361BB" w:rsidRDefault="652361BB" w:rsidP="652361BB">
            <w:pPr>
              <w:spacing w:line="0" w:lineRule="atLeast"/>
              <w:rPr>
                <w:rFonts w:cs="Times New Roman"/>
              </w:rPr>
            </w:pPr>
            <w:r w:rsidRPr="652361BB">
              <w:rPr>
                <w:rFonts w:cs="Times New Roman"/>
              </w:rPr>
              <w:t>5</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542DB46" w14:textId="66C35F1B" w:rsidR="33C6DBC1" w:rsidRDefault="1AF91A83" w:rsidP="652361BB">
            <w:pPr>
              <w:spacing w:line="0" w:lineRule="atLeast"/>
              <w:rPr>
                <w:rFonts w:cs="Times New Roman"/>
              </w:rPr>
            </w:pPr>
            <w:r w:rsidRPr="1AF91A83">
              <w:rPr>
                <w:rFonts w:cs="Times New Roman"/>
              </w:rPr>
              <w:t>Alaska</w:t>
            </w:r>
          </w:p>
        </w:tc>
        <w:tc>
          <w:tcPr>
            <w:tcW w:w="24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6A84BD0" w14:textId="4CE8D2EC" w:rsidR="68F3197C" w:rsidRDefault="68F3197C" w:rsidP="652361BB">
            <w:pPr>
              <w:spacing w:line="0" w:lineRule="atLeast"/>
              <w:rPr>
                <w:rFonts w:cs="Times New Roman"/>
              </w:rPr>
            </w:pPr>
            <w:r w:rsidRPr="0EBC82E3">
              <w:rPr>
                <w:rFonts w:cs="Times New Roman"/>
              </w:rPr>
              <w:t>0.99</w:t>
            </w:r>
          </w:p>
        </w:tc>
      </w:tr>
      <w:tr w:rsidR="652361BB" w14:paraId="647BDD3D" w14:textId="77777777" w:rsidTr="0EBC82E3">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87AE06F" w14:textId="417CCA2F" w:rsidR="652361BB" w:rsidRDefault="652361BB" w:rsidP="652361BB">
            <w:pPr>
              <w:spacing w:line="0" w:lineRule="atLeast"/>
              <w:rPr>
                <w:rFonts w:cs="Times New Roman"/>
              </w:rPr>
            </w:pPr>
            <w:r w:rsidRPr="652361BB">
              <w:rPr>
                <w:rFonts w:cs="Times New Roman"/>
              </w:rPr>
              <w:t>6</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4102F9A" w14:textId="4D3237D4" w:rsidR="33C6DBC1" w:rsidRDefault="1AF91A83" w:rsidP="652361BB">
            <w:pPr>
              <w:spacing w:line="0" w:lineRule="atLeast"/>
              <w:rPr>
                <w:rFonts w:cs="Times New Roman"/>
              </w:rPr>
            </w:pPr>
            <w:r w:rsidRPr="1AF91A83">
              <w:rPr>
                <w:rFonts w:cs="Times New Roman"/>
              </w:rPr>
              <w:t>Utah</w:t>
            </w:r>
          </w:p>
        </w:tc>
        <w:tc>
          <w:tcPr>
            <w:tcW w:w="24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8C857AE" w14:textId="7147B532" w:rsidR="68F3197C" w:rsidRDefault="0EBC82E3" w:rsidP="652361BB">
            <w:pPr>
              <w:spacing w:line="0" w:lineRule="atLeast"/>
              <w:rPr>
                <w:rFonts w:cs="Times New Roman"/>
              </w:rPr>
            </w:pPr>
            <w:r w:rsidRPr="0EBC82E3">
              <w:rPr>
                <w:rFonts w:cs="Times New Roman"/>
              </w:rPr>
              <w:t>1.03</w:t>
            </w:r>
          </w:p>
        </w:tc>
      </w:tr>
      <w:tr w:rsidR="652361BB" w14:paraId="31B255D6" w14:textId="77777777" w:rsidTr="0EBC82E3">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B59DD4E" w14:textId="62B1C1FE" w:rsidR="33C6DBC1" w:rsidRDefault="33C6DBC1" w:rsidP="652361BB">
            <w:pPr>
              <w:spacing w:line="0" w:lineRule="atLeast"/>
              <w:rPr>
                <w:rFonts w:cs="Times New Roman"/>
              </w:rPr>
            </w:pPr>
            <w:r w:rsidRPr="652361BB">
              <w:rPr>
                <w:rFonts w:cs="Times New Roman"/>
              </w:rPr>
              <w:t>7</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4E57053" w14:textId="22B05AA8" w:rsidR="33C6DBC1" w:rsidRDefault="1AF91A83" w:rsidP="652361BB">
            <w:pPr>
              <w:spacing w:line="0" w:lineRule="atLeast"/>
              <w:rPr>
                <w:rFonts w:cs="Times New Roman"/>
              </w:rPr>
            </w:pPr>
            <w:r w:rsidRPr="1AF91A83">
              <w:rPr>
                <w:rFonts w:cs="Times New Roman"/>
              </w:rPr>
              <w:t>Nevada</w:t>
            </w:r>
          </w:p>
        </w:tc>
        <w:tc>
          <w:tcPr>
            <w:tcW w:w="24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1C939C8" w14:textId="367B3190" w:rsidR="68F3197C" w:rsidRDefault="0EBC82E3" w:rsidP="652361BB">
            <w:pPr>
              <w:spacing w:line="0" w:lineRule="atLeast"/>
              <w:rPr>
                <w:rFonts w:cs="Times New Roman"/>
              </w:rPr>
            </w:pPr>
            <w:r w:rsidRPr="0EBC82E3">
              <w:rPr>
                <w:rFonts w:cs="Times New Roman"/>
              </w:rPr>
              <w:t>1.10</w:t>
            </w:r>
          </w:p>
        </w:tc>
      </w:tr>
      <w:tr w:rsidR="652361BB" w14:paraId="7B675DE1" w14:textId="77777777" w:rsidTr="0EBC82E3">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6116AC7" w14:textId="2982FF36" w:rsidR="652361BB" w:rsidRDefault="652361BB" w:rsidP="652361BB">
            <w:pPr>
              <w:spacing w:line="0" w:lineRule="atLeast"/>
              <w:rPr>
                <w:rFonts w:cs="Times New Roman"/>
              </w:rPr>
            </w:pPr>
            <w:r w:rsidRPr="652361BB">
              <w:rPr>
                <w:rFonts w:cs="Times New Roman"/>
              </w:rPr>
              <w:t>8</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FD4201C" w14:textId="78DB018B" w:rsidR="33C6DBC1" w:rsidRDefault="1AF91A83" w:rsidP="652361BB">
            <w:pPr>
              <w:spacing w:line="0" w:lineRule="atLeast"/>
              <w:rPr>
                <w:rFonts w:cs="Times New Roman"/>
              </w:rPr>
            </w:pPr>
            <w:r w:rsidRPr="1AF91A83">
              <w:rPr>
                <w:rFonts w:cs="Times New Roman"/>
              </w:rPr>
              <w:t>Arkansas</w:t>
            </w:r>
          </w:p>
        </w:tc>
        <w:tc>
          <w:tcPr>
            <w:tcW w:w="24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E7F9228" w14:textId="6287972D" w:rsidR="68F3197C" w:rsidRDefault="0EBC82E3" w:rsidP="652361BB">
            <w:pPr>
              <w:spacing w:line="0" w:lineRule="atLeast"/>
              <w:rPr>
                <w:rFonts w:cs="Times New Roman"/>
              </w:rPr>
            </w:pPr>
            <w:r w:rsidRPr="0EBC82E3">
              <w:rPr>
                <w:rFonts w:cs="Times New Roman"/>
              </w:rPr>
              <w:t>1.11</w:t>
            </w:r>
          </w:p>
        </w:tc>
      </w:tr>
      <w:tr w:rsidR="652361BB" w14:paraId="10DAE0C0" w14:textId="77777777" w:rsidTr="0EBC82E3">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74712EB" w14:textId="41DC8FA1" w:rsidR="652361BB" w:rsidRDefault="652361BB" w:rsidP="652361BB">
            <w:pPr>
              <w:spacing w:line="0" w:lineRule="atLeast"/>
              <w:rPr>
                <w:rFonts w:cs="Times New Roman"/>
              </w:rPr>
            </w:pPr>
            <w:r w:rsidRPr="652361BB">
              <w:rPr>
                <w:rFonts w:cs="Times New Roman"/>
              </w:rPr>
              <w:t>9</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AF69FC5" w14:textId="7ED6872E" w:rsidR="33C6DBC1" w:rsidRDefault="1AF91A83" w:rsidP="652361BB">
            <w:pPr>
              <w:spacing w:line="0" w:lineRule="atLeast"/>
              <w:rPr>
                <w:rFonts w:cs="Times New Roman"/>
              </w:rPr>
            </w:pPr>
            <w:r w:rsidRPr="1AF91A83">
              <w:rPr>
                <w:rFonts w:cs="Times New Roman"/>
              </w:rPr>
              <w:t>New York</w:t>
            </w:r>
          </w:p>
        </w:tc>
        <w:tc>
          <w:tcPr>
            <w:tcW w:w="24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744EFCF" w14:textId="59FD40F0" w:rsidR="652361BB" w:rsidRDefault="0EBC82E3" w:rsidP="652361BB">
            <w:pPr>
              <w:spacing w:line="0" w:lineRule="atLeast"/>
              <w:rPr>
                <w:rFonts w:cs="Times New Roman"/>
              </w:rPr>
            </w:pPr>
            <w:r w:rsidRPr="0EBC82E3">
              <w:rPr>
                <w:rFonts w:cs="Times New Roman"/>
              </w:rPr>
              <w:t>1.17</w:t>
            </w:r>
          </w:p>
        </w:tc>
      </w:tr>
      <w:tr w:rsidR="00DF4DC3" w:rsidRPr="00DF4DC3" w14:paraId="7613E7E5" w14:textId="77777777" w:rsidTr="0EBC82E3">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774F38C" w14:textId="6B366F0B" w:rsidR="00662D20" w:rsidRPr="00DF4DC3" w:rsidRDefault="652361BB" w:rsidP="652361BB">
            <w:pPr>
              <w:spacing w:line="0" w:lineRule="atLeast"/>
              <w:rPr>
                <w:rFonts w:cs="Times New Roman"/>
              </w:rPr>
            </w:pPr>
            <w:r w:rsidRPr="652361BB">
              <w:rPr>
                <w:rFonts w:cs="Times New Roman"/>
              </w:rPr>
              <w:t>10</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CAFF7BB" w14:textId="4BFC8729" w:rsidR="00662D20" w:rsidRPr="00DF4DC3" w:rsidRDefault="1AF91A83" w:rsidP="652361BB">
            <w:pPr>
              <w:spacing w:line="0" w:lineRule="atLeast"/>
              <w:rPr>
                <w:rFonts w:cs="Times New Roman"/>
              </w:rPr>
            </w:pPr>
            <w:r w:rsidRPr="1AF91A83">
              <w:rPr>
                <w:rFonts w:cs="Times New Roman"/>
              </w:rPr>
              <w:t>Indiana</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5BFB1C7" w14:textId="02EEADDD" w:rsidR="00662D20" w:rsidRPr="00DF4DC3" w:rsidRDefault="0EBC82E3" w:rsidP="652361BB">
            <w:pPr>
              <w:spacing w:line="0" w:lineRule="atLeast"/>
              <w:rPr>
                <w:rFonts w:cs="Times New Roman"/>
              </w:rPr>
            </w:pPr>
            <w:r w:rsidRPr="0EBC82E3">
              <w:rPr>
                <w:rFonts w:cs="Times New Roman"/>
              </w:rPr>
              <w:t>1.19</w:t>
            </w:r>
          </w:p>
        </w:tc>
      </w:tr>
      <w:tr w:rsidR="00DF4DC3" w:rsidRPr="00DF4DC3" w14:paraId="04B3A2A5" w14:textId="77777777" w:rsidTr="0EBC82E3">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F0EF0F6" w14:textId="20C223DC" w:rsidR="00662D20" w:rsidRPr="00DF4DC3" w:rsidRDefault="68F3197C" w:rsidP="652361BB">
            <w:pPr>
              <w:spacing w:line="0" w:lineRule="atLeast"/>
              <w:rPr>
                <w:rFonts w:cs="Times New Roman"/>
              </w:rPr>
            </w:pPr>
            <w:r w:rsidRPr="652361BB">
              <w:rPr>
                <w:rFonts w:cs="Times New Roman"/>
              </w:rPr>
              <w:t>11</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B3F0CD3" w14:textId="0C769BC8" w:rsidR="00662D20" w:rsidRPr="00DF4DC3" w:rsidRDefault="1AF91A83" w:rsidP="652361BB">
            <w:pPr>
              <w:spacing w:line="0" w:lineRule="atLeast"/>
              <w:rPr>
                <w:rFonts w:cs="Times New Roman"/>
              </w:rPr>
            </w:pPr>
            <w:r w:rsidRPr="1AF91A83">
              <w:rPr>
                <w:rFonts w:cs="Times New Roman"/>
              </w:rPr>
              <w:t>Wyoming</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CDBBB78" w14:textId="750B2547" w:rsidR="00662D20" w:rsidRPr="00DF4DC3" w:rsidRDefault="0EBC82E3" w:rsidP="652361BB">
            <w:pPr>
              <w:spacing w:line="0" w:lineRule="atLeast"/>
              <w:rPr>
                <w:rFonts w:cs="Times New Roman"/>
              </w:rPr>
            </w:pPr>
            <w:r w:rsidRPr="0EBC82E3">
              <w:rPr>
                <w:rFonts w:cs="Times New Roman"/>
              </w:rPr>
              <w:t>1.20</w:t>
            </w:r>
          </w:p>
        </w:tc>
      </w:tr>
      <w:tr w:rsidR="00DF4DC3" w:rsidRPr="00DF4DC3" w14:paraId="4B2AAAA5" w14:textId="77777777" w:rsidTr="0EBC82E3">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A734252" w14:textId="53F46D65" w:rsidR="00662D20" w:rsidRPr="00DF4DC3" w:rsidRDefault="68F3197C" w:rsidP="652361BB">
            <w:pPr>
              <w:spacing w:line="0" w:lineRule="atLeast"/>
              <w:rPr>
                <w:rFonts w:cs="Times New Roman"/>
              </w:rPr>
            </w:pPr>
            <w:r w:rsidRPr="652361BB">
              <w:rPr>
                <w:rFonts w:cs="Times New Roman"/>
              </w:rPr>
              <w:t>12</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2C42E57" w14:textId="1658C176" w:rsidR="00662D20" w:rsidRPr="00DF4DC3" w:rsidRDefault="1AF91A83" w:rsidP="652361BB">
            <w:pPr>
              <w:spacing w:line="0" w:lineRule="atLeast"/>
              <w:rPr>
                <w:rFonts w:cs="Times New Roman"/>
              </w:rPr>
            </w:pPr>
            <w:r w:rsidRPr="1AF91A83">
              <w:rPr>
                <w:rFonts w:cs="Times New Roman"/>
              </w:rPr>
              <w:t>Vermont</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B327E79" w14:textId="34B9E601" w:rsidR="00662D20" w:rsidRPr="00DF4DC3" w:rsidRDefault="0EBC82E3" w:rsidP="652361BB">
            <w:pPr>
              <w:spacing w:line="0" w:lineRule="atLeast"/>
              <w:rPr>
                <w:rFonts w:cs="Times New Roman"/>
              </w:rPr>
            </w:pPr>
            <w:r w:rsidRPr="0EBC82E3">
              <w:rPr>
                <w:rFonts w:cs="Times New Roman"/>
              </w:rPr>
              <w:t>1.20</w:t>
            </w:r>
          </w:p>
        </w:tc>
      </w:tr>
      <w:tr w:rsidR="00DF4DC3" w:rsidRPr="00DF4DC3" w14:paraId="7191A539" w14:textId="77777777" w:rsidTr="0EBC82E3">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EE148BE" w14:textId="53F8BB84" w:rsidR="00662D20" w:rsidRPr="00DF4DC3" w:rsidRDefault="68F3197C" w:rsidP="652361BB">
            <w:pPr>
              <w:spacing w:line="0" w:lineRule="atLeast"/>
              <w:rPr>
                <w:rFonts w:cs="Times New Roman"/>
              </w:rPr>
            </w:pPr>
            <w:r w:rsidRPr="652361BB">
              <w:rPr>
                <w:rFonts w:cs="Times New Roman"/>
              </w:rPr>
              <w:t>13</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3B081D4" w14:textId="28B35ACF" w:rsidR="00662D20" w:rsidRPr="00DF4DC3" w:rsidRDefault="7D5D3A10" w:rsidP="652361BB">
            <w:pPr>
              <w:spacing w:line="0" w:lineRule="atLeast"/>
              <w:rPr>
                <w:rFonts w:cs="Times New Roman"/>
              </w:rPr>
            </w:pPr>
            <w:r w:rsidRPr="1AF91A83">
              <w:rPr>
                <w:rFonts w:cs="Times New Roman"/>
              </w:rPr>
              <w:t xml:space="preserve">Rhode Island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57195EF" w14:textId="3BA2BB90" w:rsidR="00662D20" w:rsidRPr="00DF4DC3" w:rsidRDefault="0EBC82E3" w:rsidP="652361BB">
            <w:pPr>
              <w:spacing w:line="0" w:lineRule="atLeast"/>
              <w:rPr>
                <w:rFonts w:cs="Times New Roman"/>
              </w:rPr>
            </w:pPr>
            <w:r w:rsidRPr="0EBC82E3">
              <w:rPr>
                <w:rFonts w:cs="Times New Roman"/>
              </w:rPr>
              <w:t>1.21</w:t>
            </w:r>
          </w:p>
        </w:tc>
      </w:tr>
      <w:tr w:rsidR="652361BB" w14:paraId="10A517DB" w14:textId="77777777" w:rsidTr="0EBC82E3">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05F4B5E" w14:textId="6E857125" w:rsidR="68F3197C" w:rsidRDefault="68F3197C" w:rsidP="652361BB">
            <w:pPr>
              <w:spacing w:line="0" w:lineRule="atLeast"/>
              <w:rPr>
                <w:rFonts w:cs="Times New Roman"/>
              </w:rPr>
            </w:pPr>
            <w:r w:rsidRPr="652361BB">
              <w:rPr>
                <w:rFonts w:cs="Times New Roman"/>
              </w:rPr>
              <w:t>14</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2BC20B7" w14:textId="5E72CE5D" w:rsidR="33C6DBC1" w:rsidRDefault="1AF91A83" w:rsidP="652361BB">
            <w:pPr>
              <w:spacing w:line="0" w:lineRule="atLeast"/>
              <w:rPr>
                <w:rFonts w:cs="Times New Roman"/>
              </w:rPr>
            </w:pPr>
            <w:r w:rsidRPr="1AF91A83">
              <w:rPr>
                <w:rFonts w:cs="Times New Roman"/>
              </w:rPr>
              <w:t>New Hampshire</w:t>
            </w:r>
          </w:p>
        </w:tc>
        <w:tc>
          <w:tcPr>
            <w:tcW w:w="24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11B467C" w14:textId="058688C2" w:rsidR="652361BB" w:rsidRDefault="0EBC82E3" w:rsidP="652361BB">
            <w:pPr>
              <w:spacing w:line="0" w:lineRule="atLeast"/>
              <w:rPr>
                <w:rFonts w:cs="Times New Roman"/>
              </w:rPr>
            </w:pPr>
            <w:r w:rsidRPr="0EBC82E3">
              <w:rPr>
                <w:rFonts w:cs="Times New Roman"/>
              </w:rPr>
              <w:t>1.21</w:t>
            </w:r>
          </w:p>
        </w:tc>
      </w:tr>
      <w:tr w:rsidR="652361BB" w14:paraId="29EB2774" w14:textId="77777777" w:rsidTr="0EBC82E3">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188F4F56" w14:textId="7BF78686" w:rsidR="68F3197C" w:rsidRDefault="68F3197C" w:rsidP="652361BB">
            <w:pPr>
              <w:spacing w:line="0" w:lineRule="atLeast"/>
              <w:rPr>
                <w:rFonts w:cs="Times New Roman"/>
              </w:rPr>
            </w:pPr>
            <w:r w:rsidRPr="652361BB">
              <w:rPr>
                <w:rFonts w:cs="Times New Roman"/>
              </w:rPr>
              <w:t>15</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10E2370" w14:textId="18C31D24" w:rsidR="33C6DBC1" w:rsidRDefault="1AF91A83" w:rsidP="652361BB">
            <w:pPr>
              <w:spacing w:line="0" w:lineRule="atLeast"/>
              <w:rPr>
                <w:rFonts w:cs="Times New Roman"/>
              </w:rPr>
            </w:pPr>
            <w:r w:rsidRPr="0EBC82E3">
              <w:rPr>
                <w:rFonts w:cs="Times New Roman"/>
              </w:rPr>
              <w:t>Florida</w:t>
            </w:r>
          </w:p>
        </w:tc>
        <w:tc>
          <w:tcPr>
            <w:tcW w:w="24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3C30E95" w14:textId="509FAB8A" w:rsidR="68F3197C" w:rsidRDefault="0EBC82E3" w:rsidP="652361BB">
            <w:pPr>
              <w:spacing w:line="0" w:lineRule="atLeast"/>
              <w:rPr>
                <w:rFonts w:cs="Times New Roman"/>
              </w:rPr>
            </w:pPr>
            <w:r w:rsidRPr="0EBC82E3">
              <w:rPr>
                <w:rFonts w:cs="Times New Roman"/>
              </w:rPr>
              <w:t>1.28</w:t>
            </w:r>
          </w:p>
        </w:tc>
      </w:tr>
      <w:tr w:rsidR="652361BB" w14:paraId="0F831B6D" w14:textId="77777777" w:rsidTr="0EBC82E3">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DAC4712" w14:textId="257365D8" w:rsidR="652361BB" w:rsidRDefault="652361BB" w:rsidP="652361BB">
            <w:pPr>
              <w:spacing w:line="0" w:lineRule="atLeast"/>
              <w:rPr>
                <w:rFonts w:cs="Times New Roman"/>
              </w:rPr>
            </w:pPr>
            <w:r w:rsidRPr="652361BB">
              <w:rPr>
                <w:rFonts w:cs="Times New Roman"/>
              </w:rPr>
              <w:t>16</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0D4453A" w14:textId="1196BE22" w:rsidR="33C6DBC1" w:rsidRDefault="7D5D3A10" w:rsidP="652361BB">
            <w:pPr>
              <w:spacing w:line="0" w:lineRule="atLeast"/>
              <w:rPr>
                <w:rFonts w:cs="Times New Roman"/>
              </w:rPr>
            </w:pPr>
            <w:r w:rsidRPr="0EBC82E3">
              <w:rPr>
                <w:rFonts w:cs="Times New Roman"/>
              </w:rPr>
              <w:t xml:space="preserve">Idaho </w:t>
            </w:r>
          </w:p>
        </w:tc>
        <w:tc>
          <w:tcPr>
            <w:tcW w:w="24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F066F2C" w14:textId="4F09ECA5" w:rsidR="68F3197C" w:rsidRDefault="0EBC82E3" w:rsidP="652361BB">
            <w:pPr>
              <w:spacing w:line="0" w:lineRule="atLeast"/>
              <w:rPr>
                <w:rFonts w:cs="Times New Roman"/>
              </w:rPr>
            </w:pPr>
            <w:r w:rsidRPr="0EBC82E3">
              <w:rPr>
                <w:rFonts w:cs="Times New Roman"/>
              </w:rPr>
              <w:t>1.31</w:t>
            </w:r>
          </w:p>
        </w:tc>
      </w:tr>
      <w:tr w:rsidR="652361BB" w14:paraId="28FB3DDD" w14:textId="77777777" w:rsidTr="0EBC82E3">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0EA621F" w14:textId="132B8397" w:rsidR="68F3197C" w:rsidRDefault="68F3197C" w:rsidP="652361BB">
            <w:pPr>
              <w:spacing w:line="0" w:lineRule="atLeast"/>
              <w:rPr>
                <w:rFonts w:cs="Times New Roman"/>
              </w:rPr>
            </w:pPr>
            <w:r w:rsidRPr="652361BB">
              <w:rPr>
                <w:rFonts w:cs="Times New Roman"/>
              </w:rPr>
              <w:lastRenderedPageBreak/>
              <w:t>17</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CA5D101" w14:textId="1D0C2503" w:rsidR="68F3197C" w:rsidRDefault="0EBC82E3" w:rsidP="652361BB">
            <w:pPr>
              <w:spacing w:line="0" w:lineRule="atLeast"/>
              <w:rPr>
                <w:rFonts w:cs="Times New Roman"/>
              </w:rPr>
            </w:pPr>
            <w:r w:rsidRPr="0EBC82E3">
              <w:rPr>
                <w:rFonts w:cs="Times New Roman"/>
              </w:rPr>
              <w:t>Connecticut</w:t>
            </w:r>
          </w:p>
        </w:tc>
        <w:tc>
          <w:tcPr>
            <w:tcW w:w="24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B88F8BC" w14:textId="20533003" w:rsidR="652361BB" w:rsidRDefault="0EBC82E3" w:rsidP="652361BB">
            <w:pPr>
              <w:spacing w:line="0" w:lineRule="atLeast"/>
              <w:rPr>
                <w:rFonts w:cs="Times New Roman"/>
              </w:rPr>
            </w:pPr>
            <w:r w:rsidRPr="0EBC82E3">
              <w:rPr>
                <w:rFonts w:cs="Times New Roman"/>
              </w:rPr>
              <w:t>1.32</w:t>
            </w:r>
          </w:p>
        </w:tc>
      </w:tr>
      <w:tr w:rsidR="652361BB" w14:paraId="103F7775" w14:textId="77777777" w:rsidTr="0EBC82E3">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8A17B4C" w14:textId="33FC0A45" w:rsidR="68F3197C" w:rsidRDefault="68F3197C" w:rsidP="652361BB">
            <w:pPr>
              <w:spacing w:line="0" w:lineRule="atLeast"/>
              <w:rPr>
                <w:rFonts w:cs="Times New Roman"/>
              </w:rPr>
            </w:pPr>
            <w:r w:rsidRPr="652361BB">
              <w:rPr>
                <w:rFonts w:cs="Times New Roman"/>
              </w:rPr>
              <w:t>18</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26262C6" w14:textId="3742A8F8" w:rsidR="33C6DBC1" w:rsidRDefault="0EBC82E3" w:rsidP="652361BB">
            <w:pPr>
              <w:spacing w:line="0" w:lineRule="atLeast"/>
              <w:rPr>
                <w:rFonts w:cs="Times New Roman"/>
              </w:rPr>
            </w:pPr>
            <w:r w:rsidRPr="0EBC82E3">
              <w:rPr>
                <w:rFonts w:cs="Times New Roman"/>
              </w:rPr>
              <w:t>Arizona</w:t>
            </w:r>
          </w:p>
        </w:tc>
        <w:tc>
          <w:tcPr>
            <w:tcW w:w="24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90C4D0E" w14:textId="4CF92652" w:rsidR="68F3197C" w:rsidRDefault="0EBC82E3" w:rsidP="652361BB">
            <w:pPr>
              <w:spacing w:line="0" w:lineRule="atLeast"/>
              <w:rPr>
                <w:rFonts w:cs="Times New Roman"/>
              </w:rPr>
            </w:pPr>
            <w:r w:rsidRPr="0EBC82E3">
              <w:rPr>
                <w:rFonts w:cs="Times New Roman"/>
              </w:rPr>
              <w:t>1.34</w:t>
            </w:r>
          </w:p>
        </w:tc>
      </w:tr>
      <w:tr w:rsidR="652361BB" w14:paraId="465F2B40" w14:textId="77777777" w:rsidTr="0EBC82E3">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1315EC6" w14:textId="2361681B" w:rsidR="652361BB" w:rsidRDefault="652361BB" w:rsidP="652361BB">
            <w:pPr>
              <w:spacing w:line="0" w:lineRule="atLeast"/>
              <w:rPr>
                <w:rFonts w:cs="Times New Roman"/>
              </w:rPr>
            </w:pPr>
            <w:r w:rsidRPr="652361BB">
              <w:rPr>
                <w:rFonts w:cs="Times New Roman"/>
              </w:rPr>
              <w:t>19</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3FC7321" w14:textId="14815E8C" w:rsidR="33C6DBC1" w:rsidRDefault="0EBC82E3" w:rsidP="652361BB">
            <w:pPr>
              <w:spacing w:line="0" w:lineRule="atLeast"/>
              <w:rPr>
                <w:rFonts w:cs="Times New Roman"/>
              </w:rPr>
            </w:pPr>
            <w:r w:rsidRPr="0EBC82E3">
              <w:rPr>
                <w:rFonts w:cs="Times New Roman"/>
              </w:rPr>
              <w:t>Nebraska</w:t>
            </w:r>
          </w:p>
        </w:tc>
        <w:tc>
          <w:tcPr>
            <w:tcW w:w="24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5504FF6" w14:textId="375E5E21" w:rsidR="68F3197C" w:rsidRDefault="0EBC82E3" w:rsidP="652361BB">
            <w:pPr>
              <w:spacing w:line="0" w:lineRule="atLeast"/>
              <w:rPr>
                <w:rFonts w:cs="Times New Roman"/>
              </w:rPr>
            </w:pPr>
            <w:r w:rsidRPr="0EBC82E3">
              <w:rPr>
                <w:rFonts w:cs="Times New Roman"/>
              </w:rPr>
              <w:t>1.35</w:t>
            </w:r>
          </w:p>
        </w:tc>
      </w:tr>
      <w:tr w:rsidR="652361BB" w14:paraId="1833A40F" w14:textId="77777777" w:rsidTr="0EBC82E3">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EE03D34" w14:textId="341D0DA8" w:rsidR="652361BB" w:rsidRDefault="652361BB" w:rsidP="652361BB">
            <w:pPr>
              <w:spacing w:line="0" w:lineRule="atLeast"/>
              <w:rPr>
                <w:rFonts w:cs="Times New Roman"/>
              </w:rPr>
            </w:pPr>
            <w:r w:rsidRPr="652361BB">
              <w:rPr>
                <w:rFonts w:cs="Times New Roman"/>
              </w:rPr>
              <w:t>20</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7E87851" w14:textId="51FA5027" w:rsidR="33C6DBC1" w:rsidRDefault="0EBC82E3" w:rsidP="652361BB">
            <w:pPr>
              <w:spacing w:line="0" w:lineRule="atLeast"/>
              <w:rPr>
                <w:rFonts w:cs="Times New Roman"/>
              </w:rPr>
            </w:pPr>
            <w:r w:rsidRPr="0EBC82E3">
              <w:rPr>
                <w:rFonts w:cs="Times New Roman"/>
              </w:rPr>
              <w:t>Colorado</w:t>
            </w:r>
          </w:p>
        </w:tc>
        <w:tc>
          <w:tcPr>
            <w:tcW w:w="24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C705FAC" w14:textId="5398BC27" w:rsidR="68F3197C" w:rsidRDefault="0EBC82E3" w:rsidP="652361BB">
            <w:pPr>
              <w:spacing w:line="0" w:lineRule="atLeast"/>
              <w:rPr>
                <w:rFonts w:cs="Times New Roman"/>
              </w:rPr>
            </w:pPr>
            <w:r w:rsidRPr="0EBC82E3">
              <w:rPr>
                <w:rFonts w:cs="Times New Roman"/>
              </w:rPr>
              <w:t>1.38</w:t>
            </w:r>
          </w:p>
        </w:tc>
      </w:tr>
      <w:tr w:rsidR="652361BB" w14:paraId="1478798E" w14:textId="77777777" w:rsidTr="0EBC82E3">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22AEFCD" w14:textId="1256108D" w:rsidR="652361BB" w:rsidRDefault="652361BB" w:rsidP="652361BB">
            <w:pPr>
              <w:spacing w:line="0" w:lineRule="atLeast"/>
              <w:rPr>
                <w:rFonts w:cs="Times New Roman"/>
              </w:rPr>
            </w:pPr>
            <w:r w:rsidRPr="652361BB">
              <w:rPr>
                <w:rFonts w:cs="Times New Roman"/>
              </w:rPr>
              <w:t>21</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7E741D6" w14:textId="36B59A37" w:rsidR="33C6DBC1" w:rsidRDefault="0EBC82E3" w:rsidP="652361BB">
            <w:pPr>
              <w:spacing w:line="0" w:lineRule="atLeast"/>
              <w:rPr>
                <w:rFonts w:cs="Times New Roman"/>
              </w:rPr>
            </w:pPr>
            <w:r w:rsidRPr="0EBC82E3">
              <w:rPr>
                <w:rFonts w:cs="Times New Roman"/>
              </w:rPr>
              <w:t>Wisconsin</w:t>
            </w:r>
          </w:p>
        </w:tc>
        <w:tc>
          <w:tcPr>
            <w:tcW w:w="24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7919E1B" w14:textId="04F030D5" w:rsidR="68F3197C" w:rsidRDefault="0EBC82E3" w:rsidP="652361BB">
            <w:pPr>
              <w:spacing w:line="0" w:lineRule="atLeast"/>
              <w:rPr>
                <w:rFonts w:cs="Times New Roman"/>
              </w:rPr>
            </w:pPr>
            <w:r w:rsidRPr="0EBC82E3">
              <w:rPr>
                <w:rFonts w:cs="Times New Roman"/>
              </w:rPr>
              <w:t>1.39</w:t>
            </w:r>
          </w:p>
        </w:tc>
      </w:tr>
      <w:tr w:rsidR="652361BB" w14:paraId="12A8681F" w14:textId="77777777" w:rsidTr="0EBC82E3">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42955DF" w14:textId="0D769632" w:rsidR="652361BB" w:rsidRDefault="652361BB" w:rsidP="652361BB">
            <w:pPr>
              <w:spacing w:line="0" w:lineRule="atLeast"/>
              <w:rPr>
                <w:rFonts w:cs="Times New Roman"/>
              </w:rPr>
            </w:pPr>
            <w:r w:rsidRPr="652361BB">
              <w:rPr>
                <w:rFonts w:cs="Times New Roman"/>
              </w:rPr>
              <w:t>22</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7C67A4C" w14:textId="7BBE63F0" w:rsidR="68F3197C" w:rsidRDefault="0EBC82E3" w:rsidP="652361BB">
            <w:pPr>
              <w:spacing w:line="0" w:lineRule="atLeast"/>
              <w:rPr>
                <w:rFonts w:cs="Times New Roman"/>
              </w:rPr>
            </w:pPr>
            <w:r w:rsidRPr="0EBC82E3">
              <w:rPr>
                <w:rFonts w:cs="Times New Roman"/>
              </w:rPr>
              <w:t>Maryland</w:t>
            </w:r>
          </w:p>
        </w:tc>
        <w:tc>
          <w:tcPr>
            <w:tcW w:w="24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700BBB4" w14:textId="4BACCBC3" w:rsidR="652361BB" w:rsidRDefault="0EBC82E3" w:rsidP="652361BB">
            <w:pPr>
              <w:spacing w:line="0" w:lineRule="atLeast"/>
              <w:rPr>
                <w:rFonts w:cs="Times New Roman"/>
              </w:rPr>
            </w:pPr>
            <w:r w:rsidRPr="0EBC82E3">
              <w:rPr>
                <w:rFonts w:cs="Times New Roman"/>
              </w:rPr>
              <w:t>1.40</w:t>
            </w:r>
          </w:p>
        </w:tc>
      </w:tr>
      <w:tr w:rsidR="652361BB" w14:paraId="617EFA77" w14:textId="77777777" w:rsidTr="0EBC82E3">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1024ED60" w14:textId="762C8541" w:rsidR="652361BB" w:rsidRDefault="652361BB" w:rsidP="652361BB">
            <w:pPr>
              <w:spacing w:line="0" w:lineRule="atLeast"/>
              <w:rPr>
                <w:rFonts w:cs="Times New Roman"/>
              </w:rPr>
            </w:pPr>
            <w:r w:rsidRPr="652361BB">
              <w:rPr>
                <w:rFonts w:cs="Times New Roman"/>
              </w:rPr>
              <w:t>22</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7E25ECA" w14:textId="56842143" w:rsidR="33C6DBC1" w:rsidRDefault="0EBC82E3" w:rsidP="652361BB">
            <w:pPr>
              <w:spacing w:line="0" w:lineRule="atLeast"/>
              <w:rPr>
                <w:rFonts w:cs="Times New Roman"/>
              </w:rPr>
            </w:pPr>
            <w:r w:rsidRPr="0EBC82E3">
              <w:rPr>
                <w:rFonts w:cs="Times New Roman"/>
              </w:rPr>
              <w:t>North Dakota</w:t>
            </w:r>
          </w:p>
        </w:tc>
        <w:tc>
          <w:tcPr>
            <w:tcW w:w="24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6A12C27" w14:textId="72C52C12" w:rsidR="68F3197C" w:rsidRDefault="0EBC82E3" w:rsidP="652361BB">
            <w:pPr>
              <w:spacing w:line="0" w:lineRule="atLeast"/>
              <w:rPr>
                <w:rFonts w:cs="Times New Roman"/>
              </w:rPr>
            </w:pPr>
            <w:r w:rsidRPr="0EBC82E3">
              <w:rPr>
                <w:rFonts w:cs="Times New Roman"/>
              </w:rPr>
              <w:t>1.41</w:t>
            </w:r>
          </w:p>
        </w:tc>
      </w:tr>
      <w:tr w:rsidR="652361BB" w14:paraId="02200D2F" w14:textId="77777777" w:rsidTr="0EBC82E3">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B279186" w14:textId="5F61D9E8" w:rsidR="652361BB" w:rsidRDefault="652361BB" w:rsidP="652361BB">
            <w:pPr>
              <w:spacing w:line="0" w:lineRule="atLeast"/>
              <w:rPr>
                <w:rFonts w:cs="Times New Roman"/>
              </w:rPr>
            </w:pPr>
            <w:r w:rsidRPr="652361BB">
              <w:rPr>
                <w:rFonts w:cs="Times New Roman"/>
              </w:rPr>
              <w:t>24</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03BDED4" w14:textId="5DAF9220" w:rsidR="33C6DBC1" w:rsidRDefault="0EBC82E3" w:rsidP="652361BB">
            <w:pPr>
              <w:spacing w:line="0" w:lineRule="atLeast"/>
              <w:rPr>
                <w:rFonts w:cs="Times New Roman"/>
              </w:rPr>
            </w:pPr>
            <w:r w:rsidRPr="0EBC82E3">
              <w:rPr>
                <w:rFonts w:cs="Times New Roman"/>
              </w:rPr>
              <w:t>Alabama</w:t>
            </w:r>
          </w:p>
        </w:tc>
        <w:tc>
          <w:tcPr>
            <w:tcW w:w="24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F21D806" w14:textId="6C6212A4" w:rsidR="68F3197C" w:rsidRDefault="0EBC82E3" w:rsidP="652361BB">
            <w:pPr>
              <w:spacing w:line="0" w:lineRule="atLeast"/>
              <w:rPr>
                <w:rFonts w:cs="Times New Roman"/>
              </w:rPr>
            </w:pPr>
            <w:r w:rsidRPr="0EBC82E3">
              <w:rPr>
                <w:rFonts w:cs="Times New Roman"/>
              </w:rPr>
              <w:t>1.43</w:t>
            </w:r>
          </w:p>
        </w:tc>
      </w:tr>
      <w:tr w:rsidR="00DF4DC3" w:rsidRPr="00DF4DC3" w14:paraId="6186B007" w14:textId="77777777" w:rsidTr="0EBC82E3">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B7C6CC5" w14:textId="4F86F22A" w:rsidR="00662D20" w:rsidRPr="00DF4DC3" w:rsidRDefault="652361BB" w:rsidP="652361BB">
            <w:pPr>
              <w:spacing w:line="0" w:lineRule="atLeast"/>
              <w:rPr>
                <w:rFonts w:cs="Times New Roman"/>
              </w:rPr>
            </w:pPr>
            <w:r w:rsidRPr="652361BB">
              <w:rPr>
                <w:rFonts w:cs="Times New Roman"/>
              </w:rPr>
              <w:t>25</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F65C583" w14:textId="2461FA75" w:rsidR="00662D20" w:rsidRPr="00DF4DC3" w:rsidRDefault="0EBC82E3" w:rsidP="652361BB">
            <w:pPr>
              <w:spacing w:line="0" w:lineRule="atLeast"/>
              <w:rPr>
                <w:rFonts w:cs="Times New Roman"/>
              </w:rPr>
            </w:pPr>
            <w:r w:rsidRPr="0EBC82E3">
              <w:rPr>
                <w:rFonts w:cs="Times New Roman"/>
              </w:rPr>
              <w:t>Delaware</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E572DD9" w14:textId="4FA0630F" w:rsidR="00662D20" w:rsidRPr="00DF4DC3" w:rsidRDefault="0EBC82E3" w:rsidP="652361BB">
            <w:pPr>
              <w:spacing w:line="0" w:lineRule="atLeast"/>
              <w:rPr>
                <w:rFonts w:cs="Times New Roman"/>
              </w:rPr>
            </w:pPr>
            <w:r w:rsidRPr="0EBC82E3">
              <w:rPr>
                <w:rFonts w:cs="Times New Roman"/>
              </w:rPr>
              <w:t>1.43</w:t>
            </w:r>
          </w:p>
        </w:tc>
      </w:tr>
      <w:tr w:rsidR="652361BB" w14:paraId="664F084F" w14:textId="77777777" w:rsidTr="0EBC82E3">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AD6D961" w14:textId="76206E10" w:rsidR="68F3197C" w:rsidRDefault="68F3197C" w:rsidP="652361BB">
            <w:pPr>
              <w:spacing w:line="0" w:lineRule="atLeast"/>
              <w:rPr>
                <w:rFonts w:cs="Times New Roman"/>
              </w:rPr>
            </w:pPr>
            <w:r w:rsidRPr="652361BB">
              <w:rPr>
                <w:rFonts w:cs="Times New Roman"/>
              </w:rPr>
              <w:t>26</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E850AEF" w14:textId="034EC55C" w:rsidR="33C6DBC1" w:rsidRDefault="0EBC82E3" w:rsidP="652361BB">
            <w:pPr>
              <w:spacing w:line="0" w:lineRule="atLeast"/>
              <w:rPr>
                <w:rFonts w:cs="Times New Roman"/>
              </w:rPr>
            </w:pPr>
            <w:r w:rsidRPr="0EBC82E3">
              <w:rPr>
                <w:rFonts w:cs="Times New Roman"/>
              </w:rPr>
              <w:t>Iowa</w:t>
            </w:r>
          </w:p>
        </w:tc>
        <w:tc>
          <w:tcPr>
            <w:tcW w:w="24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220D6ED" w14:textId="0A84DC50" w:rsidR="68F3197C" w:rsidRDefault="0EBC82E3" w:rsidP="652361BB">
            <w:pPr>
              <w:spacing w:line="0" w:lineRule="atLeast"/>
              <w:rPr>
                <w:rFonts w:cs="Times New Roman"/>
              </w:rPr>
            </w:pPr>
            <w:r w:rsidRPr="0EBC82E3">
              <w:rPr>
                <w:rFonts w:cs="Times New Roman"/>
              </w:rPr>
              <w:t>1.44</w:t>
            </w:r>
          </w:p>
        </w:tc>
      </w:tr>
      <w:tr w:rsidR="652361BB" w14:paraId="093C7595" w14:textId="77777777" w:rsidTr="0EBC82E3">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96D33AF" w14:textId="66F9EC2C" w:rsidR="68F3197C" w:rsidRDefault="68F3197C" w:rsidP="652361BB">
            <w:pPr>
              <w:spacing w:line="0" w:lineRule="atLeast"/>
              <w:rPr>
                <w:rFonts w:cs="Times New Roman"/>
              </w:rPr>
            </w:pPr>
            <w:r w:rsidRPr="652361BB">
              <w:rPr>
                <w:rFonts w:cs="Times New Roman"/>
              </w:rPr>
              <w:t>2</w:t>
            </w:r>
            <w:r w:rsidR="008D7DB1">
              <w:rPr>
                <w:rFonts w:cs="Times New Roman"/>
              </w:rPr>
              <w:t>7</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60A356F" w14:textId="41061BE8" w:rsidR="33C6DBC1" w:rsidRDefault="0EBC82E3" w:rsidP="652361BB">
            <w:pPr>
              <w:spacing w:line="0" w:lineRule="atLeast"/>
              <w:rPr>
                <w:rFonts w:cs="Times New Roman"/>
              </w:rPr>
            </w:pPr>
            <w:r w:rsidRPr="0EBC82E3">
              <w:rPr>
                <w:rFonts w:cs="Times New Roman"/>
              </w:rPr>
              <w:t>Ohio</w:t>
            </w:r>
          </w:p>
        </w:tc>
        <w:tc>
          <w:tcPr>
            <w:tcW w:w="24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AF73938" w14:textId="371F54FF" w:rsidR="68F3197C" w:rsidRDefault="0EBC82E3" w:rsidP="652361BB">
            <w:pPr>
              <w:spacing w:line="0" w:lineRule="atLeast"/>
              <w:rPr>
                <w:rFonts w:cs="Times New Roman"/>
              </w:rPr>
            </w:pPr>
            <w:r w:rsidRPr="0EBC82E3">
              <w:rPr>
                <w:rFonts w:cs="Times New Roman"/>
              </w:rPr>
              <w:t>1.50</w:t>
            </w:r>
          </w:p>
        </w:tc>
      </w:tr>
      <w:tr w:rsidR="652361BB" w14:paraId="38DFD43F" w14:textId="77777777" w:rsidTr="0EBC82E3">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43598CE" w14:textId="474D543E" w:rsidR="68F3197C" w:rsidRDefault="68F3197C" w:rsidP="652361BB">
            <w:pPr>
              <w:spacing w:line="0" w:lineRule="atLeast"/>
              <w:rPr>
                <w:rFonts w:cs="Times New Roman"/>
              </w:rPr>
            </w:pPr>
            <w:r w:rsidRPr="16D0B965">
              <w:rPr>
                <w:rFonts w:cs="Times New Roman"/>
              </w:rPr>
              <w:t>2</w:t>
            </w:r>
            <w:r w:rsidR="008D7DB1" w:rsidRPr="16D0B965">
              <w:rPr>
                <w:rFonts w:cs="Times New Roman"/>
              </w:rPr>
              <w:t>8</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200421E" w14:textId="7D1CD330" w:rsidR="33C6DBC1" w:rsidRDefault="0EBC82E3" w:rsidP="652361BB">
            <w:pPr>
              <w:spacing w:line="0" w:lineRule="atLeast"/>
              <w:rPr>
                <w:rFonts w:cs="Times New Roman"/>
              </w:rPr>
            </w:pPr>
            <w:r w:rsidRPr="0EBC82E3">
              <w:rPr>
                <w:rFonts w:cs="Times New Roman"/>
              </w:rPr>
              <w:t>Illinois</w:t>
            </w:r>
          </w:p>
        </w:tc>
        <w:tc>
          <w:tcPr>
            <w:tcW w:w="24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E5EDE85" w14:textId="01F30A2C" w:rsidR="68F3197C" w:rsidRDefault="0EBC82E3" w:rsidP="652361BB">
            <w:pPr>
              <w:spacing w:line="0" w:lineRule="atLeast"/>
              <w:rPr>
                <w:rFonts w:cs="Times New Roman"/>
              </w:rPr>
            </w:pPr>
            <w:r w:rsidRPr="0EBC82E3">
              <w:rPr>
                <w:rFonts w:cs="Times New Roman"/>
              </w:rPr>
              <w:t>1.52</w:t>
            </w:r>
          </w:p>
        </w:tc>
      </w:tr>
      <w:tr w:rsidR="652361BB" w14:paraId="395CB6A1" w14:textId="77777777" w:rsidTr="0EBC82E3">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F331B0C" w14:textId="72C7CADA" w:rsidR="652361BB" w:rsidRDefault="652361BB" w:rsidP="652361BB">
            <w:pPr>
              <w:spacing w:line="0" w:lineRule="atLeast"/>
              <w:rPr>
                <w:rFonts w:cs="Times New Roman"/>
              </w:rPr>
            </w:pPr>
            <w:r w:rsidRPr="652361BB">
              <w:rPr>
                <w:rFonts w:cs="Times New Roman"/>
              </w:rPr>
              <w:t>29</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DB46BBC" w14:textId="4A75A711" w:rsidR="68F3197C" w:rsidRDefault="0EBC82E3" w:rsidP="652361BB">
            <w:pPr>
              <w:spacing w:line="0" w:lineRule="atLeast"/>
              <w:rPr>
                <w:rFonts w:cs="Times New Roman"/>
              </w:rPr>
            </w:pPr>
            <w:r w:rsidRPr="0EBC82E3">
              <w:rPr>
                <w:rFonts w:cs="Times New Roman"/>
              </w:rPr>
              <w:t>Virginia</w:t>
            </w:r>
          </w:p>
        </w:tc>
        <w:tc>
          <w:tcPr>
            <w:tcW w:w="24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5F00974" w14:textId="086DD727" w:rsidR="68F3197C" w:rsidRDefault="0EBC82E3" w:rsidP="652361BB">
            <w:pPr>
              <w:spacing w:line="0" w:lineRule="atLeast"/>
              <w:rPr>
                <w:rFonts w:cs="Times New Roman"/>
              </w:rPr>
            </w:pPr>
            <w:r w:rsidRPr="0EBC82E3">
              <w:rPr>
                <w:rFonts w:cs="Times New Roman"/>
              </w:rPr>
              <w:t>1.52</w:t>
            </w:r>
          </w:p>
        </w:tc>
      </w:tr>
      <w:tr w:rsidR="652361BB" w14:paraId="0CF98C58" w14:textId="77777777" w:rsidTr="0EBC82E3">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341D025" w14:textId="3BC2A1DA" w:rsidR="652361BB" w:rsidRDefault="652361BB" w:rsidP="652361BB">
            <w:pPr>
              <w:spacing w:line="0" w:lineRule="atLeast"/>
              <w:rPr>
                <w:rFonts w:cs="Times New Roman"/>
              </w:rPr>
            </w:pPr>
            <w:r w:rsidRPr="652361BB">
              <w:rPr>
                <w:rFonts w:cs="Times New Roman"/>
              </w:rPr>
              <w:t>30</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CA9055A" w14:textId="6B9BEC1D" w:rsidR="33C6DBC1" w:rsidRDefault="0EBC82E3" w:rsidP="652361BB">
            <w:pPr>
              <w:spacing w:line="0" w:lineRule="atLeast"/>
              <w:rPr>
                <w:rFonts w:cs="Times New Roman"/>
              </w:rPr>
            </w:pPr>
            <w:r w:rsidRPr="0EBC82E3">
              <w:rPr>
                <w:rFonts w:cs="Times New Roman"/>
              </w:rPr>
              <w:t>Missouri</w:t>
            </w:r>
          </w:p>
        </w:tc>
        <w:tc>
          <w:tcPr>
            <w:tcW w:w="24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C9D690F" w14:textId="7348461E" w:rsidR="68F3197C" w:rsidRDefault="0EBC82E3" w:rsidP="652361BB">
            <w:pPr>
              <w:spacing w:line="0" w:lineRule="atLeast"/>
              <w:rPr>
                <w:rFonts w:cs="Times New Roman"/>
              </w:rPr>
            </w:pPr>
            <w:r w:rsidRPr="0EBC82E3">
              <w:rPr>
                <w:rFonts w:cs="Times New Roman"/>
              </w:rPr>
              <w:t>1.52</w:t>
            </w:r>
          </w:p>
        </w:tc>
      </w:tr>
      <w:tr w:rsidR="652361BB" w14:paraId="48CFB209" w14:textId="77777777" w:rsidTr="0EBC82E3">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F4B08F6" w14:textId="5240CA69" w:rsidR="68F3197C" w:rsidRDefault="68F3197C" w:rsidP="652361BB">
            <w:pPr>
              <w:spacing w:line="0" w:lineRule="atLeast"/>
              <w:rPr>
                <w:rFonts w:cs="Times New Roman"/>
              </w:rPr>
            </w:pPr>
            <w:r w:rsidRPr="652361BB">
              <w:rPr>
                <w:rFonts w:cs="Times New Roman"/>
              </w:rPr>
              <w:t>31</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1FD5D80" w14:textId="2974F069" w:rsidR="33C6DBC1" w:rsidRDefault="1AF91A83" w:rsidP="652361BB">
            <w:pPr>
              <w:spacing w:line="0" w:lineRule="atLeast"/>
              <w:rPr>
                <w:rFonts w:cs="Times New Roman"/>
              </w:rPr>
            </w:pPr>
            <w:r w:rsidRPr="0EBC82E3">
              <w:rPr>
                <w:rFonts w:cs="Times New Roman"/>
              </w:rPr>
              <w:t>Michigan</w:t>
            </w:r>
          </w:p>
        </w:tc>
        <w:tc>
          <w:tcPr>
            <w:tcW w:w="24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462AB62" w14:textId="38F01E7C" w:rsidR="68F3197C" w:rsidRDefault="0EBC82E3" w:rsidP="652361BB">
            <w:pPr>
              <w:spacing w:line="0" w:lineRule="atLeast"/>
              <w:rPr>
                <w:rFonts w:cs="Times New Roman"/>
              </w:rPr>
            </w:pPr>
            <w:r w:rsidRPr="0EBC82E3">
              <w:rPr>
                <w:rFonts w:cs="Times New Roman"/>
              </w:rPr>
              <w:t>1.55</w:t>
            </w:r>
          </w:p>
        </w:tc>
      </w:tr>
      <w:tr w:rsidR="652361BB" w14:paraId="46ECBD80" w14:textId="77777777" w:rsidTr="0EBC82E3">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E107FCC" w14:textId="0CD7EC21" w:rsidR="68F3197C" w:rsidRDefault="68F3197C" w:rsidP="652361BB">
            <w:pPr>
              <w:spacing w:line="0" w:lineRule="atLeast"/>
              <w:rPr>
                <w:rFonts w:cs="Times New Roman"/>
              </w:rPr>
            </w:pPr>
            <w:r w:rsidRPr="652361BB">
              <w:rPr>
                <w:rFonts w:cs="Times New Roman"/>
              </w:rPr>
              <w:t>32</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288F3AF" w14:textId="76CFAD33" w:rsidR="33C6DBC1" w:rsidRDefault="0EBC82E3" w:rsidP="652361BB">
            <w:pPr>
              <w:spacing w:line="0" w:lineRule="atLeast"/>
              <w:rPr>
                <w:rFonts w:cs="Times New Roman"/>
              </w:rPr>
            </w:pPr>
            <w:r w:rsidRPr="0EBC82E3">
              <w:rPr>
                <w:rFonts w:cs="Times New Roman"/>
              </w:rPr>
              <w:t>Maine</w:t>
            </w:r>
          </w:p>
        </w:tc>
        <w:tc>
          <w:tcPr>
            <w:tcW w:w="24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2B5235C" w14:textId="76DBD4E9" w:rsidR="68F3197C" w:rsidRDefault="0EBC82E3" w:rsidP="652361BB">
            <w:pPr>
              <w:spacing w:line="0" w:lineRule="atLeast"/>
              <w:rPr>
                <w:rFonts w:cs="Times New Roman"/>
              </w:rPr>
            </w:pPr>
            <w:r w:rsidRPr="0EBC82E3">
              <w:rPr>
                <w:rFonts w:cs="Times New Roman"/>
              </w:rPr>
              <w:t>1.58</w:t>
            </w:r>
          </w:p>
        </w:tc>
      </w:tr>
      <w:tr w:rsidR="652361BB" w14:paraId="13E42707" w14:textId="77777777" w:rsidTr="0EBC82E3">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F4FD78A" w14:textId="39D0AF89" w:rsidR="652361BB" w:rsidRDefault="652361BB" w:rsidP="652361BB">
            <w:pPr>
              <w:spacing w:line="0" w:lineRule="atLeast"/>
              <w:rPr>
                <w:rFonts w:cs="Times New Roman"/>
              </w:rPr>
            </w:pPr>
            <w:r w:rsidRPr="652361BB">
              <w:rPr>
                <w:rFonts w:cs="Times New Roman"/>
              </w:rPr>
              <w:t>33</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FA86B0A" w14:textId="0FABEFF8" w:rsidR="33C6DBC1" w:rsidRDefault="7D5D3A10" w:rsidP="652361BB">
            <w:pPr>
              <w:spacing w:line="0" w:lineRule="atLeast"/>
              <w:rPr>
                <w:rFonts w:cs="Times New Roman"/>
              </w:rPr>
            </w:pPr>
            <w:r w:rsidRPr="0EBC82E3">
              <w:rPr>
                <w:rFonts w:cs="Times New Roman"/>
              </w:rPr>
              <w:t xml:space="preserve">Georgia </w:t>
            </w:r>
          </w:p>
        </w:tc>
        <w:tc>
          <w:tcPr>
            <w:tcW w:w="24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696BEEC" w14:textId="4BFB49ED" w:rsidR="68F3197C" w:rsidRDefault="68F3197C" w:rsidP="652361BB">
            <w:pPr>
              <w:spacing w:line="0" w:lineRule="atLeast"/>
              <w:rPr>
                <w:rFonts w:cs="Times New Roman"/>
              </w:rPr>
            </w:pPr>
            <w:r w:rsidRPr="0EBC82E3">
              <w:rPr>
                <w:rFonts w:cs="Times New Roman"/>
              </w:rPr>
              <w:t>1.61</w:t>
            </w:r>
          </w:p>
        </w:tc>
      </w:tr>
      <w:tr w:rsidR="652361BB" w14:paraId="51F06000" w14:textId="77777777" w:rsidTr="0EBC82E3">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B505586" w14:textId="016EED11" w:rsidR="652361BB" w:rsidRDefault="652361BB" w:rsidP="652361BB">
            <w:pPr>
              <w:spacing w:line="0" w:lineRule="atLeast"/>
              <w:rPr>
                <w:rFonts w:cs="Times New Roman"/>
              </w:rPr>
            </w:pPr>
            <w:r w:rsidRPr="652361BB">
              <w:rPr>
                <w:rFonts w:cs="Times New Roman"/>
              </w:rPr>
              <w:t>34</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1023467" w14:textId="2D3A2551" w:rsidR="33C6DBC1" w:rsidRDefault="7D5D3A10" w:rsidP="652361BB">
            <w:pPr>
              <w:spacing w:line="0" w:lineRule="atLeast"/>
              <w:rPr>
                <w:rFonts w:cs="Times New Roman"/>
              </w:rPr>
            </w:pPr>
            <w:r w:rsidRPr="0EBC82E3">
              <w:rPr>
                <w:rFonts w:cs="Times New Roman"/>
              </w:rPr>
              <w:t xml:space="preserve">Washington </w:t>
            </w:r>
          </w:p>
        </w:tc>
        <w:tc>
          <w:tcPr>
            <w:tcW w:w="24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CC562BA" w14:textId="2F605B7B" w:rsidR="68F3197C" w:rsidRDefault="68F3197C" w:rsidP="652361BB">
            <w:pPr>
              <w:spacing w:line="0" w:lineRule="atLeast"/>
              <w:rPr>
                <w:rFonts w:cs="Times New Roman"/>
              </w:rPr>
            </w:pPr>
            <w:r w:rsidRPr="0EBC82E3">
              <w:rPr>
                <w:rFonts w:cs="Times New Roman"/>
              </w:rPr>
              <w:t>1.62</w:t>
            </w:r>
          </w:p>
        </w:tc>
      </w:tr>
      <w:tr w:rsidR="00DF4DC3" w:rsidRPr="00DF4DC3" w14:paraId="093464C1" w14:textId="77777777" w:rsidTr="0EBC82E3">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433BECD" w14:textId="23EDCA1D" w:rsidR="00662D20" w:rsidRPr="00DF4DC3" w:rsidRDefault="652361BB" w:rsidP="652361BB">
            <w:pPr>
              <w:spacing w:line="0" w:lineRule="atLeast"/>
              <w:rPr>
                <w:rFonts w:cs="Times New Roman"/>
              </w:rPr>
            </w:pPr>
            <w:r w:rsidRPr="652361BB">
              <w:rPr>
                <w:rFonts w:cs="Times New Roman"/>
              </w:rPr>
              <w:t>34</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02B5E04" w14:textId="0086CE10" w:rsidR="00662D20" w:rsidRPr="00DF4DC3" w:rsidRDefault="0EBC82E3" w:rsidP="652361BB">
            <w:pPr>
              <w:spacing w:line="0" w:lineRule="atLeast"/>
              <w:rPr>
                <w:rFonts w:cs="Times New Roman"/>
              </w:rPr>
            </w:pPr>
            <w:r w:rsidRPr="0EBC82E3">
              <w:rPr>
                <w:rFonts w:cs="Times New Roman"/>
              </w:rPr>
              <w:t>Pennsylvania</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AC2AB5A" w14:textId="6268CE2C" w:rsidR="00662D20" w:rsidRPr="00DF4DC3" w:rsidRDefault="68F3197C" w:rsidP="652361BB">
            <w:pPr>
              <w:spacing w:line="0" w:lineRule="atLeast"/>
              <w:rPr>
                <w:rFonts w:cs="Times New Roman"/>
              </w:rPr>
            </w:pPr>
            <w:r w:rsidRPr="0EBC82E3">
              <w:rPr>
                <w:rFonts w:cs="Times New Roman"/>
              </w:rPr>
              <w:t>1.62</w:t>
            </w:r>
          </w:p>
        </w:tc>
      </w:tr>
      <w:tr w:rsidR="00DF4DC3" w:rsidRPr="00DF4DC3" w14:paraId="3522EFAA" w14:textId="77777777" w:rsidTr="0EBC82E3">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CBC741A" w14:textId="2A6B4C2B" w:rsidR="00662D20" w:rsidRPr="00DF4DC3" w:rsidRDefault="68F3197C" w:rsidP="652361BB">
            <w:pPr>
              <w:spacing w:line="0" w:lineRule="atLeast"/>
              <w:rPr>
                <w:rFonts w:cs="Times New Roman"/>
              </w:rPr>
            </w:pPr>
            <w:r w:rsidRPr="652361BB">
              <w:rPr>
                <w:rFonts w:cs="Times New Roman"/>
              </w:rPr>
              <w:t>36</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4BEB0EF" w14:textId="0AE0E11C" w:rsidR="00662D20" w:rsidRPr="00DF4DC3" w:rsidRDefault="0EBC82E3" w:rsidP="652361BB">
            <w:pPr>
              <w:spacing w:line="0" w:lineRule="atLeast"/>
              <w:rPr>
                <w:rFonts w:cs="Times New Roman"/>
              </w:rPr>
            </w:pPr>
            <w:r w:rsidRPr="0EBC82E3">
              <w:rPr>
                <w:rFonts w:cs="Times New Roman"/>
              </w:rPr>
              <w:t>New Mexico</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296901A" w14:textId="772FEB8F" w:rsidR="00662D20" w:rsidRPr="00DF4DC3" w:rsidRDefault="68F3197C" w:rsidP="652361BB">
            <w:pPr>
              <w:spacing w:line="0" w:lineRule="atLeast"/>
              <w:rPr>
                <w:rFonts w:cs="Times New Roman"/>
              </w:rPr>
            </w:pPr>
            <w:r w:rsidRPr="0EBC82E3">
              <w:rPr>
                <w:rFonts w:cs="Times New Roman"/>
              </w:rPr>
              <w:t>1.63</w:t>
            </w:r>
          </w:p>
        </w:tc>
      </w:tr>
      <w:tr w:rsidR="00DF4DC3" w:rsidRPr="00DF4DC3" w14:paraId="797CD963" w14:textId="77777777" w:rsidTr="0EBC82E3">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21C2CCF" w14:textId="2401674B" w:rsidR="00662D20" w:rsidRPr="00DF4DC3" w:rsidRDefault="68F3197C" w:rsidP="652361BB">
            <w:pPr>
              <w:spacing w:line="0" w:lineRule="atLeast"/>
              <w:rPr>
                <w:rFonts w:cs="Times New Roman"/>
              </w:rPr>
            </w:pPr>
            <w:r w:rsidRPr="652361BB">
              <w:rPr>
                <w:rFonts w:cs="Times New Roman"/>
              </w:rPr>
              <w:t>37</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DEFE8F9" w14:textId="39D23EC5" w:rsidR="00662D20" w:rsidRPr="00DF4DC3" w:rsidRDefault="1AF91A83" w:rsidP="652361BB">
            <w:pPr>
              <w:spacing w:line="0" w:lineRule="atLeast"/>
              <w:rPr>
                <w:rFonts w:cs="Times New Roman"/>
              </w:rPr>
            </w:pPr>
            <w:r w:rsidRPr="0EBC82E3">
              <w:rPr>
                <w:rFonts w:cs="Times New Roman"/>
              </w:rPr>
              <w:t>South Dakota</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7C98840" w14:textId="240E9D2E" w:rsidR="00662D20" w:rsidRPr="00DF4DC3" w:rsidRDefault="68F3197C" w:rsidP="652361BB">
            <w:pPr>
              <w:spacing w:line="0" w:lineRule="atLeast"/>
              <w:rPr>
                <w:rFonts w:cs="Times New Roman"/>
              </w:rPr>
            </w:pPr>
            <w:r w:rsidRPr="0EBC82E3">
              <w:rPr>
                <w:rFonts w:cs="Times New Roman"/>
              </w:rPr>
              <w:t>1.76</w:t>
            </w:r>
          </w:p>
        </w:tc>
      </w:tr>
      <w:tr w:rsidR="652361BB" w14:paraId="2B249900" w14:textId="77777777" w:rsidTr="0EBC82E3">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A5974EF" w14:textId="5ED8D08F" w:rsidR="652361BB" w:rsidRDefault="652361BB" w:rsidP="652361BB">
            <w:pPr>
              <w:spacing w:line="0" w:lineRule="atLeast"/>
              <w:rPr>
                <w:rFonts w:cs="Times New Roman"/>
              </w:rPr>
            </w:pPr>
            <w:r w:rsidRPr="652361BB">
              <w:rPr>
                <w:rFonts w:cs="Times New Roman"/>
              </w:rPr>
              <w:t>38</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DCFE584" w14:textId="4D382E62" w:rsidR="3C9B8853" w:rsidRDefault="0EBC82E3" w:rsidP="652361BB">
            <w:pPr>
              <w:spacing w:line="0" w:lineRule="atLeast"/>
              <w:rPr>
                <w:rFonts w:cs="Times New Roman"/>
              </w:rPr>
            </w:pPr>
            <w:r w:rsidRPr="0EBC82E3">
              <w:rPr>
                <w:rFonts w:cs="Times New Roman"/>
              </w:rPr>
              <w:t>California</w:t>
            </w:r>
          </w:p>
        </w:tc>
        <w:tc>
          <w:tcPr>
            <w:tcW w:w="24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DE2B728" w14:textId="4528A7F0" w:rsidR="68F3197C" w:rsidRDefault="68F3197C" w:rsidP="652361BB">
            <w:pPr>
              <w:spacing w:line="0" w:lineRule="atLeast"/>
              <w:rPr>
                <w:rFonts w:cs="Times New Roman"/>
              </w:rPr>
            </w:pPr>
            <w:r w:rsidRPr="0EBC82E3">
              <w:rPr>
                <w:rFonts w:cs="Times New Roman"/>
              </w:rPr>
              <w:t>1.77</w:t>
            </w:r>
          </w:p>
        </w:tc>
      </w:tr>
      <w:tr w:rsidR="652361BB" w14:paraId="6E79B64C" w14:textId="77777777" w:rsidTr="0EBC82E3">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E6EA54E" w14:textId="77777777" w:rsidR="68F3197C" w:rsidRDefault="68F3197C" w:rsidP="652361BB">
            <w:pPr>
              <w:spacing w:line="0" w:lineRule="atLeast"/>
              <w:rPr>
                <w:rFonts w:cs="Times New Roman"/>
              </w:rPr>
            </w:pPr>
            <w:r w:rsidRPr="652361BB">
              <w:rPr>
                <w:rFonts w:cs="Times New Roman"/>
              </w:rPr>
              <w:t>39</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B6414CA" w14:textId="12B0C3B2" w:rsidR="33C6DBC1" w:rsidRDefault="0EBC82E3" w:rsidP="652361BB">
            <w:pPr>
              <w:spacing w:line="0" w:lineRule="atLeast"/>
              <w:rPr>
                <w:rFonts w:cs="Times New Roman"/>
              </w:rPr>
            </w:pPr>
            <w:r w:rsidRPr="0EBC82E3">
              <w:rPr>
                <w:rFonts w:cs="Times New Roman"/>
              </w:rPr>
              <w:t>North Carolina</w:t>
            </w:r>
          </w:p>
        </w:tc>
        <w:tc>
          <w:tcPr>
            <w:tcW w:w="24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F3A2005" w14:textId="179CAB79" w:rsidR="68F3197C" w:rsidRDefault="68F3197C" w:rsidP="652361BB">
            <w:pPr>
              <w:spacing w:line="0" w:lineRule="atLeast"/>
              <w:rPr>
                <w:rFonts w:cs="Times New Roman"/>
              </w:rPr>
            </w:pPr>
            <w:r w:rsidRPr="0EBC82E3">
              <w:rPr>
                <w:rFonts w:cs="Times New Roman"/>
              </w:rPr>
              <w:t>1.85</w:t>
            </w:r>
          </w:p>
        </w:tc>
      </w:tr>
      <w:tr w:rsidR="652361BB" w14:paraId="351EB665" w14:textId="77777777" w:rsidTr="0EBC82E3">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B981925" w14:textId="77777777" w:rsidR="68F3197C" w:rsidRDefault="68F3197C" w:rsidP="652361BB">
            <w:pPr>
              <w:spacing w:line="0" w:lineRule="atLeast"/>
              <w:rPr>
                <w:rFonts w:cs="Times New Roman"/>
              </w:rPr>
            </w:pPr>
            <w:r w:rsidRPr="652361BB">
              <w:rPr>
                <w:rFonts w:cs="Times New Roman"/>
              </w:rPr>
              <w:t>40</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A54CA3F" w14:textId="3ACAEDF3" w:rsidR="33C6DBC1" w:rsidRDefault="0EBC82E3" w:rsidP="652361BB">
            <w:pPr>
              <w:spacing w:line="0" w:lineRule="atLeast"/>
              <w:rPr>
                <w:rFonts w:cs="Times New Roman"/>
              </w:rPr>
            </w:pPr>
            <w:r w:rsidRPr="0EBC82E3">
              <w:rPr>
                <w:rFonts w:cs="Times New Roman"/>
              </w:rPr>
              <w:t>Tennessee</w:t>
            </w:r>
          </w:p>
        </w:tc>
        <w:tc>
          <w:tcPr>
            <w:tcW w:w="24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623160C" w14:textId="7660B269" w:rsidR="68F3197C" w:rsidRDefault="68F3197C" w:rsidP="652361BB">
            <w:pPr>
              <w:spacing w:line="0" w:lineRule="atLeast"/>
              <w:rPr>
                <w:rFonts w:cs="Times New Roman"/>
              </w:rPr>
            </w:pPr>
            <w:r w:rsidRPr="0EBC82E3">
              <w:rPr>
                <w:rFonts w:cs="Times New Roman"/>
              </w:rPr>
              <w:t>1.88</w:t>
            </w:r>
          </w:p>
        </w:tc>
      </w:tr>
      <w:tr w:rsidR="652361BB" w14:paraId="624FB517" w14:textId="77777777" w:rsidTr="0EBC82E3">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14B9CB06" w14:textId="77777777" w:rsidR="68F3197C" w:rsidRDefault="68F3197C" w:rsidP="652361BB">
            <w:pPr>
              <w:spacing w:line="0" w:lineRule="atLeast"/>
              <w:rPr>
                <w:rFonts w:cs="Times New Roman"/>
              </w:rPr>
            </w:pPr>
            <w:r w:rsidRPr="652361BB">
              <w:rPr>
                <w:rFonts w:cs="Times New Roman"/>
              </w:rPr>
              <w:t>41</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483B124" w14:textId="2F17D4FF" w:rsidR="3C9B8853" w:rsidRDefault="0EBC82E3" w:rsidP="652361BB">
            <w:pPr>
              <w:spacing w:line="0" w:lineRule="atLeast"/>
              <w:rPr>
                <w:rFonts w:cs="Times New Roman"/>
              </w:rPr>
            </w:pPr>
            <w:r w:rsidRPr="0EBC82E3">
              <w:rPr>
                <w:rFonts w:cs="Times New Roman"/>
              </w:rPr>
              <w:t>Kansas</w:t>
            </w:r>
          </w:p>
        </w:tc>
        <w:tc>
          <w:tcPr>
            <w:tcW w:w="24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2536867" w14:textId="19E7768E" w:rsidR="68F3197C" w:rsidRDefault="68F3197C" w:rsidP="652361BB">
            <w:pPr>
              <w:spacing w:line="0" w:lineRule="atLeast"/>
              <w:rPr>
                <w:rFonts w:cs="Times New Roman"/>
              </w:rPr>
            </w:pPr>
            <w:r w:rsidRPr="0EBC82E3">
              <w:rPr>
                <w:rFonts w:cs="Times New Roman"/>
              </w:rPr>
              <w:t>1.89</w:t>
            </w:r>
          </w:p>
        </w:tc>
      </w:tr>
      <w:tr w:rsidR="652361BB" w14:paraId="0525649D" w14:textId="77777777" w:rsidTr="0EBC82E3">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E920424" w14:textId="6E020CA0" w:rsidR="68F3197C" w:rsidRDefault="68F3197C" w:rsidP="652361BB">
            <w:pPr>
              <w:spacing w:line="0" w:lineRule="atLeast"/>
              <w:rPr>
                <w:rFonts w:cs="Times New Roman"/>
              </w:rPr>
            </w:pPr>
            <w:r w:rsidRPr="16D0B965">
              <w:rPr>
                <w:rFonts w:cs="Times New Roman"/>
              </w:rPr>
              <w:t>42</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4C1AC92" w14:textId="6BF3B4B8" w:rsidR="3C9B8853" w:rsidRDefault="1AF91A83" w:rsidP="652361BB">
            <w:pPr>
              <w:spacing w:line="0" w:lineRule="atLeast"/>
              <w:rPr>
                <w:rFonts w:cs="Times New Roman"/>
              </w:rPr>
            </w:pPr>
            <w:r w:rsidRPr="0EBC82E3">
              <w:rPr>
                <w:rFonts w:cs="Times New Roman"/>
              </w:rPr>
              <w:t>Texas</w:t>
            </w:r>
          </w:p>
        </w:tc>
        <w:tc>
          <w:tcPr>
            <w:tcW w:w="24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C6D7C41" w14:textId="10C4CC03" w:rsidR="68F3197C" w:rsidRDefault="68F3197C" w:rsidP="652361BB">
            <w:pPr>
              <w:spacing w:line="0" w:lineRule="atLeast"/>
              <w:rPr>
                <w:rFonts w:cs="Times New Roman"/>
              </w:rPr>
            </w:pPr>
            <w:r w:rsidRPr="0EBC82E3">
              <w:rPr>
                <w:rFonts w:cs="Times New Roman"/>
              </w:rPr>
              <w:t>1.89</w:t>
            </w:r>
          </w:p>
        </w:tc>
      </w:tr>
      <w:tr w:rsidR="652361BB" w14:paraId="4ADECE10" w14:textId="77777777" w:rsidTr="0EBC82E3">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8BFF737" w14:textId="4269F5B5" w:rsidR="652361BB" w:rsidRDefault="652361BB" w:rsidP="652361BB">
            <w:pPr>
              <w:spacing w:line="0" w:lineRule="atLeast"/>
              <w:rPr>
                <w:rFonts w:cs="Times New Roman"/>
              </w:rPr>
            </w:pPr>
            <w:r w:rsidRPr="652361BB">
              <w:rPr>
                <w:rFonts w:cs="Times New Roman"/>
              </w:rPr>
              <w:t>43</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81778D6" w14:textId="15ACA4A5" w:rsidR="33C6DBC1" w:rsidRDefault="7D5D3A10" w:rsidP="652361BB">
            <w:pPr>
              <w:spacing w:line="0" w:lineRule="atLeast"/>
              <w:rPr>
                <w:rFonts w:cs="Times New Roman"/>
              </w:rPr>
            </w:pPr>
            <w:r w:rsidRPr="0EBC82E3">
              <w:rPr>
                <w:rFonts w:cs="Times New Roman"/>
              </w:rPr>
              <w:t xml:space="preserve">Oregon </w:t>
            </w:r>
          </w:p>
        </w:tc>
        <w:tc>
          <w:tcPr>
            <w:tcW w:w="24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289C0EE" w14:textId="34A56D5C" w:rsidR="68F3197C" w:rsidRDefault="68F3197C" w:rsidP="652361BB">
            <w:pPr>
              <w:spacing w:line="0" w:lineRule="atLeast"/>
              <w:rPr>
                <w:rFonts w:cs="Times New Roman"/>
              </w:rPr>
            </w:pPr>
            <w:r w:rsidRPr="0EBC82E3">
              <w:rPr>
                <w:rFonts w:cs="Times New Roman"/>
              </w:rPr>
              <w:t>1.94</w:t>
            </w:r>
          </w:p>
        </w:tc>
      </w:tr>
      <w:tr w:rsidR="652361BB" w14:paraId="032C8B1B" w14:textId="77777777" w:rsidTr="0EBC82E3">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E717F8B" w14:textId="35EA2120" w:rsidR="68F3197C" w:rsidRDefault="68F3197C" w:rsidP="652361BB">
            <w:pPr>
              <w:spacing w:line="0" w:lineRule="atLeast"/>
              <w:rPr>
                <w:rFonts w:cs="Times New Roman"/>
              </w:rPr>
            </w:pPr>
            <w:r w:rsidRPr="652361BB">
              <w:rPr>
                <w:rFonts w:cs="Times New Roman"/>
              </w:rPr>
              <w:t>44</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69B4AB2" w14:textId="3B86D8AD" w:rsidR="3C9B8853" w:rsidRDefault="0EBC82E3" w:rsidP="652361BB">
            <w:pPr>
              <w:spacing w:line="0" w:lineRule="atLeast"/>
              <w:rPr>
                <w:rFonts w:cs="Times New Roman"/>
              </w:rPr>
            </w:pPr>
            <w:r w:rsidRPr="0EBC82E3">
              <w:rPr>
                <w:rFonts w:cs="Times New Roman"/>
              </w:rPr>
              <w:t>Oklahoma</w:t>
            </w:r>
          </w:p>
        </w:tc>
        <w:tc>
          <w:tcPr>
            <w:tcW w:w="24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719C729" w14:textId="2B270EDD" w:rsidR="68F3197C" w:rsidRDefault="68F3197C" w:rsidP="652361BB">
            <w:pPr>
              <w:spacing w:line="0" w:lineRule="atLeast"/>
              <w:rPr>
                <w:rFonts w:cs="Times New Roman"/>
              </w:rPr>
            </w:pPr>
            <w:r w:rsidRPr="0EBC82E3">
              <w:rPr>
                <w:rFonts w:cs="Times New Roman"/>
              </w:rPr>
              <w:t>1.97</w:t>
            </w:r>
          </w:p>
        </w:tc>
      </w:tr>
      <w:tr w:rsidR="652361BB" w14:paraId="2604AF7B" w14:textId="77777777" w:rsidTr="0EBC82E3">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33E625F" w14:textId="724E8C7F" w:rsidR="68F3197C" w:rsidRDefault="68F3197C" w:rsidP="652361BB">
            <w:pPr>
              <w:spacing w:line="0" w:lineRule="atLeast"/>
              <w:rPr>
                <w:rFonts w:cs="Times New Roman"/>
              </w:rPr>
            </w:pPr>
            <w:r w:rsidRPr="16D0B965">
              <w:rPr>
                <w:rFonts w:cs="Times New Roman"/>
              </w:rPr>
              <w:t>45</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CC02845" w14:textId="26AE91DE" w:rsidR="3C9B8853" w:rsidRDefault="0EBC82E3" w:rsidP="652361BB">
            <w:pPr>
              <w:spacing w:line="0" w:lineRule="atLeast"/>
              <w:rPr>
                <w:rFonts w:cs="Times New Roman"/>
              </w:rPr>
            </w:pPr>
            <w:r w:rsidRPr="0EBC82E3">
              <w:rPr>
                <w:rFonts w:cs="Times New Roman"/>
              </w:rPr>
              <w:t>Montana</w:t>
            </w:r>
          </w:p>
        </w:tc>
        <w:tc>
          <w:tcPr>
            <w:tcW w:w="24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2C2E1EA" w14:textId="0FE913FC" w:rsidR="68F3197C" w:rsidRDefault="68F3197C" w:rsidP="652361BB">
            <w:pPr>
              <w:spacing w:line="0" w:lineRule="atLeast"/>
              <w:rPr>
                <w:rFonts w:cs="Times New Roman"/>
              </w:rPr>
            </w:pPr>
            <w:r w:rsidRPr="0EBC82E3">
              <w:rPr>
                <w:rFonts w:cs="Times New Roman"/>
              </w:rPr>
              <w:t>1.99</w:t>
            </w:r>
          </w:p>
        </w:tc>
      </w:tr>
      <w:tr w:rsidR="652361BB" w14:paraId="7202621A" w14:textId="77777777" w:rsidTr="0EBC82E3">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6BC9C32" w14:textId="727DC5EA" w:rsidR="68F3197C" w:rsidRDefault="68F3197C" w:rsidP="652361BB">
            <w:pPr>
              <w:spacing w:line="0" w:lineRule="atLeast"/>
              <w:rPr>
                <w:rFonts w:cs="Times New Roman"/>
              </w:rPr>
            </w:pPr>
            <w:r w:rsidRPr="652361BB">
              <w:rPr>
                <w:rFonts w:cs="Times New Roman"/>
              </w:rPr>
              <w:t>46</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A5A492D" w14:textId="2435DC6D" w:rsidR="3C9B8853" w:rsidRDefault="0EBC82E3" w:rsidP="652361BB">
            <w:pPr>
              <w:spacing w:line="0" w:lineRule="atLeast"/>
              <w:rPr>
                <w:rFonts w:cs="Times New Roman"/>
              </w:rPr>
            </w:pPr>
            <w:r w:rsidRPr="0EBC82E3">
              <w:rPr>
                <w:rFonts w:cs="Times New Roman"/>
              </w:rPr>
              <w:t>South Carolina</w:t>
            </w:r>
          </w:p>
        </w:tc>
        <w:tc>
          <w:tcPr>
            <w:tcW w:w="24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8962F7A" w14:textId="4026BC14" w:rsidR="68F3197C" w:rsidRDefault="1AF91A83" w:rsidP="652361BB">
            <w:pPr>
              <w:spacing w:line="0" w:lineRule="atLeast"/>
              <w:rPr>
                <w:rFonts w:cs="Times New Roman"/>
              </w:rPr>
            </w:pPr>
            <w:r w:rsidRPr="0EBC82E3">
              <w:rPr>
                <w:rFonts w:cs="Times New Roman"/>
              </w:rPr>
              <w:t>2.09</w:t>
            </w:r>
          </w:p>
        </w:tc>
      </w:tr>
      <w:tr w:rsidR="652361BB" w14:paraId="38EBF6FC" w14:textId="77777777" w:rsidTr="0EBC82E3">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131D2BF" w14:textId="1D5B4BBB" w:rsidR="68F3197C" w:rsidRDefault="68F3197C" w:rsidP="652361BB">
            <w:pPr>
              <w:spacing w:line="0" w:lineRule="atLeast"/>
              <w:rPr>
                <w:rFonts w:cs="Times New Roman"/>
              </w:rPr>
            </w:pPr>
            <w:r w:rsidRPr="652361BB">
              <w:rPr>
                <w:rFonts w:cs="Times New Roman"/>
              </w:rPr>
              <w:t>47</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0082D16" w14:textId="4B11058D" w:rsidR="3C9B8853" w:rsidRDefault="29ECBE73" w:rsidP="652361BB">
            <w:pPr>
              <w:spacing w:line="0" w:lineRule="atLeast"/>
              <w:rPr>
                <w:rFonts w:cs="Times New Roman"/>
              </w:rPr>
            </w:pPr>
            <w:r w:rsidRPr="0EBC82E3">
              <w:rPr>
                <w:rFonts w:cs="Times New Roman"/>
              </w:rPr>
              <w:t xml:space="preserve">Louisiana </w:t>
            </w:r>
          </w:p>
        </w:tc>
        <w:tc>
          <w:tcPr>
            <w:tcW w:w="24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E34C14E" w14:textId="13E746E1" w:rsidR="68F3197C" w:rsidRDefault="1AF91A83" w:rsidP="652361BB">
            <w:pPr>
              <w:spacing w:line="0" w:lineRule="atLeast"/>
              <w:rPr>
                <w:rFonts w:cs="Times New Roman"/>
              </w:rPr>
            </w:pPr>
            <w:r w:rsidRPr="0EBC82E3">
              <w:rPr>
                <w:rFonts w:cs="Times New Roman"/>
              </w:rPr>
              <w:t>2.11</w:t>
            </w:r>
          </w:p>
        </w:tc>
      </w:tr>
      <w:tr w:rsidR="00DF4DC3" w:rsidRPr="00DF4DC3" w14:paraId="4656CB64" w14:textId="77777777" w:rsidTr="0EBC82E3">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12317F55" w14:textId="3BDC7CB0" w:rsidR="00662D20" w:rsidRPr="00DF4DC3" w:rsidRDefault="652361BB" w:rsidP="652361BB">
            <w:pPr>
              <w:spacing w:line="0" w:lineRule="atLeast"/>
              <w:rPr>
                <w:rFonts w:cs="Times New Roman"/>
              </w:rPr>
            </w:pPr>
            <w:r w:rsidRPr="652361BB">
              <w:rPr>
                <w:rFonts w:cs="Times New Roman"/>
              </w:rPr>
              <w:t>48</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FEE9ADA" w14:textId="6D40C352" w:rsidR="00662D20" w:rsidRPr="00DF4DC3" w:rsidRDefault="0EBC82E3" w:rsidP="652361BB">
            <w:pPr>
              <w:spacing w:line="0" w:lineRule="atLeast"/>
              <w:rPr>
                <w:rFonts w:cs="Times New Roman"/>
              </w:rPr>
            </w:pPr>
            <w:r w:rsidRPr="0EBC82E3">
              <w:rPr>
                <w:rFonts w:cs="Times New Roman"/>
              </w:rPr>
              <w:t>Kentucky</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FB74ECC" w14:textId="20F0CEEB" w:rsidR="00662D20" w:rsidRPr="00DF4DC3" w:rsidRDefault="0EBC82E3" w:rsidP="652361BB">
            <w:pPr>
              <w:spacing w:line="0" w:lineRule="atLeast"/>
              <w:rPr>
                <w:rFonts w:cs="Times New Roman"/>
              </w:rPr>
            </w:pPr>
            <w:r w:rsidRPr="0EBC82E3">
              <w:rPr>
                <w:rFonts w:cs="Times New Roman"/>
              </w:rPr>
              <w:t>2.14</w:t>
            </w:r>
          </w:p>
        </w:tc>
      </w:tr>
      <w:tr w:rsidR="00DF4DC3" w:rsidRPr="00DF4DC3" w14:paraId="7D8E3197" w14:textId="77777777" w:rsidTr="0EBC82E3">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8D0E817" w14:textId="77777777" w:rsidR="00662D20" w:rsidRPr="00DF4DC3" w:rsidRDefault="68F3197C" w:rsidP="652361BB">
            <w:pPr>
              <w:spacing w:line="0" w:lineRule="atLeast"/>
              <w:rPr>
                <w:rFonts w:cs="Times New Roman"/>
              </w:rPr>
            </w:pPr>
            <w:r w:rsidRPr="652361BB">
              <w:rPr>
                <w:rFonts w:cs="Times New Roman"/>
              </w:rPr>
              <w:t>49</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16486DB" w14:textId="7E57D59B" w:rsidR="00662D20" w:rsidRPr="00DF4DC3" w:rsidRDefault="0EBC82E3" w:rsidP="652361BB">
            <w:pPr>
              <w:spacing w:line="0" w:lineRule="atLeast"/>
              <w:rPr>
                <w:rFonts w:cs="Times New Roman"/>
              </w:rPr>
            </w:pPr>
            <w:r w:rsidRPr="0EBC82E3">
              <w:rPr>
                <w:rFonts w:cs="Times New Roman"/>
              </w:rPr>
              <w:t>Mississippi</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8966ADB" w14:textId="2E66F273" w:rsidR="00662D20" w:rsidRPr="00DF4DC3" w:rsidRDefault="0EBC82E3" w:rsidP="652361BB">
            <w:pPr>
              <w:spacing w:line="0" w:lineRule="atLeast"/>
              <w:rPr>
                <w:rFonts w:cs="Times New Roman"/>
              </w:rPr>
            </w:pPr>
            <w:r w:rsidRPr="0EBC82E3">
              <w:rPr>
                <w:rFonts w:cs="Times New Roman"/>
              </w:rPr>
              <w:t>2.16</w:t>
            </w:r>
          </w:p>
        </w:tc>
      </w:tr>
      <w:tr w:rsidR="00DF4DC3" w:rsidRPr="00DF4DC3" w14:paraId="1527596B" w14:textId="77777777" w:rsidTr="0EBC82E3">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3116C7C" w14:textId="77777777" w:rsidR="00662D20" w:rsidRPr="00DF4DC3" w:rsidRDefault="68F3197C" w:rsidP="652361BB">
            <w:pPr>
              <w:spacing w:line="0" w:lineRule="atLeast"/>
              <w:rPr>
                <w:rFonts w:cs="Times New Roman"/>
              </w:rPr>
            </w:pPr>
            <w:r w:rsidRPr="652361BB">
              <w:rPr>
                <w:rFonts w:cs="Times New Roman"/>
              </w:rPr>
              <w:t>50</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E7BA9FC" w14:textId="2596AAF0" w:rsidR="00662D20" w:rsidRPr="00DF4DC3" w:rsidRDefault="0EBC82E3" w:rsidP="652361BB">
            <w:pPr>
              <w:spacing w:line="0" w:lineRule="atLeast"/>
              <w:rPr>
                <w:rFonts w:cs="Times New Roman"/>
              </w:rPr>
            </w:pPr>
            <w:r w:rsidRPr="0EBC82E3">
              <w:rPr>
                <w:rFonts w:cs="Times New Roman"/>
              </w:rPr>
              <w:t>West Virginia</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93519B0" w14:textId="4DA5C264" w:rsidR="00662D20" w:rsidRPr="00DF4DC3" w:rsidRDefault="0EBC82E3" w:rsidP="652361BB">
            <w:pPr>
              <w:spacing w:line="0" w:lineRule="atLeast"/>
              <w:rPr>
                <w:rFonts w:cs="Times New Roman"/>
              </w:rPr>
            </w:pPr>
            <w:r w:rsidRPr="0EBC82E3">
              <w:rPr>
                <w:rFonts w:cs="Times New Roman"/>
              </w:rPr>
              <w:t>2.28</w:t>
            </w:r>
          </w:p>
        </w:tc>
      </w:tr>
      <w:tr w:rsidR="00E645A2" w:rsidRPr="00DF4DC3" w14:paraId="47B5268F" w14:textId="77777777" w:rsidTr="0EBC82E3">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19E279A" w14:textId="77777777" w:rsidR="00662D20" w:rsidRPr="00DF4DC3" w:rsidRDefault="00662D20" w:rsidP="652361BB">
            <w:pPr>
              <w:rPr>
                <w:rFonts w:eastAsia="Times New Roman" w:cs="Times New Roman"/>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B620E98" w14:textId="1CB1E756" w:rsidR="00662D20" w:rsidRPr="00DF4DC3" w:rsidRDefault="68F3197C" w:rsidP="652361BB">
            <w:pPr>
              <w:spacing w:line="0" w:lineRule="atLeast"/>
              <w:rPr>
                <w:rFonts w:cs="Times New Roman"/>
              </w:rPr>
            </w:pPr>
            <w:r w:rsidRPr="652361BB">
              <w:rPr>
                <w:rFonts w:cs="Times New Roman"/>
              </w:rPr>
              <w:t>Average</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BD6BA48" w14:textId="0C16907F" w:rsidR="00662D20" w:rsidRPr="00DF4DC3" w:rsidRDefault="29ECBE73" w:rsidP="652361BB">
            <w:pPr>
              <w:spacing w:line="0" w:lineRule="atLeast"/>
              <w:rPr>
                <w:rFonts w:cs="Times New Roman"/>
              </w:rPr>
            </w:pPr>
            <w:r w:rsidRPr="1AF91A83">
              <w:rPr>
                <w:rFonts w:cs="Times New Roman"/>
              </w:rPr>
              <w:t>1.54</w:t>
            </w:r>
          </w:p>
        </w:tc>
      </w:tr>
    </w:tbl>
    <w:p w14:paraId="0B9523F4" w14:textId="77777777" w:rsidR="00662D20" w:rsidRPr="00DF4DC3" w:rsidRDefault="00662D20" w:rsidP="00662D20">
      <w:pPr>
        <w:rPr>
          <w:rFonts w:eastAsia="Times New Roman" w:cs="Times New Roman"/>
          <w:color w:val="FF0000"/>
        </w:rPr>
      </w:pPr>
    </w:p>
    <w:p w14:paraId="7390FF9C" w14:textId="0BFBE1F8" w:rsidR="00662D20" w:rsidRPr="00E77E4F" w:rsidRDefault="00662D20" w:rsidP="00662D20">
      <w:pPr>
        <w:rPr>
          <w:rFonts w:cs="Times New Roman"/>
          <w:color w:val="000000" w:themeColor="text1"/>
        </w:rPr>
      </w:pPr>
      <w:r w:rsidRPr="00E77E4F">
        <w:rPr>
          <w:rFonts w:cs="Times New Roman"/>
          <w:color w:val="000000" w:themeColor="text1"/>
        </w:rPr>
        <w:t xml:space="preserve">Figure 12: Overall Fatality Rate per 100 </w:t>
      </w:r>
      <w:proofErr w:type="gramStart"/>
      <w:r w:rsidRPr="00E77E4F">
        <w:rPr>
          <w:rFonts w:cs="Times New Roman"/>
          <w:color w:val="000000" w:themeColor="text1"/>
        </w:rPr>
        <w:t>Million</w:t>
      </w:r>
      <w:proofErr w:type="gramEnd"/>
      <w:r w:rsidRPr="00E77E4F">
        <w:rPr>
          <w:rFonts w:cs="Times New Roman"/>
          <w:color w:val="000000" w:themeColor="text1"/>
        </w:rPr>
        <w:t xml:space="preserve"> Vehicle-Miles, 2</w:t>
      </w:r>
      <w:r w:rsidR="00E77E4F">
        <w:rPr>
          <w:rFonts w:cs="Times New Roman"/>
          <w:color w:val="000000" w:themeColor="text1"/>
        </w:rPr>
        <w:t>020</w:t>
      </w:r>
      <w:r w:rsidRPr="00E77E4F">
        <w:rPr>
          <w:rFonts w:cs="Times New Roman"/>
          <w:color w:val="000000" w:themeColor="text1"/>
        </w:rPr>
        <w:t xml:space="preserve"> (Ray will insert figure)</w:t>
      </w:r>
    </w:p>
    <w:p w14:paraId="1CAAF7D0" w14:textId="5614DF17" w:rsidR="00662D20" w:rsidRPr="00E77E4F" w:rsidRDefault="00662D20" w:rsidP="00662D20">
      <w:pPr>
        <w:spacing w:after="240"/>
        <w:rPr>
          <w:rFonts w:eastAsia="Times New Roman" w:cs="Times New Roman"/>
          <w:color w:val="000000" w:themeColor="text1"/>
        </w:rPr>
      </w:pPr>
      <w:r w:rsidRPr="00E77E4F">
        <w:rPr>
          <w:rFonts w:eastAsia="Times New Roman" w:cs="Times New Roman"/>
          <w:color w:val="000000" w:themeColor="text1"/>
        </w:rPr>
        <w:br/>
      </w:r>
      <w:r w:rsidRPr="00E77E4F">
        <w:rPr>
          <w:rFonts w:eastAsia="Times New Roman" w:cs="Times New Roman"/>
          <w:color w:val="000000" w:themeColor="text1"/>
        </w:rPr>
        <w:br/>
      </w:r>
    </w:p>
    <w:p w14:paraId="65F1AF04" w14:textId="77777777" w:rsidR="00662D20" w:rsidRPr="00E77E4F" w:rsidRDefault="00662D20" w:rsidP="00662D20">
      <w:pPr>
        <w:rPr>
          <w:rFonts w:cs="Times New Roman"/>
          <w:color w:val="000000" w:themeColor="text1"/>
        </w:rPr>
      </w:pPr>
      <w:r w:rsidRPr="00E77E4F">
        <w:rPr>
          <w:rFonts w:cs="Times New Roman"/>
          <w:b/>
          <w:bCs/>
          <w:color w:val="000000" w:themeColor="text1"/>
        </w:rPr>
        <w:t>Rural Fatality Rate </w:t>
      </w:r>
    </w:p>
    <w:p w14:paraId="03D41F19" w14:textId="77777777" w:rsidR="00662D20" w:rsidRPr="00E77E4F" w:rsidRDefault="00662D20" w:rsidP="00662D20">
      <w:pPr>
        <w:rPr>
          <w:rFonts w:eastAsia="Times New Roman" w:cs="Times New Roman"/>
          <w:color w:val="000000" w:themeColor="text1"/>
        </w:rPr>
      </w:pPr>
    </w:p>
    <w:p w14:paraId="7BB9B21C" w14:textId="3FCF99D9" w:rsidR="00662D20" w:rsidRPr="00DF4DC3" w:rsidRDefault="68F3197C" w:rsidP="00662D20">
      <w:pPr>
        <w:rPr>
          <w:rFonts w:cs="Times New Roman"/>
          <w:color w:val="FF0000"/>
        </w:rPr>
      </w:pPr>
      <w:r w:rsidRPr="652361BB">
        <w:rPr>
          <w:rFonts w:cs="Times New Roman"/>
          <w:color w:val="000000" w:themeColor="text1"/>
        </w:rPr>
        <w:lastRenderedPageBreak/>
        <w:t xml:space="preserve">The rural fatality rate measures fatalities on all rural arterials in the state. </w:t>
      </w:r>
      <w:r w:rsidRPr="652361BB">
        <w:rPr>
          <w:rFonts w:cs="Times New Roman"/>
        </w:rPr>
        <w:t xml:space="preserve">The nation’s rural highway fatality rate </w:t>
      </w:r>
      <w:r w:rsidR="023CCB89" w:rsidRPr="652361BB">
        <w:rPr>
          <w:rFonts w:cs="Times New Roman"/>
        </w:rPr>
        <w:t xml:space="preserve">increased </w:t>
      </w:r>
      <w:r w:rsidRPr="652361BB">
        <w:rPr>
          <w:rFonts w:cs="Times New Roman"/>
        </w:rPr>
        <w:t xml:space="preserve">from 1.26 in 2019 to 1.30 in 2020 (Table 18, Rural Fatality Rate per 100 </w:t>
      </w:r>
      <w:proofErr w:type="gramStart"/>
      <w:r w:rsidRPr="652361BB">
        <w:rPr>
          <w:rFonts w:cs="Times New Roman"/>
        </w:rPr>
        <w:t>Million</w:t>
      </w:r>
      <w:proofErr w:type="gramEnd"/>
      <w:r w:rsidRPr="652361BB">
        <w:rPr>
          <w:rFonts w:cs="Times New Roman"/>
        </w:rPr>
        <w:t xml:space="preserve"> Vehicle-Miles, 2020, Figure 13).</w:t>
      </w:r>
      <w:r w:rsidRPr="652361BB">
        <w:rPr>
          <w:rFonts w:cs="Times New Roman"/>
          <w:color w:val="FF0000"/>
        </w:rPr>
        <w:t xml:space="preserve"> </w:t>
      </w:r>
      <w:r w:rsidRPr="652361BB">
        <w:rPr>
          <w:rFonts w:cs="Times New Roman"/>
        </w:rPr>
        <w:t xml:space="preserve">In 2020, 5,822 rural fatalities were reported, fewer than the </w:t>
      </w:r>
      <w:r w:rsidR="44752818" w:rsidRPr="652361BB">
        <w:rPr>
          <w:rFonts w:cs="Times New Roman"/>
        </w:rPr>
        <w:t>6</w:t>
      </w:r>
      <w:r w:rsidRPr="652361BB">
        <w:rPr>
          <w:rFonts w:cs="Times New Roman"/>
        </w:rPr>
        <w:t>,273 rural fatalities reported in 2019, as rural VMT (vehicle-miles of travel) decreased to 0.45 trillion from 0.50 trillion in 2019</w:t>
      </w:r>
      <w:r w:rsidR="008D7DB1">
        <w:rPr>
          <w:rFonts w:cs="Times New Roman"/>
        </w:rPr>
        <w:t>, partly as a result of COVID-19</w:t>
      </w:r>
      <w:r w:rsidRPr="652361BB">
        <w:rPr>
          <w:rFonts w:cs="Times New Roman"/>
        </w:rPr>
        <w:t>. </w:t>
      </w:r>
    </w:p>
    <w:p w14:paraId="1DF2C693" w14:textId="77777777" w:rsidR="00662D20" w:rsidRPr="00DF4DC3" w:rsidRDefault="00662D20" w:rsidP="00662D20">
      <w:pPr>
        <w:rPr>
          <w:rFonts w:eastAsia="Times New Roman" w:cs="Times New Roman"/>
          <w:color w:val="FF0000"/>
        </w:rPr>
      </w:pPr>
    </w:p>
    <w:p w14:paraId="05B8A62F" w14:textId="6CB08C6D" w:rsidR="00662D20" w:rsidRPr="00DF4DC3" w:rsidRDefault="68F3197C" w:rsidP="652361BB">
      <w:pPr>
        <w:rPr>
          <w:rFonts w:cs="Times New Roman"/>
        </w:rPr>
      </w:pPr>
      <w:r w:rsidRPr="652361BB">
        <w:rPr>
          <w:rFonts w:cs="Times New Roman"/>
        </w:rPr>
        <w:t>For 2020, Maryland</w:t>
      </w:r>
      <w:r w:rsidR="441E7526" w:rsidRPr="652361BB">
        <w:rPr>
          <w:rFonts w:cs="Times New Roman"/>
        </w:rPr>
        <w:t xml:space="preserve"> </w:t>
      </w:r>
      <w:r w:rsidRPr="652361BB">
        <w:rPr>
          <w:rFonts w:cs="Times New Roman"/>
        </w:rPr>
        <w:t>reported the lowest rural fatality rate, 0.5</w:t>
      </w:r>
      <w:r w:rsidR="3173B7CD" w:rsidRPr="652361BB">
        <w:rPr>
          <w:rFonts w:cs="Times New Roman"/>
        </w:rPr>
        <w:t>7</w:t>
      </w:r>
      <w:r w:rsidRPr="652361BB">
        <w:rPr>
          <w:rFonts w:cs="Times New Roman"/>
        </w:rPr>
        <w:t>, while South Carolina reported the highest,</w:t>
      </w:r>
      <w:r w:rsidR="441E7526" w:rsidRPr="652361BB">
        <w:rPr>
          <w:rFonts w:cs="Times New Roman"/>
        </w:rPr>
        <w:t xml:space="preserve"> 2.92</w:t>
      </w:r>
      <w:r w:rsidRPr="652361BB">
        <w:rPr>
          <w:rFonts w:cs="Times New Roman"/>
        </w:rPr>
        <w:t>.</w:t>
      </w:r>
      <w:r w:rsidRPr="652361BB">
        <w:rPr>
          <w:rFonts w:cs="Times New Roman"/>
          <w:color w:val="FF0000"/>
        </w:rPr>
        <w:t xml:space="preserve"> </w:t>
      </w:r>
      <w:r w:rsidR="3173B7CD" w:rsidRPr="652361BB">
        <w:rPr>
          <w:rFonts w:cs="Times New Roman"/>
        </w:rPr>
        <w:t xml:space="preserve">Twenty </w:t>
      </w:r>
      <w:r w:rsidR="310F3BC7" w:rsidRPr="652361BB">
        <w:rPr>
          <w:rFonts w:cs="Times New Roman"/>
        </w:rPr>
        <w:t xml:space="preserve">states </w:t>
      </w:r>
      <w:r w:rsidRPr="652361BB">
        <w:rPr>
          <w:rFonts w:cs="Times New Roman"/>
        </w:rPr>
        <w:t>reported a</w:t>
      </w:r>
      <w:r w:rsidR="310F3BC7" w:rsidRPr="652361BB">
        <w:rPr>
          <w:rFonts w:cs="Times New Roman"/>
        </w:rPr>
        <w:t xml:space="preserve"> decrease</w:t>
      </w:r>
      <w:r w:rsidRPr="652361BB">
        <w:rPr>
          <w:rFonts w:cs="Times New Roman"/>
        </w:rPr>
        <w:t xml:space="preserve"> in their rural fatality rate compared to 2019, led by Hawaii</w:t>
      </w:r>
      <w:r w:rsidR="3173B7CD" w:rsidRPr="652361BB">
        <w:rPr>
          <w:rFonts w:cs="Times New Roman"/>
        </w:rPr>
        <w:t xml:space="preserve">, Arkansas, </w:t>
      </w:r>
      <w:r w:rsidR="310F3BC7" w:rsidRPr="652361BB">
        <w:rPr>
          <w:rFonts w:cs="Times New Roman"/>
        </w:rPr>
        <w:t>and</w:t>
      </w:r>
      <w:r w:rsidR="3173B7CD" w:rsidRPr="652361BB">
        <w:rPr>
          <w:rFonts w:cs="Times New Roman"/>
        </w:rPr>
        <w:t xml:space="preserve"> Kansas </w:t>
      </w:r>
      <w:r w:rsidR="5C5D988B" w:rsidRPr="652361BB">
        <w:rPr>
          <w:rFonts w:cs="Times New Roman"/>
        </w:rPr>
        <w:t>(</w:t>
      </w:r>
      <w:r w:rsidRPr="652361BB">
        <w:rPr>
          <w:rFonts w:cs="Times New Roman"/>
        </w:rPr>
        <w:t>which improved</w:t>
      </w:r>
      <w:r w:rsidR="27BD0026" w:rsidRPr="652361BB">
        <w:rPr>
          <w:rFonts w:cs="Times New Roman"/>
        </w:rPr>
        <w:t xml:space="preserve"> 1.97, </w:t>
      </w:r>
      <w:r w:rsidR="3173B7CD" w:rsidRPr="652361BB">
        <w:rPr>
          <w:rFonts w:cs="Times New Roman"/>
        </w:rPr>
        <w:t xml:space="preserve">1.03, </w:t>
      </w:r>
      <w:r w:rsidR="27BD0026" w:rsidRPr="652361BB">
        <w:rPr>
          <w:rFonts w:cs="Times New Roman"/>
        </w:rPr>
        <w:t xml:space="preserve">and 0.70 points </w:t>
      </w:r>
      <w:r w:rsidRPr="652361BB">
        <w:rPr>
          <w:rFonts w:cs="Times New Roman"/>
        </w:rPr>
        <w:t>respectively.</w:t>
      </w:r>
      <w:r w:rsidR="5C5D988B" w:rsidRPr="652361BB">
        <w:rPr>
          <w:rFonts w:cs="Times New Roman"/>
        </w:rPr>
        <w:t>)</w:t>
      </w:r>
      <w:r w:rsidRPr="652361BB">
        <w:rPr>
          <w:rFonts w:cs="Times New Roman"/>
        </w:rPr>
        <w:t xml:space="preserve"> Three states had rates which remained the same. </w:t>
      </w:r>
      <w:r w:rsidR="3173B7CD" w:rsidRPr="652361BB">
        <w:rPr>
          <w:rFonts w:cs="Times New Roman"/>
        </w:rPr>
        <w:t xml:space="preserve">Twenty-seven </w:t>
      </w:r>
      <w:r w:rsidR="27BD0026" w:rsidRPr="652361BB">
        <w:rPr>
          <w:rFonts w:cs="Times New Roman"/>
        </w:rPr>
        <w:t xml:space="preserve">states </w:t>
      </w:r>
      <w:r w:rsidRPr="652361BB">
        <w:rPr>
          <w:rFonts w:cs="Times New Roman"/>
        </w:rPr>
        <w:t>saw their fatality rate</w:t>
      </w:r>
      <w:r w:rsidR="3173B7CD" w:rsidRPr="652361BB">
        <w:rPr>
          <w:rFonts w:cs="Times New Roman"/>
        </w:rPr>
        <w:t xml:space="preserve"> </w:t>
      </w:r>
      <w:r w:rsidR="4E45B013" w:rsidRPr="652361BB">
        <w:rPr>
          <w:rFonts w:cs="Times New Roman"/>
        </w:rPr>
        <w:t>increase</w:t>
      </w:r>
      <w:r w:rsidR="62BA44FD" w:rsidRPr="652361BB">
        <w:rPr>
          <w:rFonts w:cs="Times New Roman"/>
        </w:rPr>
        <w:t>,</w:t>
      </w:r>
      <w:r w:rsidR="4E45B013" w:rsidRPr="652361BB">
        <w:rPr>
          <w:rFonts w:cs="Times New Roman"/>
        </w:rPr>
        <w:t xml:space="preserve"> led by Rhode Island, Connecticut, and South Carolina </w:t>
      </w:r>
      <w:r w:rsidR="5C5D988B" w:rsidRPr="652361BB">
        <w:rPr>
          <w:rFonts w:cs="Times New Roman"/>
        </w:rPr>
        <w:t>(</w:t>
      </w:r>
      <w:r w:rsidR="4E45B013" w:rsidRPr="652361BB">
        <w:rPr>
          <w:rFonts w:cs="Times New Roman"/>
        </w:rPr>
        <w:t xml:space="preserve">at 1.02, 0.79, and 0.73 </w:t>
      </w:r>
      <w:r w:rsidR="687331D0" w:rsidRPr="652361BB">
        <w:rPr>
          <w:rFonts w:cs="Times New Roman"/>
        </w:rPr>
        <w:t>points</w:t>
      </w:r>
      <w:r w:rsidR="62BA44FD" w:rsidRPr="652361BB">
        <w:rPr>
          <w:rFonts w:cs="Times New Roman"/>
        </w:rPr>
        <w:t>,</w:t>
      </w:r>
      <w:r w:rsidR="687331D0" w:rsidRPr="652361BB">
        <w:rPr>
          <w:rFonts w:cs="Times New Roman"/>
        </w:rPr>
        <w:t xml:space="preserve"> </w:t>
      </w:r>
      <w:r w:rsidR="4E45B013" w:rsidRPr="652361BB">
        <w:rPr>
          <w:rFonts w:cs="Times New Roman"/>
        </w:rPr>
        <w:t>respectively</w:t>
      </w:r>
      <w:r w:rsidR="27BD0026" w:rsidRPr="652361BB">
        <w:rPr>
          <w:rFonts w:cs="Times New Roman"/>
        </w:rPr>
        <w:t>.</w:t>
      </w:r>
      <w:r w:rsidR="5C5D988B" w:rsidRPr="652361BB">
        <w:rPr>
          <w:rFonts w:cs="Times New Roman"/>
        </w:rPr>
        <w:t>)</w:t>
      </w:r>
      <w:r w:rsidR="27BD0026" w:rsidRPr="652361BB">
        <w:rPr>
          <w:rFonts w:cs="Times New Roman"/>
        </w:rPr>
        <w:t xml:space="preserve"> </w:t>
      </w:r>
    </w:p>
    <w:p w14:paraId="17CC1612" w14:textId="77777777" w:rsidR="00662D20" w:rsidRPr="00DF4DC3" w:rsidRDefault="00662D20" w:rsidP="00662D20">
      <w:pPr>
        <w:rPr>
          <w:rFonts w:eastAsia="Times New Roman" w:cs="Times New Roman"/>
          <w:color w:val="FF0000"/>
        </w:rPr>
      </w:pPr>
    </w:p>
    <w:p w14:paraId="0B775E79" w14:textId="3003ED9F" w:rsidR="00662D20" w:rsidRPr="00DF4DC3" w:rsidRDefault="68F3197C" w:rsidP="652361BB">
      <w:pPr>
        <w:rPr>
          <w:rFonts w:cs="Times New Roman"/>
        </w:rPr>
      </w:pPr>
      <w:r w:rsidRPr="652361BB">
        <w:rPr>
          <w:rFonts w:cs="Times New Roman"/>
        </w:rPr>
        <w:t xml:space="preserve">Table 18, Fatality Rate per 100 </w:t>
      </w:r>
      <w:proofErr w:type="gramStart"/>
      <w:r w:rsidRPr="652361BB">
        <w:rPr>
          <w:rFonts w:cs="Times New Roman"/>
        </w:rPr>
        <w:t>Million</w:t>
      </w:r>
      <w:proofErr w:type="gramEnd"/>
      <w:r w:rsidRPr="652361BB">
        <w:rPr>
          <w:rFonts w:cs="Times New Roman"/>
        </w:rPr>
        <w:t xml:space="preserve"> Rural Vehicle-Miles, 2020</w:t>
      </w:r>
    </w:p>
    <w:tbl>
      <w:tblPr>
        <w:tblW w:w="0" w:type="auto"/>
        <w:tblCellMar>
          <w:top w:w="15" w:type="dxa"/>
          <w:left w:w="15" w:type="dxa"/>
          <w:bottom w:w="15" w:type="dxa"/>
          <w:right w:w="15" w:type="dxa"/>
        </w:tblCellMar>
        <w:tblLook w:val="04A0" w:firstRow="1" w:lastRow="0" w:firstColumn="1" w:lastColumn="0" w:noHBand="0" w:noVBand="1"/>
      </w:tblPr>
      <w:tblGrid>
        <w:gridCol w:w="1327"/>
        <w:gridCol w:w="1869"/>
        <w:gridCol w:w="2942"/>
      </w:tblGrid>
      <w:tr w:rsidR="00DF4DC3" w:rsidRPr="00DF4DC3" w14:paraId="7E0F3086" w14:textId="77777777" w:rsidTr="16D0B965">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D7008B1" w14:textId="240FECD9" w:rsidR="00662D20" w:rsidRPr="00DF4DC3" w:rsidRDefault="68F3197C" w:rsidP="652361BB">
            <w:pPr>
              <w:spacing w:line="0" w:lineRule="atLeast"/>
              <w:rPr>
                <w:rFonts w:cs="Times New Roman"/>
              </w:rPr>
            </w:pPr>
            <w:r w:rsidRPr="652361BB">
              <w:rPr>
                <w:rFonts w:cs="Times New Roman"/>
              </w:rPr>
              <w:t>2020 Rank</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E0A6C1B" w14:textId="77777777" w:rsidR="00662D20" w:rsidRPr="00DF4DC3" w:rsidRDefault="68F3197C" w:rsidP="652361BB">
            <w:pPr>
              <w:spacing w:line="0" w:lineRule="atLeast"/>
              <w:rPr>
                <w:rFonts w:cs="Times New Roman"/>
              </w:rPr>
            </w:pPr>
            <w:r w:rsidRPr="652361BB">
              <w:rPr>
                <w:rFonts w:cs="Times New Roman"/>
              </w:rPr>
              <w:t>State </w:t>
            </w:r>
          </w:p>
        </w:tc>
        <w:tc>
          <w:tcPr>
            <w:tcW w:w="294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0E220C1" w14:textId="499A4B44" w:rsidR="00662D20" w:rsidRPr="00DF4DC3" w:rsidRDefault="68F3197C" w:rsidP="652361BB">
            <w:pPr>
              <w:spacing w:line="0" w:lineRule="atLeast"/>
              <w:rPr>
                <w:rFonts w:cs="Times New Roman"/>
              </w:rPr>
            </w:pPr>
            <w:r w:rsidRPr="652361BB">
              <w:rPr>
                <w:rFonts w:cs="Times New Roman"/>
              </w:rPr>
              <w:t xml:space="preserve">Fatality Rate per 100 </w:t>
            </w:r>
            <w:proofErr w:type="gramStart"/>
            <w:r w:rsidRPr="652361BB">
              <w:rPr>
                <w:rFonts w:cs="Times New Roman"/>
              </w:rPr>
              <w:t>Million</w:t>
            </w:r>
            <w:proofErr w:type="gramEnd"/>
            <w:r w:rsidRPr="652361BB">
              <w:rPr>
                <w:rFonts w:cs="Times New Roman"/>
              </w:rPr>
              <w:t xml:space="preserve"> Rural Vehicle-Miles</w:t>
            </w:r>
          </w:p>
        </w:tc>
      </w:tr>
      <w:tr w:rsidR="652361BB" w14:paraId="73E83E6F"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8901178" w14:textId="3850A744" w:rsidR="652361BB" w:rsidRDefault="652361BB" w:rsidP="652361BB">
            <w:pPr>
              <w:spacing w:line="0" w:lineRule="atLeast"/>
              <w:rPr>
                <w:rFonts w:cs="Times New Roman"/>
              </w:rPr>
            </w:pPr>
            <w:r w:rsidRPr="652361BB">
              <w:rPr>
                <w:rFonts w:cs="Times New Roman"/>
              </w:rPr>
              <w:t>1</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5E54D19" w14:textId="0098EBEB" w:rsidR="00300B64" w:rsidRDefault="00300B64" w:rsidP="652361BB">
            <w:pPr>
              <w:spacing w:line="0" w:lineRule="atLeast"/>
              <w:rPr>
                <w:rFonts w:cs="Times New Roman"/>
              </w:rPr>
            </w:pPr>
            <w:r w:rsidRPr="652361BB">
              <w:rPr>
                <w:rFonts w:cs="Times New Roman"/>
              </w:rPr>
              <w:t xml:space="preserve">Maryland </w:t>
            </w:r>
          </w:p>
        </w:tc>
        <w:tc>
          <w:tcPr>
            <w:tcW w:w="294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9C245F8" w14:textId="53C118EB" w:rsidR="68F3197C" w:rsidRDefault="68F3197C" w:rsidP="652361BB">
            <w:pPr>
              <w:spacing w:line="0" w:lineRule="atLeast"/>
              <w:rPr>
                <w:rFonts w:cs="Times New Roman"/>
              </w:rPr>
            </w:pPr>
            <w:r w:rsidRPr="652361BB">
              <w:rPr>
                <w:rFonts w:cs="Times New Roman"/>
              </w:rPr>
              <w:t>0.</w:t>
            </w:r>
            <w:r w:rsidR="00300B64" w:rsidRPr="652361BB">
              <w:rPr>
                <w:rFonts w:cs="Times New Roman"/>
              </w:rPr>
              <w:t>57</w:t>
            </w:r>
          </w:p>
        </w:tc>
      </w:tr>
      <w:tr w:rsidR="652361BB" w14:paraId="0DBE9A97"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1886426F" w14:textId="78019D63" w:rsidR="652361BB" w:rsidRDefault="652361BB" w:rsidP="652361BB">
            <w:pPr>
              <w:spacing w:line="0" w:lineRule="atLeast"/>
              <w:rPr>
                <w:rFonts w:cs="Times New Roman"/>
              </w:rPr>
            </w:pPr>
            <w:r w:rsidRPr="652361BB">
              <w:rPr>
                <w:rFonts w:cs="Times New Roman"/>
              </w:rPr>
              <w:t>2</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70EA30D" w14:textId="18A2B8D1" w:rsidR="68F3197C" w:rsidRDefault="68F3197C" w:rsidP="652361BB">
            <w:pPr>
              <w:spacing w:line="0" w:lineRule="atLeast"/>
              <w:rPr>
                <w:rFonts w:cs="Times New Roman"/>
              </w:rPr>
            </w:pPr>
            <w:r w:rsidRPr="652361BB">
              <w:rPr>
                <w:rFonts w:cs="Times New Roman"/>
              </w:rPr>
              <w:t>M</w:t>
            </w:r>
            <w:r w:rsidR="00300B64" w:rsidRPr="652361BB">
              <w:rPr>
                <w:rFonts w:cs="Times New Roman"/>
              </w:rPr>
              <w:t>innesota</w:t>
            </w:r>
            <w:r w:rsidR="125B6A4C" w:rsidRPr="652361BB">
              <w:rPr>
                <w:rFonts w:cs="Times New Roman"/>
              </w:rPr>
              <w:t xml:space="preserve"> </w:t>
            </w:r>
          </w:p>
        </w:tc>
        <w:tc>
          <w:tcPr>
            <w:tcW w:w="294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E6D2168" w14:textId="288B4098" w:rsidR="68F3197C" w:rsidRDefault="68F3197C" w:rsidP="652361BB">
            <w:pPr>
              <w:spacing w:line="0" w:lineRule="atLeast"/>
              <w:rPr>
                <w:rFonts w:cs="Times New Roman"/>
              </w:rPr>
            </w:pPr>
            <w:r w:rsidRPr="652361BB">
              <w:rPr>
                <w:rFonts w:cs="Times New Roman"/>
              </w:rPr>
              <w:t>0.</w:t>
            </w:r>
            <w:r w:rsidR="125B6A4C" w:rsidRPr="652361BB">
              <w:rPr>
                <w:rFonts w:cs="Times New Roman"/>
              </w:rPr>
              <w:t>69</w:t>
            </w:r>
          </w:p>
        </w:tc>
      </w:tr>
      <w:tr w:rsidR="652361BB" w14:paraId="58C4AECC"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10FBE697" w14:textId="1BF55515" w:rsidR="652361BB" w:rsidRDefault="652361BB" w:rsidP="652361BB">
            <w:pPr>
              <w:spacing w:line="0" w:lineRule="atLeast"/>
              <w:rPr>
                <w:rFonts w:cs="Times New Roman"/>
              </w:rPr>
            </w:pPr>
            <w:r w:rsidRPr="652361BB">
              <w:rPr>
                <w:rFonts w:cs="Times New Roman"/>
              </w:rPr>
              <w:t>3</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4F1E2E5" w14:textId="4031D743" w:rsidR="510EB039" w:rsidRDefault="510EB039" w:rsidP="652361BB">
            <w:pPr>
              <w:spacing w:line="0" w:lineRule="atLeast"/>
              <w:rPr>
                <w:rFonts w:cs="Times New Roman"/>
              </w:rPr>
            </w:pPr>
            <w:r w:rsidRPr="652361BB">
              <w:rPr>
                <w:rFonts w:cs="Times New Roman"/>
              </w:rPr>
              <w:t>N</w:t>
            </w:r>
            <w:r w:rsidR="00300B64" w:rsidRPr="652361BB">
              <w:rPr>
                <w:rFonts w:cs="Times New Roman"/>
              </w:rPr>
              <w:t xml:space="preserve">ew Hampshire </w:t>
            </w:r>
          </w:p>
        </w:tc>
        <w:tc>
          <w:tcPr>
            <w:tcW w:w="294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B21B3B7" w14:textId="5F5A0407" w:rsidR="652361BB" w:rsidRDefault="652361BB" w:rsidP="652361BB">
            <w:pPr>
              <w:spacing w:line="0" w:lineRule="atLeast"/>
              <w:rPr>
                <w:rFonts w:cs="Times New Roman"/>
              </w:rPr>
            </w:pPr>
            <w:r w:rsidRPr="652361BB">
              <w:rPr>
                <w:rFonts w:cs="Times New Roman"/>
              </w:rPr>
              <w:t>0.77</w:t>
            </w:r>
          </w:p>
        </w:tc>
      </w:tr>
      <w:tr w:rsidR="652361BB" w14:paraId="71FC72D3"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E8BD201" w14:textId="3726F079" w:rsidR="652361BB" w:rsidRDefault="652361BB" w:rsidP="652361BB">
            <w:pPr>
              <w:spacing w:line="0" w:lineRule="atLeast"/>
              <w:rPr>
                <w:rFonts w:cs="Times New Roman"/>
              </w:rPr>
            </w:pPr>
            <w:r w:rsidRPr="652361BB">
              <w:rPr>
                <w:rFonts w:cs="Times New Roman"/>
              </w:rPr>
              <w:t>4</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18BF140A" w14:textId="6A7931D2" w:rsidR="00300B64" w:rsidRDefault="00300B64" w:rsidP="652361BB">
            <w:pPr>
              <w:spacing w:line="0" w:lineRule="atLeast"/>
              <w:rPr>
                <w:rFonts w:cs="Times New Roman"/>
              </w:rPr>
            </w:pPr>
            <w:r w:rsidRPr="652361BB">
              <w:rPr>
                <w:rFonts w:cs="Times New Roman"/>
              </w:rPr>
              <w:t xml:space="preserve">Washington </w:t>
            </w:r>
          </w:p>
        </w:tc>
        <w:tc>
          <w:tcPr>
            <w:tcW w:w="294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7350DC9" w14:textId="3B0317F5" w:rsidR="652361BB" w:rsidRDefault="652361BB" w:rsidP="652361BB">
            <w:pPr>
              <w:spacing w:line="0" w:lineRule="atLeast"/>
              <w:rPr>
                <w:rFonts w:cs="Times New Roman"/>
              </w:rPr>
            </w:pPr>
            <w:r w:rsidRPr="652361BB">
              <w:rPr>
                <w:rFonts w:cs="Times New Roman"/>
              </w:rPr>
              <w:t>0.81</w:t>
            </w:r>
          </w:p>
        </w:tc>
      </w:tr>
      <w:tr w:rsidR="652361BB" w14:paraId="450AF7F4"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7C4EC43" w14:textId="6B6E21F4" w:rsidR="652361BB" w:rsidRDefault="652361BB" w:rsidP="652361BB">
            <w:pPr>
              <w:spacing w:line="0" w:lineRule="atLeast"/>
              <w:rPr>
                <w:rFonts w:cs="Times New Roman"/>
              </w:rPr>
            </w:pPr>
            <w:r w:rsidRPr="652361BB">
              <w:rPr>
                <w:rFonts w:cs="Times New Roman"/>
              </w:rPr>
              <w:t>5</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18B73B79" w14:textId="22A71DC6" w:rsidR="00300B64" w:rsidRDefault="00300B64" w:rsidP="652361BB">
            <w:pPr>
              <w:spacing w:line="0" w:lineRule="atLeast"/>
              <w:rPr>
                <w:rFonts w:cs="Times New Roman"/>
              </w:rPr>
            </w:pPr>
            <w:r w:rsidRPr="652361BB">
              <w:rPr>
                <w:rFonts w:cs="Times New Roman"/>
              </w:rPr>
              <w:t xml:space="preserve">Michigan </w:t>
            </w:r>
          </w:p>
        </w:tc>
        <w:tc>
          <w:tcPr>
            <w:tcW w:w="294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1D0E1707" w14:textId="167FF13D" w:rsidR="68F3197C" w:rsidRDefault="68F3197C" w:rsidP="652361BB">
            <w:pPr>
              <w:spacing w:line="0" w:lineRule="atLeast"/>
              <w:rPr>
                <w:rFonts w:cs="Times New Roman"/>
              </w:rPr>
            </w:pPr>
            <w:r w:rsidRPr="652361BB">
              <w:rPr>
                <w:rFonts w:cs="Times New Roman"/>
              </w:rPr>
              <w:t>0.82</w:t>
            </w:r>
          </w:p>
        </w:tc>
      </w:tr>
      <w:tr w:rsidR="652361BB" w14:paraId="385C1079"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16DFED81" w14:textId="4AA7A342" w:rsidR="652361BB" w:rsidRDefault="652361BB" w:rsidP="652361BB">
            <w:pPr>
              <w:spacing w:line="0" w:lineRule="atLeast"/>
              <w:rPr>
                <w:rFonts w:cs="Times New Roman"/>
              </w:rPr>
            </w:pPr>
            <w:r w:rsidRPr="652361BB">
              <w:rPr>
                <w:rFonts w:cs="Times New Roman"/>
              </w:rPr>
              <w:t>6</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F65E0B9" w14:textId="5771B572" w:rsidR="125B6A4C" w:rsidRDefault="125B6A4C" w:rsidP="652361BB">
            <w:pPr>
              <w:spacing w:line="0" w:lineRule="atLeast"/>
              <w:rPr>
                <w:rFonts w:cs="Times New Roman"/>
              </w:rPr>
            </w:pPr>
            <w:r w:rsidRPr="652361BB">
              <w:rPr>
                <w:rFonts w:cs="Times New Roman"/>
              </w:rPr>
              <w:t xml:space="preserve">Vermont </w:t>
            </w:r>
          </w:p>
        </w:tc>
        <w:tc>
          <w:tcPr>
            <w:tcW w:w="294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57CCDE2" w14:textId="6CF6DF4B" w:rsidR="68F3197C" w:rsidRDefault="68F3197C" w:rsidP="652361BB">
            <w:pPr>
              <w:spacing w:line="0" w:lineRule="atLeast"/>
              <w:rPr>
                <w:rFonts w:cs="Times New Roman"/>
              </w:rPr>
            </w:pPr>
            <w:r w:rsidRPr="652361BB">
              <w:rPr>
                <w:rFonts w:cs="Times New Roman"/>
              </w:rPr>
              <w:t>0.82</w:t>
            </w:r>
          </w:p>
        </w:tc>
      </w:tr>
      <w:tr w:rsidR="652361BB" w14:paraId="5C6B570F"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C498992" w14:textId="1897209F" w:rsidR="652361BB" w:rsidRDefault="652361BB" w:rsidP="652361BB">
            <w:pPr>
              <w:spacing w:line="0" w:lineRule="atLeast"/>
              <w:rPr>
                <w:rFonts w:cs="Times New Roman"/>
              </w:rPr>
            </w:pPr>
            <w:r w:rsidRPr="652361BB">
              <w:rPr>
                <w:rFonts w:cs="Times New Roman"/>
              </w:rPr>
              <w:t>7</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5AFAA55" w14:textId="775B30AE" w:rsidR="00300B64" w:rsidRDefault="16D0B965" w:rsidP="652361BB">
            <w:pPr>
              <w:spacing w:line="0" w:lineRule="atLeast"/>
              <w:rPr>
                <w:rFonts w:cs="Times New Roman"/>
              </w:rPr>
            </w:pPr>
            <w:r w:rsidRPr="16D0B965">
              <w:rPr>
                <w:rFonts w:cs="Times New Roman"/>
              </w:rPr>
              <w:t>New York</w:t>
            </w:r>
          </w:p>
        </w:tc>
        <w:tc>
          <w:tcPr>
            <w:tcW w:w="294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CDDE20B" w14:textId="2E2CC925" w:rsidR="68F3197C" w:rsidRDefault="68F3197C" w:rsidP="652361BB">
            <w:pPr>
              <w:spacing w:line="0" w:lineRule="atLeast"/>
              <w:rPr>
                <w:rFonts w:cs="Times New Roman"/>
              </w:rPr>
            </w:pPr>
            <w:r w:rsidRPr="652361BB">
              <w:rPr>
                <w:rFonts w:cs="Times New Roman"/>
              </w:rPr>
              <w:t>0.83</w:t>
            </w:r>
          </w:p>
        </w:tc>
      </w:tr>
      <w:tr w:rsidR="652361BB" w14:paraId="14D162E1"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EB35657" w14:textId="667A76B9" w:rsidR="652361BB" w:rsidRDefault="16D0B965" w:rsidP="652361BB">
            <w:pPr>
              <w:spacing w:line="0" w:lineRule="atLeast"/>
              <w:rPr>
                <w:rFonts w:cs="Times New Roman"/>
              </w:rPr>
            </w:pPr>
            <w:r w:rsidRPr="16D0B965">
              <w:rPr>
                <w:rFonts w:cs="Times New Roman"/>
              </w:rPr>
              <w:t>8</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9E8D7BB" w14:textId="1F6CD8D0" w:rsidR="00300B64" w:rsidRDefault="16D0B965" w:rsidP="652361BB">
            <w:pPr>
              <w:spacing w:line="0" w:lineRule="atLeast"/>
              <w:rPr>
                <w:rFonts w:cs="Times New Roman"/>
              </w:rPr>
            </w:pPr>
            <w:r w:rsidRPr="16D0B965">
              <w:rPr>
                <w:rFonts w:cs="Times New Roman"/>
              </w:rPr>
              <w:t>Maine</w:t>
            </w:r>
          </w:p>
        </w:tc>
        <w:tc>
          <w:tcPr>
            <w:tcW w:w="294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EBFEBB7" w14:textId="0A34C8D1" w:rsidR="68F3197C" w:rsidRDefault="68F3197C" w:rsidP="652361BB">
            <w:pPr>
              <w:spacing w:line="0" w:lineRule="atLeast"/>
              <w:rPr>
                <w:rFonts w:cs="Times New Roman"/>
              </w:rPr>
            </w:pPr>
            <w:r w:rsidRPr="652361BB">
              <w:rPr>
                <w:rFonts w:cs="Times New Roman"/>
              </w:rPr>
              <w:t>0.83</w:t>
            </w:r>
          </w:p>
        </w:tc>
      </w:tr>
      <w:tr w:rsidR="652361BB" w14:paraId="6303FE74"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2762961" w14:textId="7DD1C785" w:rsidR="652361BB" w:rsidRDefault="16D0B965" w:rsidP="652361BB">
            <w:pPr>
              <w:spacing w:line="0" w:lineRule="atLeast"/>
              <w:rPr>
                <w:rFonts w:cs="Times New Roman"/>
              </w:rPr>
            </w:pPr>
            <w:r w:rsidRPr="16D0B965">
              <w:rPr>
                <w:rFonts w:cs="Times New Roman"/>
              </w:rPr>
              <w:t>9</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C647185" w14:textId="61A7F5F5" w:rsidR="510EB039" w:rsidRDefault="16D0B965" w:rsidP="652361BB">
            <w:pPr>
              <w:spacing w:line="0" w:lineRule="atLeast"/>
              <w:rPr>
                <w:rFonts w:cs="Times New Roman"/>
              </w:rPr>
            </w:pPr>
            <w:r w:rsidRPr="16D0B965">
              <w:rPr>
                <w:rFonts w:cs="Times New Roman"/>
              </w:rPr>
              <w:t>Pennsylvania</w:t>
            </w:r>
          </w:p>
        </w:tc>
        <w:tc>
          <w:tcPr>
            <w:tcW w:w="294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36E7834" w14:textId="3CB2000A" w:rsidR="00300B64" w:rsidRDefault="36C67CB4" w:rsidP="652361BB">
            <w:pPr>
              <w:spacing w:line="0" w:lineRule="atLeast"/>
              <w:rPr>
                <w:rFonts w:cs="Times New Roman"/>
              </w:rPr>
            </w:pPr>
            <w:r w:rsidRPr="16D0B965">
              <w:rPr>
                <w:rFonts w:cs="Times New Roman"/>
              </w:rPr>
              <w:t>0.83</w:t>
            </w:r>
          </w:p>
        </w:tc>
      </w:tr>
      <w:tr w:rsidR="652361BB" w14:paraId="3F28F966"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9575259" w14:textId="0905C3D6" w:rsidR="652361BB" w:rsidRDefault="652361BB" w:rsidP="652361BB">
            <w:pPr>
              <w:spacing w:line="0" w:lineRule="atLeast"/>
              <w:rPr>
                <w:rFonts w:cs="Times New Roman"/>
              </w:rPr>
            </w:pPr>
            <w:r w:rsidRPr="652361BB">
              <w:rPr>
                <w:rFonts w:cs="Times New Roman"/>
              </w:rPr>
              <w:t>10</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4876EF9" w14:textId="5EE7B8AF" w:rsidR="00300B64" w:rsidRDefault="00300B64" w:rsidP="652361BB">
            <w:pPr>
              <w:spacing w:line="0" w:lineRule="atLeast"/>
              <w:rPr>
                <w:rFonts w:cs="Times New Roman"/>
              </w:rPr>
            </w:pPr>
            <w:r w:rsidRPr="652361BB">
              <w:rPr>
                <w:rFonts w:cs="Times New Roman"/>
              </w:rPr>
              <w:t>Iowa</w:t>
            </w:r>
          </w:p>
        </w:tc>
        <w:tc>
          <w:tcPr>
            <w:tcW w:w="294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478512C" w14:textId="7DA14632" w:rsidR="68F3197C" w:rsidRDefault="68F3197C" w:rsidP="652361BB">
            <w:pPr>
              <w:spacing w:line="0" w:lineRule="atLeast"/>
              <w:rPr>
                <w:rFonts w:cs="Times New Roman"/>
              </w:rPr>
            </w:pPr>
            <w:r w:rsidRPr="652361BB">
              <w:rPr>
                <w:rFonts w:cs="Times New Roman"/>
              </w:rPr>
              <w:t>0.</w:t>
            </w:r>
            <w:r w:rsidR="00300B64" w:rsidRPr="652361BB">
              <w:rPr>
                <w:rFonts w:cs="Times New Roman"/>
              </w:rPr>
              <w:t>84</w:t>
            </w:r>
          </w:p>
        </w:tc>
      </w:tr>
      <w:tr w:rsidR="652361BB" w14:paraId="31DC9457"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74015B8" w14:textId="36A08546" w:rsidR="68F3197C" w:rsidRDefault="68F3197C" w:rsidP="652361BB">
            <w:pPr>
              <w:spacing w:line="0" w:lineRule="atLeast"/>
              <w:rPr>
                <w:rFonts w:cs="Times New Roman"/>
              </w:rPr>
            </w:pPr>
            <w:r w:rsidRPr="652361BB">
              <w:rPr>
                <w:rFonts w:cs="Times New Roman"/>
              </w:rPr>
              <w:t>1</w:t>
            </w:r>
            <w:r w:rsidR="125B6A4C" w:rsidRPr="652361BB">
              <w:rPr>
                <w:rFonts w:cs="Times New Roman"/>
              </w:rPr>
              <w:t>1</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32A298B" w14:textId="11E86202" w:rsidR="00300B64" w:rsidRDefault="00300B64" w:rsidP="652361BB">
            <w:pPr>
              <w:spacing w:line="0" w:lineRule="atLeast"/>
              <w:rPr>
                <w:rFonts w:cs="Times New Roman"/>
              </w:rPr>
            </w:pPr>
            <w:r w:rsidRPr="652361BB">
              <w:rPr>
                <w:rFonts w:cs="Times New Roman"/>
              </w:rPr>
              <w:t xml:space="preserve">Ohio </w:t>
            </w:r>
          </w:p>
        </w:tc>
        <w:tc>
          <w:tcPr>
            <w:tcW w:w="294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C7865B9" w14:textId="058B363C" w:rsidR="68F3197C" w:rsidRDefault="68F3197C" w:rsidP="652361BB">
            <w:pPr>
              <w:spacing w:line="0" w:lineRule="atLeast"/>
              <w:rPr>
                <w:rFonts w:cs="Times New Roman"/>
              </w:rPr>
            </w:pPr>
            <w:r w:rsidRPr="652361BB">
              <w:rPr>
                <w:rFonts w:cs="Times New Roman"/>
              </w:rPr>
              <w:t>0.85</w:t>
            </w:r>
          </w:p>
        </w:tc>
      </w:tr>
      <w:tr w:rsidR="652361BB" w14:paraId="742EFF6C"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14BABFC1" w14:textId="539EAD91" w:rsidR="68F3197C" w:rsidRDefault="68F3197C" w:rsidP="652361BB">
            <w:pPr>
              <w:spacing w:line="0" w:lineRule="atLeast"/>
              <w:rPr>
                <w:rFonts w:cs="Times New Roman"/>
              </w:rPr>
            </w:pPr>
            <w:r w:rsidRPr="652361BB">
              <w:rPr>
                <w:rFonts w:cs="Times New Roman"/>
              </w:rPr>
              <w:t>12</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5408738" w14:textId="6210169A" w:rsidR="00300B64" w:rsidRDefault="00300B64" w:rsidP="652361BB">
            <w:pPr>
              <w:spacing w:line="0" w:lineRule="atLeast"/>
              <w:rPr>
                <w:rFonts w:cs="Times New Roman"/>
              </w:rPr>
            </w:pPr>
            <w:r w:rsidRPr="652361BB">
              <w:rPr>
                <w:rFonts w:cs="Times New Roman"/>
              </w:rPr>
              <w:t>Wisconsin</w:t>
            </w:r>
          </w:p>
        </w:tc>
        <w:tc>
          <w:tcPr>
            <w:tcW w:w="294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B1F0BED" w14:textId="0FCF4D84" w:rsidR="125B6A4C" w:rsidRDefault="125B6A4C" w:rsidP="652361BB">
            <w:pPr>
              <w:spacing w:line="0" w:lineRule="atLeast"/>
              <w:rPr>
                <w:rFonts w:cs="Times New Roman"/>
              </w:rPr>
            </w:pPr>
            <w:r w:rsidRPr="652361BB">
              <w:rPr>
                <w:rFonts w:cs="Times New Roman"/>
              </w:rPr>
              <w:t>0.</w:t>
            </w:r>
            <w:r w:rsidR="00300B64" w:rsidRPr="652361BB">
              <w:rPr>
                <w:rFonts w:cs="Times New Roman"/>
              </w:rPr>
              <w:t>89</w:t>
            </w:r>
          </w:p>
        </w:tc>
      </w:tr>
      <w:tr w:rsidR="652361BB" w14:paraId="62825699"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F151DC6" w14:textId="51946E35" w:rsidR="652361BB" w:rsidRDefault="652361BB" w:rsidP="652361BB">
            <w:pPr>
              <w:spacing w:line="0" w:lineRule="atLeast"/>
              <w:rPr>
                <w:rFonts w:cs="Times New Roman"/>
              </w:rPr>
            </w:pPr>
            <w:r w:rsidRPr="652361BB">
              <w:rPr>
                <w:rFonts w:cs="Times New Roman"/>
              </w:rPr>
              <w:t>13</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EA803C0" w14:textId="29DDACED" w:rsidR="00300B64" w:rsidRDefault="00300B64" w:rsidP="652361BB">
            <w:pPr>
              <w:spacing w:line="0" w:lineRule="atLeast"/>
              <w:rPr>
                <w:rFonts w:cs="Times New Roman"/>
              </w:rPr>
            </w:pPr>
            <w:r w:rsidRPr="652361BB">
              <w:rPr>
                <w:rFonts w:cs="Times New Roman"/>
              </w:rPr>
              <w:t>New Jersey</w:t>
            </w:r>
          </w:p>
        </w:tc>
        <w:tc>
          <w:tcPr>
            <w:tcW w:w="294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E04D7B2" w14:textId="4EC67C46" w:rsidR="68F3197C" w:rsidRDefault="68F3197C" w:rsidP="652361BB">
            <w:pPr>
              <w:spacing w:line="0" w:lineRule="atLeast"/>
              <w:rPr>
                <w:rFonts w:cs="Times New Roman"/>
              </w:rPr>
            </w:pPr>
            <w:r w:rsidRPr="652361BB">
              <w:rPr>
                <w:rFonts w:cs="Times New Roman"/>
              </w:rPr>
              <w:t>0.90</w:t>
            </w:r>
          </w:p>
        </w:tc>
      </w:tr>
      <w:tr w:rsidR="652361BB" w14:paraId="395DE038"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BFFFCBD" w14:textId="220F1277" w:rsidR="68F3197C" w:rsidRDefault="68F3197C" w:rsidP="652361BB">
            <w:pPr>
              <w:spacing w:line="0" w:lineRule="atLeast"/>
              <w:rPr>
                <w:rFonts w:cs="Times New Roman"/>
              </w:rPr>
            </w:pPr>
            <w:r w:rsidRPr="652361BB">
              <w:rPr>
                <w:rFonts w:cs="Times New Roman"/>
              </w:rPr>
              <w:t>14</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FD3D073" w14:textId="6775F9FF" w:rsidR="00300B64" w:rsidRDefault="00300B64" w:rsidP="652361BB">
            <w:pPr>
              <w:spacing w:line="0" w:lineRule="atLeast"/>
              <w:rPr>
                <w:rFonts w:cs="Times New Roman"/>
              </w:rPr>
            </w:pPr>
            <w:r w:rsidRPr="652361BB">
              <w:rPr>
                <w:rFonts w:cs="Times New Roman"/>
              </w:rPr>
              <w:t xml:space="preserve">Illinois </w:t>
            </w:r>
          </w:p>
        </w:tc>
        <w:tc>
          <w:tcPr>
            <w:tcW w:w="294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127F4C4" w14:textId="265B677B" w:rsidR="68F3197C" w:rsidRDefault="68F3197C" w:rsidP="652361BB">
            <w:pPr>
              <w:spacing w:line="0" w:lineRule="atLeast"/>
              <w:rPr>
                <w:rFonts w:cs="Times New Roman"/>
              </w:rPr>
            </w:pPr>
            <w:r w:rsidRPr="652361BB">
              <w:rPr>
                <w:rFonts w:cs="Times New Roman"/>
              </w:rPr>
              <w:t>0.92</w:t>
            </w:r>
          </w:p>
        </w:tc>
      </w:tr>
      <w:tr w:rsidR="652361BB" w14:paraId="6017956B"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4486AF2" w14:textId="1E29D9E5" w:rsidR="652361BB" w:rsidRDefault="652361BB" w:rsidP="652361BB">
            <w:pPr>
              <w:spacing w:line="0" w:lineRule="atLeast"/>
              <w:rPr>
                <w:rFonts w:cs="Times New Roman"/>
              </w:rPr>
            </w:pPr>
            <w:r w:rsidRPr="652361BB">
              <w:rPr>
                <w:rFonts w:cs="Times New Roman"/>
              </w:rPr>
              <w:t>15</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A4F0D63" w14:textId="7BD3AC00" w:rsidR="00300B64" w:rsidRDefault="00300B64" w:rsidP="652361BB">
            <w:pPr>
              <w:spacing w:line="0" w:lineRule="atLeast"/>
              <w:rPr>
                <w:rFonts w:cs="Times New Roman"/>
              </w:rPr>
            </w:pPr>
            <w:r w:rsidRPr="652361BB">
              <w:rPr>
                <w:rFonts w:cs="Times New Roman"/>
              </w:rPr>
              <w:t>Massachusetts</w:t>
            </w:r>
          </w:p>
        </w:tc>
        <w:tc>
          <w:tcPr>
            <w:tcW w:w="294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385BEF8" w14:textId="7FC1785C" w:rsidR="68F3197C" w:rsidRDefault="68F3197C" w:rsidP="652361BB">
            <w:pPr>
              <w:spacing w:line="0" w:lineRule="atLeast"/>
              <w:rPr>
                <w:rFonts w:cs="Times New Roman"/>
              </w:rPr>
            </w:pPr>
            <w:r w:rsidRPr="652361BB">
              <w:rPr>
                <w:rFonts w:cs="Times New Roman"/>
              </w:rPr>
              <w:t>0.95</w:t>
            </w:r>
          </w:p>
        </w:tc>
      </w:tr>
      <w:tr w:rsidR="652361BB" w14:paraId="7A9825A0"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1C51AA6" w14:textId="1823B855" w:rsidR="652361BB" w:rsidRDefault="652361BB" w:rsidP="652361BB">
            <w:pPr>
              <w:spacing w:line="0" w:lineRule="atLeast"/>
              <w:rPr>
                <w:rFonts w:cs="Times New Roman"/>
              </w:rPr>
            </w:pPr>
            <w:r w:rsidRPr="652361BB">
              <w:rPr>
                <w:rFonts w:cs="Times New Roman"/>
              </w:rPr>
              <w:t>16</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9934C45" w14:textId="7096FED2" w:rsidR="00300B64" w:rsidRDefault="00300B64" w:rsidP="652361BB">
            <w:pPr>
              <w:spacing w:line="0" w:lineRule="atLeast"/>
              <w:rPr>
                <w:rFonts w:cs="Times New Roman"/>
              </w:rPr>
            </w:pPr>
            <w:r w:rsidRPr="652361BB">
              <w:rPr>
                <w:rFonts w:cs="Times New Roman"/>
              </w:rPr>
              <w:t xml:space="preserve">Utah </w:t>
            </w:r>
          </w:p>
        </w:tc>
        <w:tc>
          <w:tcPr>
            <w:tcW w:w="294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A46D027" w14:textId="51DCEC44" w:rsidR="652361BB" w:rsidRDefault="652361BB" w:rsidP="652361BB">
            <w:pPr>
              <w:spacing w:line="0" w:lineRule="atLeast"/>
              <w:rPr>
                <w:rFonts w:cs="Times New Roman"/>
              </w:rPr>
            </w:pPr>
            <w:r w:rsidRPr="652361BB">
              <w:rPr>
                <w:rFonts w:cs="Times New Roman"/>
              </w:rPr>
              <w:t>0.98</w:t>
            </w:r>
          </w:p>
        </w:tc>
      </w:tr>
      <w:tr w:rsidR="652361BB" w14:paraId="266267F3"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A3490C6" w14:textId="48D8AA1C" w:rsidR="68F3197C" w:rsidRDefault="68F3197C" w:rsidP="652361BB">
            <w:pPr>
              <w:spacing w:line="0" w:lineRule="atLeast"/>
              <w:rPr>
                <w:rFonts w:cs="Times New Roman"/>
              </w:rPr>
            </w:pPr>
            <w:r w:rsidRPr="652361BB">
              <w:rPr>
                <w:rFonts w:cs="Times New Roman"/>
              </w:rPr>
              <w:t>17</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9B79C70" w14:textId="46398373" w:rsidR="00300B64" w:rsidRDefault="00300B64" w:rsidP="652361BB">
            <w:pPr>
              <w:spacing w:line="0" w:lineRule="atLeast"/>
              <w:rPr>
                <w:rFonts w:cs="Times New Roman"/>
              </w:rPr>
            </w:pPr>
            <w:r w:rsidRPr="652361BB">
              <w:rPr>
                <w:rFonts w:cs="Times New Roman"/>
              </w:rPr>
              <w:t xml:space="preserve">Missouri </w:t>
            </w:r>
          </w:p>
        </w:tc>
        <w:tc>
          <w:tcPr>
            <w:tcW w:w="294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F3CAD79" w14:textId="3F741913" w:rsidR="68F3197C" w:rsidRDefault="68F3197C" w:rsidP="652361BB">
            <w:pPr>
              <w:spacing w:line="0" w:lineRule="atLeast"/>
              <w:rPr>
                <w:rFonts w:cs="Times New Roman"/>
              </w:rPr>
            </w:pPr>
            <w:r w:rsidRPr="652361BB">
              <w:rPr>
                <w:rFonts w:cs="Times New Roman"/>
              </w:rPr>
              <w:t>1.0</w:t>
            </w:r>
            <w:r w:rsidR="00300B64" w:rsidRPr="652361BB">
              <w:rPr>
                <w:rFonts w:cs="Times New Roman"/>
              </w:rPr>
              <w:t>2</w:t>
            </w:r>
          </w:p>
        </w:tc>
      </w:tr>
      <w:tr w:rsidR="652361BB" w14:paraId="6F9F321C"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20795F3" w14:textId="279A4071" w:rsidR="652361BB" w:rsidRDefault="652361BB" w:rsidP="652361BB">
            <w:pPr>
              <w:spacing w:line="0" w:lineRule="atLeast"/>
              <w:rPr>
                <w:rFonts w:cs="Times New Roman"/>
              </w:rPr>
            </w:pPr>
            <w:r w:rsidRPr="652361BB">
              <w:rPr>
                <w:rFonts w:cs="Times New Roman"/>
              </w:rPr>
              <w:t>18</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DB9745C" w14:textId="51481858" w:rsidR="00300B64" w:rsidRDefault="00300B64" w:rsidP="652361BB">
            <w:pPr>
              <w:spacing w:line="0" w:lineRule="atLeast"/>
              <w:rPr>
                <w:rFonts w:cs="Times New Roman"/>
              </w:rPr>
            </w:pPr>
            <w:r w:rsidRPr="652361BB">
              <w:rPr>
                <w:rFonts w:cs="Times New Roman"/>
              </w:rPr>
              <w:t>Arkansas</w:t>
            </w:r>
          </w:p>
        </w:tc>
        <w:tc>
          <w:tcPr>
            <w:tcW w:w="294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DD143B1" w14:textId="57F0FD2D" w:rsidR="652361BB" w:rsidRDefault="652361BB" w:rsidP="652361BB">
            <w:pPr>
              <w:spacing w:line="0" w:lineRule="atLeast"/>
              <w:rPr>
                <w:rFonts w:cs="Times New Roman"/>
              </w:rPr>
            </w:pPr>
            <w:r w:rsidRPr="652361BB">
              <w:rPr>
                <w:rFonts w:cs="Times New Roman"/>
              </w:rPr>
              <w:t>1.03</w:t>
            </w:r>
          </w:p>
        </w:tc>
      </w:tr>
      <w:tr w:rsidR="652361BB" w14:paraId="4BBA28C7"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0F3A001" w14:textId="0906E2C5" w:rsidR="652361BB" w:rsidRDefault="652361BB" w:rsidP="652361BB">
            <w:pPr>
              <w:spacing w:line="0" w:lineRule="atLeast"/>
              <w:rPr>
                <w:rFonts w:cs="Times New Roman"/>
              </w:rPr>
            </w:pPr>
            <w:r w:rsidRPr="652361BB">
              <w:rPr>
                <w:rFonts w:cs="Times New Roman"/>
              </w:rPr>
              <w:t>19</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1CD3537F" w14:textId="5B3C7BFA" w:rsidR="00300B64" w:rsidRDefault="00300B64" w:rsidP="652361BB">
            <w:pPr>
              <w:spacing w:line="0" w:lineRule="atLeast"/>
              <w:rPr>
                <w:rFonts w:cs="Times New Roman"/>
              </w:rPr>
            </w:pPr>
            <w:r w:rsidRPr="652361BB">
              <w:rPr>
                <w:rFonts w:cs="Times New Roman"/>
              </w:rPr>
              <w:t>North Dakota</w:t>
            </w:r>
          </w:p>
        </w:tc>
        <w:tc>
          <w:tcPr>
            <w:tcW w:w="294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2798833" w14:textId="24C2BC54" w:rsidR="652361BB" w:rsidRDefault="652361BB" w:rsidP="652361BB">
            <w:pPr>
              <w:spacing w:line="0" w:lineRule="atLeast"/>
              <w:rPr>
                <w:rFonts w:cs="Times New Roman"/>
              </w:rPr>
            </w:pPr>
            <w:r w:rsidRPr="652361BB">
              <w:rPr>
                <w:rFonts w:cs="Times New Roman"/>
              </w:rPr>
              <w:t>1.04</w:t>
            </w:r>
          </w:p>
        </w:tc>
      </w:tr>
      <w:tr w:rsidR="652361BB" w14:paraId="543AAA8E"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1CE99D3F" w14:textId="276F73B0" w:rsidR="68F3197C" w:rsidRDefault="68F3197C" w:rsidP="652361BB">
            <w:pPr>
              <w:spacing w:line="0" w:lineRule="atLeast"/>
              <w:rPr>
                <w:rFonts w:cs="Times New Roman"/>
              </w:rPr>
            </w:pPr>
            <w:r w:rsidRPr="652361BB">
              <w:rPr>
                <w:rFonts w:cs="Times New Roman"/>
              </w:rPr>
              <w:t>20</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D0C7D27" w14:textId="66937EF6" w:rsidR="00300B64" w:rsidRDefault="00300B64" w:rsidP="652361BB">
            <w:pPr>
              <w:spacing w:line="0" w:lineRule="atLeast"/>
              <w:rPr>
                <w:rFonts w:cs="Times New Roman"/>
              </w:rPr>
            </w:pPr>
            <w:r w:rsidRPr="652361BB">
              <w:rPr>
                <w:rFonts w:cs="Times New Roman"/>
              </w:rPr>
              <w:t xml:space="preserve">Louisiana </w:t>
            </w:r>
          </w:p>
        </w:tc>
        <w:tc>
          <w:tcPr>
            <w:tcW w:w="294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EC915F3" w14:textId="2670E65E" w:rsidR="68F3197C" w:rsidRDefault="68F3197C" w:rsidP="652361BB">
            <w:pPr>
              <w:spacing w:line="0" w:lineRule="atLeast"/>
              <w:rPr>
                <w:rFonts w:cs="Times New Roman"/>
              </w:rPr>
            </w:pPr>
            <w:r w:rsidRPr="652361BB">
              <w:rPr>
                <w:rFonts w:cs="Times New Roman"/>
              </w:rPr>
              <w:t>1.</w:t>
            </w:r>
            <w:r w:rsidR="00300B64" w:rsidRPr="652361BB">
              <w:rPr>
                <w:rFonts w:cs="Times New Roman"/>
              </w:rPr>
              <w:t>11</w:t>
            </w:r>
          </w:p>
        </w:tc>
      </w:tr>
      <w:tr w:rsidR="652361BB" w14:paraId="2F115F8D"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0591D20" w14:textId="560670C8" w:rsidR="652361BB" w:rsidRDefault="652361BB" w:rsidP="652361BB">
            <w:pPr>
              <w:spacing w:line="0" w:lineRule="atLeast"/>
              <w:rPr>
                <w:rFonts w:cs="Times New Roman"/>
              </w:rPr>
            </w:pPr>
            <w:r w:rsidRPr="652361BB">
              <w:rPr>
                <w:rFonts w:cs="Times New Roman"/>
              </w:rPr>
              <w:t>21</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E9F1C04" w14:textId="7285378D" w:rsidR="00300B64" w:rsidRDefault="00300B64" w:rsidP="652361BB">
            <w:pPr>
              <w:spacing w:line="0" w:lineRule="atLeast"/>
              <w:rPr>
                <w:rFonts w:cs="Times New Roman"/>
              </w:rPr>
            </w:pPr>
            <w:r w:rsidRPr="652361BB">
              <w:rPr>
                <w:rFonts w:cs="Times New Roman"/>
              </w:rPr>
              <w:t xml:space="preserve">West Virginia </w:t>
            </w:r>
          </w:p>
        </w:tc>
        <w:tc>
          <w:tcPr>
            <w:tcW w:w="294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E28F5D2" w14:textId="56EC423C" w:rsidR="68F3197C" w:rsidRDefault="68F3197C" w:rsidP="652361BB">
            <w:pPr>
              <w:spacing w:line="0" w:lineRule="atLeast"/>
              <w:rPr>
                <w:rFonts w:cs="Times New Roman"/>
              </w:rPr>
            </w:pPr>
            <w:r w:rsidRPr="652361BB">
              <w:rPr>
                <w:rFonts w:cs="Times New Roman"/>
              </w:rPr>
              <w:t>1.14</w:t>
            </w:r>
          </w:p>
        </w:tc>
      </w:tr>
      <w:tr w:rsidR="652361BB" w14:paraId="677E8500"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1031C357" w14:textId="5388D02A" w:rsidR="68F3197C" w:rsidRDefault="68F3197C" w:rsidP="652361BB">
            <w:pPr>
              <w:spacing w:line="0" w:lineRule="atLeast"/>
              <w:rPr>
                <w:rFonts w:cs="Times New Roman"/>
              </w:rPr>
            </w:pPr>
            <w:r w:rsidRPr="652361BB">
              <w:rPr>
                <w:rFonts w:cs="Times New Roman"/>
              </w:rPr>
              <w:t>22</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C5801DA" w14:textId="42B1C2CD" w:rsidR="00300B64" w:rsidRDefault="00300B64" w:rsidP="652361BB">
            <w:pPr>
              <w:spacing w:line="0" w:lineRule="atLeast"/>
              <w:rPr>
                <w:rFonts w:cs="Times New Roman"/>
              </w:rPr>
            </w:pPr>
            <w:r w:rsidRPr="652361BB">
              <w:rPr>
                <w:rFonts w:cs="Times New Roman"/>
              </w:rPr>
              <w:t xml:space="preserve">North Carolina </w:t>
            </w:r>
            <w:r w:rsidR="510EB039" w:rsidRPr="652361BB">
              <w:rPr>
                <w:rFonts w:cs="Times New Roman"/>
              </w:rPr>
              <w:t xml:space="preserve"> </w:t>
            </w:r>
          </w:p>
        </w:tc>
        <w:tc>
          <w:tcPr>
            <w:tcW w:w="294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C08B793" w14:textId="4C2C17EE" w:rsidR="68F3197C" w:rsidRDefault="68F3197C" w:rsidP="652361BB">
            <w:pPr>
              <w:spacing w:line="0" w:lineRule="atLeast"/>
              <w:rPr>
                <w:rFonts w:cs="Times New Roman"/>
              </w:rPr>
            </w:pPr>
            <w:r w:rsidRPr="652361BB">
              <w:rPr>
                <w:rFonts w:cs="Times New Roman"/>
              </w:rPr>
              <w:t>1.</w:t>
            </w:r>
            <w:r w:rsidR="00300B64" w:rsidRPr="652361BB">
              <w:rPr>
                <w:rFonts w:cs="Times New Roman"/>
              </w:rPr>
              <w:t>16</w:t>
            </w:r>
          </w:p>
        </w:tc>
      </w:tr>
      <w:tr w:rsidR="652361BB" w14:paraId="4F365B86"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875D83F" w14:textId="77777777" w:rsidR="68F3197C" w:rsidRDefault="68F3197C" w:rsidP="652361BB">
            <w:pPr>
              <w:spacing w:line="0" w:lineRule="atLeast"/>
              <w:rPr>
                <w:rFonts w:cs="Times New Roman"/>
              </w:rPr>
            </w:pPr>
            <w:r w:rsidRPr="652361BB">
              <w:rPr>
                <w:rFonts w:cs="Times New Roman"/>
              </w:rPr>
              <w:t>23</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B114648" w14:textId="4B76E3C1" w:rsidR="00300B64" w:rsidRDefault="00300B64" w:rsidP="652361BB">
            <w:pPr>
              <w:spacing w:line="0" w:lineRule="atLeast"/>
              <w:rPr>
                <w:rFonts w:cs="Times New Roman"/>
              </w:rPr>
            </w:pPr>
            <w:r w:rsidRPr="652361BB">
              <w:rPr>
                <w:rFonts w:cs="Times New Roman"/>
              </w:rPr>
              <w:t>Tennessee</w:t>
            </w:r>
          </w:p>
        </w:tc>
        <w:tc>
          <w:tcPr>
            <w:tcW w:w="294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5437780" w14:textId="553D6E52" w:rsidR="68F3197C" w:rsidRDefault="68F3197C" w:rsidP="652361BB">
            <w:pPr>
              <w:spacing w:line="0" w:lineRule="atLeast"/>
              <w:rPr>
                <w:rFonts w:cs="Times New Roman"/>
              </w:rPr>
            </w:pPr>
            <w:r w:rsidRPr="652361BB">
              <w:rPr>
                <w:rFonts w:cs="Times New Roman"/>
              </w:rPr>
              <w:t>1.</w:t>
            </w:r>
            <w:r w:rsidR="00300B64" w:rsidRPr="652361BB">
              <w:rPr>
                <w:rFonts w:cs="Times New Roman"/>
              </w:rPr>
              <w:t>17</w:t>
            </w:r>
          </w:p>
        </w:tc>
      </w:tr>
      <w:tr w:rsidR="00DF4DC3" w:rsidRPr="00DF4DC3" w14:paraId="2415FDDD" w14:textId="77777777" w:rsidTr="16D0B965">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7C58F86" w14:textId="5170A710" w:rsidR="00662D20" w:rsidRPr="00DF4DC3" w:rsidRDefault="652361BB" w:rsidP="652361BB">
            <w:pPr>
              <w:spacing w:line="0" w:lineRule="atLeast"/>
              <w:rPr>
                <w:rFonts w:cs="Times New Roman"/>
              </w:rPr>
            </w:pPr>
            <w:r w:rsidRPr="652361BB">
              <w:rPr>
                <w:rFonts w:cs="Times New Roman"/>
              </w:rPr>
              <w:t>24</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11FDD05" w14:textId="21E3FE7B" w:rsidR="00662D20" w:rsidRPr="00DF4DC3" w:rsidRDefault="16D0B965" w:rsidP="652361BB">
            <w:pPr>
              <w:spacing w:line="0" w:lineRule="atLeast"/>
              <w:rPr>
                <w:rFonts w:cs="Times New Roman"/>
              </w:rPr>
            </w:pPr>
            <w:r w:rsidRPr="16D0B965">
              <w:rPr>
                <w:rFonts w:cs="Times New Roman"/>
              </w:rPr>
              <w:t>Kentucky</w:t>
            </w:r>
          </w:p>
        </w:tc>
        <w:tc>
          <w:tcPr>
            <w:tcW w:w="294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E6F04C0" w14:textId="0766582A" w:rsidR="00662D20" w:rsidRPr="00DF4DC3" w:rsidRDefault="652361BB" w:rsidP="652361BB">
            <w:pPr>
              <w:spacing w:line="0" w:lineRule="atLeast"/>
              <w:rPr>
                <w:rFonts w:cs="Times New Roman"/>
              </w:rPr>
            </w:pPr>
            <w:r w:rsidRPr="652361BB">
              <w:rPr>
                <w:rFonts w:cs="Times New Roman"/>
              </w:rPr>
              <w:t>1.19</w:t>
            </w:r>
          </w:p>
        </w:tc>
      </w:tr>
      <w:tr w:rsidR="00DF4DC3" w:rsidRPr="00DF4DC3" w14:paraId="081D6FEE" w14:textId="77777777" w:rsidTr="16D0B965">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E3F9AD3" w14:textId="5B02587F" w:rsidR="00662D20" w:rsidRPr="00DF4DC3" w:rsidRDefault="72C36562" w:rsidP="652361BB">
            <w:pPr>
              <w:spacing w:line="0" w:lineRule="atLeast"/>
              <w:rPr>
                <w:rFonts w:cs="Times New Roman"/>
              </w:rPr>
            </w:pPr>
            <w:r w:rsidRPr="16D0B965">
              <w:rPr>
                <w:rFonts w:cs="Times New Roman"/>
              </w:rPr>
              <w:t>25</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9234567" w14:textId="02DAD7E6" w:rsidR="00662D20" w:rsidRPr="00DF4DC3" w:rsidRDefault="00300B64" w:rsidP="652361BB">
            <w:pPr>
              <w:spacing w:line="0" w:lineRule="atLeast"/>
              <w:rPr>
                <w:rFonts w:cs="Times New Roman"/>
              </w:rPr>
            </w:pPr>
            <w:r w:rsidRPr="652361BB">
              <w:rPr>
                <w:rFonts w:cs="Times New Roman"/>
              </w:rPr>
              <w:t xml:space="preserve">Connecticut </w:t>
            </w:r>
          </w:p>
        </w:tc>
        <w:tc>
          <w:tcPr>
            <w:tcW w:w="294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92A5577" w14:textId="0721A218" w:rsidR="00662D20" w:rsidRPr="00DF4DC3" w:rsidRDefault="652361BB" w:rsidP="652361BB">
            <w:pPr>
              <w:spacing w:line="0" w:lineRule="atLeast"/>
              <w:rPr>
                <w:rFonts w:cs="Times New Roman"/>
              </w:rPr>
            </w:pPr>
            <w:r w:rsidRPr="652361BB">
              <w:rPr>
                <w:rFonts w:cs="Times New Roman"/>
              </w:rPr>
              <w:t>1.19</w:t>
            </w:r>
          </w:p>
        </w:tc>
      </w:tr>
      <w:tr w:rsidR="652361BB" w14:paraId="5C8CDD33"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504165D" w14:textId="3DED1739" w:rsidR="68F3197C" w:rsidRDefault="68F3197C" w:rsidP="652361BB">
            <w:pPr>
              <w:spacing w:line="0" w:lineRule="atLeast"/>
              <w:rPr>
                <w:rFonts w:cs="Times New Roman"/>
              </w:rPr>
            </w:pPr>
            <w:r w:rsidRPr="16D0B965">
              <w:rPr>
                <w:rFonts w:cs="Times New Roman"/>
              </w:rPr>
              <w:t>26</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7596726" w14:textId="5B659275" w:rsidR="00300B64" w:rsidRDefault="16D0B965" w:rsidP="652361BB">
            <w:pPr>
              <w:spacing w:line="0" w:lineRule="atLeast"/>
              <w:rPr>
                <w:rFonts w:cs="Times New Roman"/>
              </w:rPr>
            </w:pPr>
            <w:r w:rsidRPr="16D0B965">
              <w:rPr>
                <w:rFonts w:cs="Times New Roman"/>
              </w:rPr>
              <w:t>Rhode Island</w:t>
            </w:r>
          </w:p>
        </w:tc>
        <w:tc>
          <w:tcPr>
            <w:tcW w:w="294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C249DC4" w14:textId="5113A0FA" w:rsidR="68F3197C" w:rsidRDefault="68F3197C" w:rsidP="652361BB">
            <w:pPr>
              <w:spacing w:line="0" w:lineRule="atLeast"/>
              <w:rPr>
                <w:rFonts w:cs="Times New Roman"/>
              </w:rPr>
            </w:pPr>
            <w:r w:rsidRPr="652361BB">
              <w:rPr>
                <w:rFonts w:cs="Times New Roman"/>
              </w:rPr>
              <w:t>1.19</w:t>
            </w:r>
          </w:p>
        </w:tc>
      </w:tr>
      <w:tr w:rsidR="652361BB" w14:paraId="58AF44B2"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91F9A2C" w14:textId="7A0E7E9E" w:rsidR="652361BB" w:rsidRDefault="652361BB" w:rsidP="652361BB">
            <w:pPr>
              <w:spacing w:line="0" w:lineRule="atLeast"/>
              <w:rPr>
                <w:rFonts w:cs="Times New Roman"/>
              </w:rPr>
            </w:pPr>
            <w:r w:rsidRPr="652361BB">
              <w:rPr>
                <w:rFonts w:cs="Times New Roman"/>
              </w:rPr>
              <w:t>27</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CF25DB8" w14:textId="25E8F1A5" w:rsidR="00300B64" w:rsidRDefault="00300B64" w:rsidP="652361BB">
            <w:pPr>
              <w:spacing w:line="0" w:lineRule="atLeast"/>
              <w:rPr>
                <w:rFonts w:cs="Times New Roman"/>
              </w:rPr>
            </w:pPr>
            <w:r w:rsidRPr="652361BB">
              <w:rPr>
                <w:rFonts w:cs="Times New Roman"/>
              </w:rPr>
              <w:t xml:space="preserve">Virginia </w:t>
            </w:r>
          </w:p>
        </w:tc>
        <w:tc>
          <w:tcPr>
            <w:tcW w:w="294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58291BB" w14:textId="09358013" w:rsidR="68F3197C" w:rsidRDefault="68F3197C" w:rsidP="652361BB">
            <w:pPr>
              <w:spacing w:line="0" w:lineRule="atLeast"/>
              <w:rPr>
                <w:rFonts w:cs="Times New Roman"/>
              </w:rPr>
            </w:pPr>
            <w:r w:rsidRPr="652361BB">
              <w:rPr>
                <w:rFonts w:cs="Times New Roman"/>
              </w:rPr>
              <w:t>1</w:t>
            </w:r>
            <w:r w:rsidR="00300B64" w:rsidRPr="652361BB">
              <w:rPr>
                <w:rFonts w:cs="Times New Roman"/>
              </w:rPr>
              <w:t>.20</w:t>
            </w:r>
          </w:p>
        </w:tc>
      </w:tr>
      <w:tr w:rsidR="652361BB" w14:paraId="7A207830"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1FC35E3B" w14:textId="7C35DDC7" w:rsidR="652361BB" w:rsidRDefault="652361BB" w:rsidP="652361BB">
            <w:pPr>
              <w:spacing w:line="0" w:lineRule="atLeast"/>
              <w:rPr>
                <w:rFonts w:cs="Times New Roman"/>
              </w:rPr>
            </w:pPr>
            <w:r w:rsidRPr="652361BB">
              <w:rPr>
                <w:rFonts w:cs="Times New Roman"/>
              </w:rPr>
              <w:lastRenderedPageBreak/>
              <w:t>28</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FDF2FE6" w14:textId="12A7B34B" w:rsidR="00300B64" w:rsidRDefault="00300B64" w:rsidP="652361BB">
            <w:pPr>
              <w:spacing w:line="0" w:lineRule="atLeast"/>
              <w:rPr>
                <w:rFonts w:cs="Times New Roman"/>
              </w:rPr>
            </w:pPr>
            <w:r w:rsidRPr="652361BB">
              <w:rPr>
                <w:rFonts w:cs="Times New Roman"/>
              </w:rPr>
              <w:t xml:space="preserve">Nebraska </w:t>
            </w:r>
          </w:p>
        </w:tc>
        <w:tc>
          <w:tcPr>
            <w:tcW w:w="294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9F1B73B" w14:textId="119271CF" w:rsidR="68F3197C" w:rsidRDefault="68F3197C" w:rsidP="652361BB">
            <w:pPr>
              <w:spacing w:line="0" w:lineRule="atLeast"/>
              <w:rPr>
                <w:rFonts w:cs="Times New Roman"/>
              </w:rPr>
            </w:pPr>
            <w:r w:rsidRPr="652361BB">
              <w:rPr>
                <w:rFonts w:cs="Times New Roman"/>
              </w:rPr>
              <w:t>1.23</w:t>
            </w:r>
          </w:p>
        </w:tc>
      </w:tr>
      <w:tr w:rsidR="00DF4DC3" w:rsidRPr="00DF4DC3" w14:paraId="00D27D57" w14:textId="77777777" w:rsidTr="16D0B965">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CC5AF74" w14:textId="422D0623" w:rsidR="00662D20" w:rsidRPr="00DF4DC3" w:rsidRDefault="652361BB" w:rsidP="652361BB">
            <w:pPr>
              <w:spacing w:line="0" w:lineRule="atLeast"/>
              <w:rPr>
                <w:rFonts w:cs="Times New Roman"/>
              </w:rPr>
            </w:pPr>
            <w:r w:rsidRPr="652361BB">
              <w:rPr>
                <w:rFonts w:cs="Times New Roman"/>
              </w:rPr>
              <w:t>29</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6E8A6F9" w14:textId="32E5696E" w:rsidR="00662D20" w:rsidRPr="00DF4DC3" w:rsidRDefault="00300B64" w:rsidP="652361BB">
            <w:pPr>
              <w:spacing w:line="0" w:lineRule="atLeast"/>
              <w:rPr>
                <w:rFonts w:cs="Times New Roman"/>
              </w:rPr>
            </w:pPr>
            <w:r w:rsidRPr="652361BB">
              <w:rPr>
                <w:rFonts w:cs="Times New Roman"/>
              </w:rPr>
              <w:t xml:space="preserve">South Dakota </w:t>
            </w:r>
          </w:p>
        </w:tc>
        <w:tc>
          <w:tcPr>
            <w:tcW w:w="294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65A49EA" w14:textId="4D2CC2F2" w:rsidR="00662D20" w:rsidRPr="00DF4DC3" w:rsidRDefault="652361BB" w:rsidP="652361BB">
            <w:pPr>
              <w:spacing w:line="0" w:lineRule="atLeast"/>
              <w:rPr>
                <w:rFonts w:cs="Times New Roman"/>
              </w:rPr>
            </w:pPr>
            <w:r w:rsidRPr="652361BB">
              <w:rPr>
                <w:rFonts w:cs="Times New Roman"/>
              </w:rPr>
              <w:t>1.25</w:t>
            </w:r>
          </w:p>
        </w:tc>
      </w:tr>
      <w:tr w:rsidR="652361BB" w14:paraId="5840D495"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579F8EB" w14:textId="6D0FD2B6" w:rsidR="652361BB" w:rsidRDefault="652361BB" w:rsidP="652361BB">
            <w:pPr>
              <w:spacing w:line="0" w:lineRule="atLeast"/>
              <w:rPr>
                <w:rFonts w:cs="Times New Roman"/>
              </w:rPr>
            </w:pPr>
            <w:r w:rsidRPr="652361BB">
              <w:rPr>
                <w:rFonts w:cs="Times New Roman"/>
              </w:rPr>
              <w:t>30</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3626AC9" w14:textId="05CF699E" w:rsidR="00300B64" w:rsidRDefault="00300B64" w:rsidP="652361BB">
            <w:pPr>
              <w:spacing w:line="0" w:lineRule="atLeast"/>
              <w:rPr>
                <w:rFonts w:cs="Times New Roman"/>
              </w:rPr>
            </w:pPr>
            <w:r w:rsidRPr="652361BB">
              <w:rPr>
                <w:rFonts w:cs="Times New Roman"/>
              </w:rPr>
              <w:t>Kansas</w:t>
            </w:r>
            <w:r w:rsidR="0F2832EB" w:rsidRPr="652361BB">
              <w:rPr>
                <w:rFonts w:cs="Times New Roman"/>
              </w:rPr>
              <w:t xml:space="preserve"> </w:t>
            </w:r>
          </w:p>
        </w:tc>
        <w:tc>
          <w:tcPr>
            <w:tcW w:w="294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2F5BAA1" w14:textId="738B9B15" w:rsidR="00300B64" w:rsidRDefault="00300B64" w:rsidP="652361BB">
            <w:pPr>
              <w:spacing w:line="0" w:lineRule="atLeast"/>
              <w:rPr>
                <w:rFonts w:cs="Times New Roman"/>
              </w:rPr>
            </w:pPr>
            <w:r w:rsidRPr="652361BB">
              <w:rPr>
                <w:rFonts w:cs="Times New Roman"/>
              </w:rPr>
              <w:t>1.27</w:t>
            </w:r>
          </w:p>
        </w:tc>
      </w:tr>
      <w:tr w:rsidR="652361BB" w14:paraId="78673DA8"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B87CB80" w14:textId="70FD8697" w:rsidR="652361BB" w:rsidRDefault="652361BB" w:rsidP="652361BB">
            <w:pPr>
              <w:spacing w:line="0" w:lineRule="atLeast"/>
              <w:rPr>
                <w:rFonts w:cs="Times New Roman"/>
              </w:rPr>
            </w:pPr>
            <w:r w:rsidRPr="652361BB">
              <w:rPr>
                <w:rFonts w:cs="Times New Roman"/>
              </w:rPr>
              <w:t>31</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9E94BCD" w14:textId="07526B94" w:rsidR="00300B64" w:rsidRDefault="16D0B965" w:rsidP="652361BB">
            <w:pPr>
              <w:spacing w:line="0" w:lineRule="atLeast"/>
              <w:rPr>
                <w:rFonts w:cs="Times New Roman"/>
              </w:rPr>
            </w:pPr>
            <w:r w:rsidRPr="16D0B965">
              <w:rPr>
                <w:rFonts w:cs="Times New Roman"/>
              </w:rPr>
              <w:t>New Mexico</w:t>
            </w:r>
          </w:p>
        </w:tc>
        <w:tc>
          <w:tcPr>
            <w:tcW w:w="294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5FEFEAE" w14:textId="59FB2AD9" w:rsidR="68F3197C" w:rsidRDefault="68F3197C" w:rsidP="652361BB">
            <w:pPr>
              <w:spacing w:line="0" w:lineRule="atLeast"/>
              <w:rPr>
                <w:rFonts w:cs="Times New Roman"/>
              </w:rPr>
            </w:pPr>
            <w:r w:rsidRPr="652361BB">
              <w:rPr>
                <w:rFonts w:cs="Times New Roman"/>
              </w:rPr>
              <w:t>1.</w:t>
            </w:r>
            <w:r w:rsidR="00300B64" w:rsidRPr="652361BB">
              <w:rPr>
                <w:rFonts w:cs="Times New Roman"/>
              </w:rPr>
              <w:t>29</w:t>
            </w:r>
          </w:p>
        </w:tc>
      </w:tr>
      <w:tr w:rsidR="652361BB" w14:paraId="5DC52824"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A1AF2EC" w14:textId="406D34DD" w:rsidR="652361BB" w:rsidRDefault="652361BB" w:rsidP="652361BB">
            <w:pPr>
              <w:spacing w:line="0" w:lineRule="atLeast"/>
              <w:rPr>
                <w:rFonts w:cs="Times New Roman"/>
              </w:rPr>
            </w:pPr>
            <w:r w:rsidRPr="16D0B965">
              <w:rPr>
                <w:rFonts w:cs="Times New Roman"/>
              </w:rPr>
              <w:t>32</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E667314" w14:textId="0289296A" w:rsidR="00300B64" w:rsidRDefault="36C67CB4" w:rsidP="652361BB">
            <w:pPr>
              <w:spacing w:line="0" w:lineRule="atLeast"/>
              <w:rPr>
                <w:rFonts w:cs="Times New Roman"/>
              </w:rPr>
            </w:pPr>
            <w:r w:rsidRPr="16D0B965">
              <w:rPr>
                <w:rFonts w:cs="Times New Roman"/>
              </w:rPr>
              <w:t xml:space="preserve">Colorado </w:t>
            </w:r>
            <w:r w:rsidR="4B2B0F75" w:rsidRPr="16D0B965">
              <w:rPr>
                <w:rFonts w:cs="Times New Roman"/>
              </w:rPr>
              <w:t xml:space="preserve"> </w:t>
            </w:r>
          </w:p>
        </w:tc>
        <w:tc>
          <w:tcPr>
            <w:tcW w:w="294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8DB182D" w14:textId="4DF64DF9" w:rsidR="68F3197C" w:rsidRDefault="68F3197C" w:rsidP="652361BB">
            <w:pPr>
              <w:spacing w:line="0" w:lineRule="atLeast"/>
              <w:rPr>
                <w:rFonts w:cs="Times New Roman"/>
              </w:rPr>
            </w:pPr>
            <w:r w:rsidRPr="652361BB">
              <w:rPr>
                <w:rFonts w:cs="Times New Roman"/>
              </w:rPr>
              <w:t>1.29</w:t>
            </w:r>
          </w:p>
        </w:tc>
      </w:tr>
      <w:tr w:rsidR="652361BB" w14:paraId="7999CABF"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B4C7D56" w14:textId="47859B38" w:rsidR="68F3197C" w:rsidRDefault="68F3197C" w:rsidP="652361BB">
            <w:pPr>
              <w:spacing w:line="0" w:lineRule="atLeast"/>
              <w:rPr>
                <w:rFonts w:cs="Times New Roman"/>
              </w:rPr>
            </w:pPr>
            <w:r w:rsidRPr="652361BB">
              <w:rPr>
                <w:rFonts w:cs="Times New Roman"/>
              </w:rPr>
              <w:t>33</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F11956F" w14:textId="5AA395EF" w:rsidR="00300B64" w:rsidRDefault="00300B64" w:rsidP="652361BB">
            <w:pPr>
              <w:spacing w:line="0" w:lineRule="atLeast"/>
              <w:rPr>
                <w:rFonts w:cs="Times New Roman"/>
              </w:rPr>
            </w:pPr>
            <w:r w:rsidRPr="652361BB">
              <w:rPr>
                <w:rFonts w:cs="Times New Roman"/>
              </w:rPr>
              <w:t xml:space="preserve">Oklahoma </w:t>
            </w:r>
            <w:r w:rsidR="510EB039" w:rsidRPr="652361BB">
              <w:rPr>
                <w:rFonts w:cs="Times New Roman"/>
              </w:rPr>
              <w:t xml:space="preserve"> </w:t>
            </w:r>
          </w:p>
        </w:tc>
        <w:tc>
          <w:tcPr>
            <w:tcW w:w="294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2C1F3F4" w14:textId="434B0780" w:rsidR="68F3197C" w:rsidRDefault="68F3197C" w:rsidP="652361BB">
            <w:pPr>
              <w:spacing w:line="0" w:lineRule="atLeast"/>
              <w:rPr>
                <w:rFonts w:cs="Times New Roman"/>
              </w:rPr>
            </w:pPr>
            <w:r w:rsidRPr="652361BB">
              <w:rPr>
                <w:rFonts w:cs="Times New Roman"/>
              </w:rPr>
              <w:t>1.</w:t>
            </w:r>
            <w:r w:rsidR="00300B64" w:rsidRPr="652361BB">
              <w:rPr>
                <w:rFonts w:cs="Times New Roman"/>
              </w:rPr>
              <w:t>33</w:t>
            </w:r>
          </w:p>
        </w:tc>
      </w:tr>
      <w:tr w:rsidR="652361BB" w14:paraId="62FE1151"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19C37FB" w14:textId="5DF35994" w:rsidR="652361BB" w:rsidRDefault="652361BB" w:rsidP="652361BB">
            <w:pPr>
              <w:spacing w:line="0" w:lineRule="atLeast"/>
              <w:rPr>
                <w:rFonts w:cs="Times New Roman"/>
              </w:rPr>
            </w:pPr>
            <w:r w:rsidRPr="652361BB">
              <w:rPr>
                <w:rFonts w:cs="Times New Roman"/>
              </w:rPr>
              <w:t>34</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F04BB36" w14:textId="3F3B8561" w:rsidR="00300B64" w:rsidRDefault="00300B64" w:rsidP="652361BB">
            <w:pPr>
              <w:spacing w:line="0" w:lineRule="atLeast"/>
              <w:rPr>
                <w:rFonts w:cs="Times New Roman"/>
              </w:rPr>
            </w:pPr>
            <w:r w:rsidRPr="652361BB">
              <w:rPr>
                <w:rFonts w:cs="Times New Roman"/>
              </w:rPr>
              <w:t xml:space="preserve">Wyoming </w:t>
            </w:r>
          </w:p>
        </w:tc>
        <w:tc>
          <w:tcPr>
            <w:tcW w:w="294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0DECDEF" w14:textId="1F5F08C8" w:rsidR="00300B64" w:rsidRDefault="00300B64" w:rsidP="652361BB">
            <w:pPr>
              <w:spacing w:line="0" w:lineRule="atLeast"/>
              <w:rPr>
                <w:rFonts w:cs="Times New Roman"/>
              </w:rPr>
            </w:pPr>
            <w:r w:rsidRPr="652361BB">
              <w:rPr>
                <w:rFonts w:cs="Times New Roman"/>
              </w:rPr>
              <w:t>1.35</w:t>
            </w:r>
          </w:p>
        </w:tc>
      </w:tr>
      <w:tr w:rsidR="00DF4DC3" w:rsidRPr="00DF4DC3" w14:paraId="1E9D4D97" w14:textId="77777777" w:rsidTr="16D0B965">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516A654" w14:textId="32D0DD21" w:rsidR="00662D20" w:rsidRPr="00DF4DC3" w:rsidRDefault="652361BB" w:rsidP="652361BB">
            <w:pPr>
              <w:spacing w:line="0" w:lineRule="atLeast"/>
              <w:rPr>
                <w:rFonts w:cs="Times New Roman"/>
              </w:rPr>
            </w:pPr>
            <w:r w:rsidRPr="652361BB">
              <w:rPr>
                <w:rFonts w:cs="Times New Roman"/>
              </w:rPr>
              <w:t>35</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0F7E1BA" w14:textId="320B700A" w:rsidR="00662D20" w:rsidRPr="00DF4DC3" w:rsidRDefault="00300B64" w:rsidP="652361BB">
            <w:pPr>
              <w:spacing w:line="0" w:lineRule="atLeast"/>
              <w:rPr>
                <w:rFonts w:cs="Times New Roman"/>
              </w:rPr>
            </w:pPr>
            <w:r w:rsidRPr="652361BB">
              <w:rPr>
                <w:rFonts w:cs="Times New Roman"/>
              </w:rPr>
              <w:t xml:space="preserve">Georgia </w:t>
            </w:r>
            <w:r w:rsidR="510EB039" w:rsidRPr="652361BB">
              <w:rPr>
                <w:rFonts w:cs="Times New Roman"/>
              </w:rPr>
              <w:t xml:space="preserve"> </w:t>
            </w:r>
          </w:p>
        </w:tc>
        <w:tc>
          <w:tcPr>
            <w:tcW w:w="294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09B3DC4" w14:textId="17C2E246" w:rsidR="00662D20" w:rsidRPr="00DF4DC3" w:rsidRDefault="68F3197C" w:rsidP="652361BB">
            <w:pPr>
              <w:spacing w:line="0" w:lineRule="atLeast"/>
              <w:rPr>
                <w:rFonts w:cs="Times New Roman"/>
              </w:rPr>
            </w:pPr>
            <w:r w:rsidRPr="652361BB">
              <w:rPr>
                <w:rFonts w:cs="Times New Roman"/>
              </w:rPr>
              <w:t>1.37</w:t>
            </w:r>
          </w:p>
        </w:tc>
      </w:tr>
      <w:tr w:rsidR="00DF4DC3" w:rsidRPr="00DF4DC3" w14:paraId="3B56C48E" w14:textId="77777777" w:rsidTr="16D0B965">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B8A36BB" w14:textId="7BEE7EF1" w:rsidR="00662D20" w:rsidRPr="00DF4DC3" w:rsidRDefault="652361BB" w:rsidP="652361BB">
            <w:pPr>
              <w:spacing w:line="0" w:lineRule="atLeast"/>
              <w:rPr>
                <w:rFonts w:cs="Times New Roman"/>
              </w:rPr>
            </w:pPr>
            <w:r w:rsidRPr="652361BB">
              <w:rPr>
                <w:rFonts w:cs="Times New Roman"/>
              </w:rPr>
              <w:t>36</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06299BA" w14:textId="7356DA3E" w:rsidR="00662D20" w:rsidRPr="00DF4DC3" w:rsidRDefault="16D0B965" w:rsidP="652361BB">
            <w:pPr>
              <w:spacing w:line="0" w:lineRule="atLeast"/>
              <w:rPr>
                <w:rFonts w:cs="Times New Roman"/>
              </w:rPr>
            </w:pPr>
            <w:r w:rsidRPr="16D0B965">
              <w:rPr>
                <w:rFonts w:cs="Times New Roman"/>
              </w:rPr>
              <w:t>Alabama</w:t>
            </w:r>
          </w:p>
        </w:tc>
        <w:tc>
          <w:tcPr>
            <w:tcW w:w="294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1B0165C" w14:textId="10ADF5EA" w:rsidR="00662D20" w:rsidRPr="00DF4DC3" w:rsidRDefault="68F3197C" w:rsidP="652361BB">
            <w:pPr>
              <w:spacing w:line="0" w:lineRule="atLeast"/>
              <w:rPr>
                <w:rFonts w:cs="Times New Roman"/>
              </w:rPr>
            </w:pPr>
            <w:r w:rsidRPr="652361BB">
              <w:rPr>
                <w:rFonts w:cs="Times New Roman"/>
              </w:rPr>
              <w:t>1.45</w:t>
            </w:r>
          </w:p>
        </w:tc>
      </w:tr>
      <w:tr w:rsidR="652361BB" w14:paraId="21652DBA"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3A3FCE0" w14:textId="6265BF64" w:rsidR="652361BB" w:rsidRDefault="652361BB" w:rsidP="652361BB">
            <w:pPr>
              <w:spacing w:line="0" w:lineRule="atLeast"/>
              <w:rPr>
                <w:rFonts w:cs="Times New Roman"/>
              </w:rPr>
            </w:pPr>
            <w:r w:rsidRPr="16D0B965">
              <w:rPr>
                <w:rFonts w:cs="Times New Roman"/>
              </w:rPr>
              <w:t>37</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B0A755D" w14:textId="428D9978" w:rsidR="00300B64" w:rsidRDefault="36C67CB4" w:rsidP="652361BB">
            <w:pPr>
              <w:spacing w:line="0" w:lineRule="atLeast"/>
              <w:rPr>
                <w:rFonts w:cs="Times New Roman"/>
              </w:rPr>
            </w:pPr>
            <w:r w:rsidRPr="16D0B965">
              <w:rPr>
                <w:rFonts w:cs="Times New Roman"/>
              </w:rPr>
              <w:t xml:space="preserve">Indiana </w:t>
            </w:r>
          </w:p>
        </w:tc>
        <w:tc>
          <w:tcPr>
            <w:tcW w:w="294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3F06DC7" w14:textId="4CF8B08E" w:rsidR="68F3197C" w:rsidRDefault="68F3197C" w:rsidP="652361BB">
            <w:pPr>
              <w:spacing w:line="0" w:lineRule="atLeast"/>
              <w:rPr>
                <w:rFonts w:cs="Times New Roman"/>
              </w:rPr>
            </w:pPr>
            <w:r w:rsidRPr="652361BB">
              <w:rPr>
                <w:rFonts w:cs="Times New Roman"/>
              </w:rPr>
              <w:t>1.45</w:t>
            </w:r>
          </w:p>
        </w:tc>
      </w:tr>
      <w:tr w:rsidR="652361BB" w14:paraId="4613FA50"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D493784" w14:textId="459B73CC" w:rsidR="652361BB" w:rsidRDefault="652361BB" w:rsidP="652361BB">
            <w:pPr>
              <w:spacing w:line="0" w:lineRule="atLeast"/>
              <w:rPr>
                <w:rFonts w:cs="Times New Roman"/>
              </w:rPr>
            </w:pPr>
            <w:r w:rsidRPr="652361BB">
              <w:rPr>
                <w:rFonts w:cs="Times New Roman"/>
              </w:rPr>
              <w:t>38</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777E2A3" w14:textId="119AACEB" w:rsidR="00300B64" w:rsidRDefault="00300B64" w:rsidP="652361BB">
            <w:pPr>
              <w:spacing w:line="0" w:lineRule="atLeast"/>
              <w:rPr>
                <w:rFonts w:cs="Times New Roman"/>
              </w:rPr>
            </w:pPr>
            <w:r w:rsidRPr="652361BB">
              <w:rPr>
                <w:rFonts w:cs="Times New Roman"/>
              </w:rPr>
              <w:t>Delaware</w:t>
            </w:r>
          </w:p>
        </w:tc>
        <w:tc>
          <w:tcPr>
            <w:tcW w:w="294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BDDFC1E" w14:textId="37EA3307" w:rsidR="68F3197C" w:rsidRDefault="68F3197C" w:rsidP="652361BB">
            <w:pPr>
              <w:spacing w:line="0" w:lineRule="atLeast"/>
              <w:rPr>
                <w:rFonts w:cs="Times New Roman"/>
              </w:rPr>
            </w:pPr>
            <w:r w:rsidRPr="652361BB">
              <w:rPr>
                <w:rFonts w:cs="Times New Roman"/>
              </w:rPr>
              <w:t>1.49</w:t>
            </w:r>
          </w:p>
        </w:tc>
      </w:tr>
      <w:tr w:rsidR="652361BB" w14:paraId="1977692A"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1D8B6453" w14:textId="0D362277" w:rsidR="68F3197C" w:rsidRDefault="68F3197C" w:rsidP="652361BB">
            <w:pPr>
              <w:spacing w:line="0" w:lineRule="atLeast"/>
              <w:rPr>
                <w:rFonts w:cs="Times New Roman"/>
              </w:rPr>
            </w:pPr>
            <w:r w:rsidRPr="652361BB">
              <w:rPr>
                <w:rFonts w:cs="Times New Roman"/>
              </w:rPr>
              <w:t>39</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CD3E82D" w14:textId="6A9E1F01" w:rsidR="00300B64" w:rsidRDefault="00300B64" w:rsidP="652361BB">
            <w:pPr>
              <w:spacing w:line="0" w:lineRule="atLeast"/>
              <w:rPr>
                <w:rFonts w:cs="Times New Roman"/>
              </w:rPr>
            </w:pPr>
            <w:r w:rsidRPr="652361BB">
              <w:rPr>
                <w:rFonts w:cs="Times New Roman"/>
              </w:rPr>
              <w:t xml:space="preserve">California </w:t>
            </w:r>
          </w:p>
        </w:tc>
        <w:tc>
          <w:tcPr>
            <w:tcW w:w="294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CF81B84" w14:textId="45D7F0CD" w:rsidR="68F3197C" w:rsidRDefault="68F3197C" w:rsidP="652361BB">
            <w:pPr>
              <w:spacing w:line="0" w:lineRule="atLeast"/>
              <w:rPr>
                <w:rFonts w:cs="Times New Roman"/>
              </w:rPr>
            </w:pPr>
            <w:r w:rsidRPr="652361BB">
              <w:rPr>
                <w:rFonts w:cs="Times New Roman"/>
              </w:rPr>
              <w:t>1.52</w:t>
            </w:r>
          </w:p>
        </w:tc>
      </w:tr>
      <w:tr w:rsidR="00DF4DC3" w:rsidRPr="00DF4DC3" w14:paraId="29F85120" w14:textId="77777777" w:rsidTr="16D0B965">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ABF4A7D" w14:textId="7EE3E78B" w:rsidR="00662D20" w:rsidRPr="00DF4DC3" w:rsidRDefault="652361BB" w:rsidP="652361BB">
            <w:pPr>
              <w:spacing w:line="0" w:lineRule="atLeast"/>
              <w:rPr>
                <w:rFonts w:cs="Times New Roman"/>
              </w:rPr>
            </w:pPr>
            <w:r w:rsidRPr="652361BB">
              <w:rPr>
                <w:rFonts w:cs="Times New Roman"/>
              </w:rPr>
              <w:t>40</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7995B26" w14:textId="4C107664" w:rsidR="00662D20" w:rsidRPr="00DF4DC3" w:rsidRDefault="00300B64" w:rsidP="652361BB">
            <w:pPr>
              <w:spacing w:line="0" w:lineRule="atLeast"/>
              <w:rPr>
                <w:rFonts w:cs="Times New Roman"/>
              </w:rPr>
            </w:pPr>
            <w:r w:rsidRPr="652361BB">
              <w:rPr>
                <w:rFonts w:cs="Times New Roman"/>
              </w:rPr>
              <w:t xml:space="preserve">Texas </w:t>
            </w:r>
          </w:p>
        </w:tc>
        <w:tc>
          <w:tcPr>
            <w:tcW w:w="294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14AB46C" w14:textId="5184C097" w:rsidR="00662D20" w:rsidRPr="00DF4DC3" w:rsidRDefault="68F3197C" w:rsidP="652361BB">
            <w:pPr>
              <w:spacing w:line="0" w:lineRule="atLeast"/>
              <w:rPr>
                <w:rFonts w:cs="Times New Roman"/>
              </w:rPr>
            </w:pPr>
            <w:r w:rsidRPr="652361BB">
              <w:rPr>
                <w:rFonts w:cs="Times New Roman"/>
              </w:rPr>
              <w:t>1.54</w:t>
            </w:r>
          </w:p>
        </w:tc>
      </w:tr>
      <w:tr w:rsidR="00DF4DC3" w:rsidRPr="00DF4DC3" w14:paraId="65FBC693" w14:textId="77777777" w:rsidTr="16D0B965">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750DD0B" w14:textId="2AB21DA3" w:rsidR="00662D20" w:rsidRPr="00DF4DC3" w:rsidRDefault="652361BB" w:rsidP="652361BB">
            <w:pPr>
              <w:spacing w:line="0" w:lineRule="atLeast"/>
              <w:rPr>
                <w:rFonts w:cs="Times New Roman"/>
              </w:rPr>
            </w:pPr>
            <w:r w:rsidRPr="652361BB">
              <w:rPr>
                <w:rFonts w:cs="Times New Roman"/>
              </w:rPr>
              <w:t>41</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43CBB59" w14:textId="6D0A2391" w:rsidR="00662D20" w:rsidRPr="00DF4DC3" w:rsidRDefault="00300B64" w:rsidP="652361BB">
            <w:pPr>
              <w:spacing w:line="0" w:lineRule="atLeast"/>
              <w:rPr>
                <w:rFonts w:cs="Times New Roman"/>
              </w:rPr>
            </w:pPr>
            <w:r w:rsidRPr="652361BB">
              <w:rPr>
                <w:rFonts w:cs="Times New Roman"/>
              </w:rPr>
              <w:t xml:space="preserve">Arizona </w:t>
            </w:r>
          </w:p>
        </w:tc>
        <w:tc>
          <w:tcPr>
            <w:tcW w:w="294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8EC22B2" w14:textId="6512EBE8" w:rsidR="00662D20" w:rsidRPr="00DF4DC3" w:rsidRDefault="68F3197C" w:rsidP="652361BB">
            <w:pPr>
              <w:spacing w:line="0" w:lineRule="atLeast"/>
              <w:rPr>
                <w:rFonts w:cs="Times New Roman"/>
              </w:rPr>
            </w:pPr>
            <w:r w:rsidRPr="652361BB">
              <w:rPr>
                <w:rFonts w:cs="Times New Roman"/>
              </w:rPr>
              <w:t>1.62</w:t>
            </w:r>
          </w:p>
        </w:tc>
      </w:tr>
      <w:tr w:rsidR="00DF4DC3" w:rsidRPr="00DF4DC3" w14:paraId="2D876958" w14:textId="77777777" w:rsidTr="16D0B965">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6FDF349" w14:textId="1DECCFA1" w:rsidR="00662D20" w:rsidRPr="00DF4DC3" w:rsidRDefault="652361BB" w:rsidP="652361BB">
            <w:pPr>
              <w:spacing w:line="0" w:lineRule="atLeast"/>
              <w:rPr>
                <w:rFonts w:cs="Times New Roman"/>
              </w:rPr>
            </w:pPr>
            <w:r w:rsidRPr="652361BB">
              <w:rPr>
                <w:rFonts w:cs="Times New Roman"/>
              </w:rPr>
              <w:t>42</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76AF0FD" w14:textId="443D62F0" w:rsidR="00662D20" w:rsidRPr="00DF4DC3" w:rsidRDefault="00300B64" w:rsidP="652361BB">
            <w:pPr>
              <w:spacing w:line="0" w:lineRule="atLeast"/>
              <w:rPr>
                <w:rFonts w:cs="Times New Roman"/>
              </w:rPr>
            </w:pPr>
            <w:r w:rsidRPr="652361BB">
              <w:rPr>
                <w:rFonts w:cs="Times New Roman"/>
              </w:rPr>
              <w:t xml:space="preserve">Oregon </w:t>
            </w:r>
          </w:p>
        </w:tc>
        <w:tc>
          <w:tcPr>
            <w:tcW w:w="294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CABFFF7" w14:textId="470C48EB" w:rsidR="00662D20" w:rsidRPr="00DF4DC3" w:rsidRDefault="68F3197C" w:rsidP="652361BB">
            <w:pPr>
              <w:spacing w:line="0" w:lineRule="atLeast"/>
              <w:rPr>
                <w:rFonts w:cs="Times New Roman"/>
              </w:rPr>
            </w:pPr>
            <w:r w:rsidRPr="652361BB">
              <w:rPr>
                <w:rFonts w:cs="Times New Roman"/>
              </w:rPr>
              <w:t>1.63</w:t>
            </w:r>
          </w:p>
        </w:tc>
      </w:tr>
      <w:tr w:rsidR="652361BB" w14:paraId="3F7250EB"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9C15AEC" w14:textId="79D4F4A5" w:rsidR="652361BB" w:rsidRDefault="652361BB" w:rsidP="652361BB">
            <w:pPr>
              <w:spacing w:line="0" w:lineRule="atLeast"/>
              <w:rPr>
                <w:rFonts w:cs="Times New Roman"/>
              </w:rPr>
            </w:pPr>
            <w:r w:rsidRPr="652361BB">
              <w:rPr>
                <w:rFonts w:cs="Times New Roman"/>
              </w:rPr>
              <w:t>43</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BFC48AA" w14:textId="4DD08572" w:rsidR="00300B64" w:rsidRDefault="00300B64" w:rsidP="652361BB">
            <w:pPr>
              <w:spacing w:line="0" w:lineRule="atLeast"/>
              <w:rPr>
                <w:rFonts w:cs="Times New Roman"/>
              </w:rPr>
            </w:pPr>
            <w:r w:rsidRPr="652361BB">
              <w:rPr>
                <w:rFonts w:cs="Times New Roman"/>
              </w:rPr>
              <w:t>Idaho</w:t>
            </w:r>
          </w:p>
        </w:tc>
        <w:tc>
          <w:tcPr>
            <w:tcW w:w="294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0B0D4A8" w14:textId="3A7DC35B" w:rsidR="68F3197C" w:rsidRDefault="68F3197C" w:rsidP="652361BB">
            <w:pPr>
              <w:spacing w:line="0" w:lineRule="atLeast"/>
              <w:rPr>
                <w:rFonts w:cs="Times New Roman"/>
              </w:rPr>
            </w:pPr>
            <w:r w:rsidRPr="652361BB">
              <w:rPr>
                <w:rFonts w:cs="Times New Roman"/>
              </w:rPr>
              <w:t>1.64</w:t>
            </w:r>
          </w:p>
        </w:tc>
      </w:tr>
      <w:tr w:rsidR="652361BB" w14:paraId="19004CA0"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A09BD6B" w14:textId="0CD3980E" w:rsidR="68F3197C" w:rsidRDefault="68F3197C" w:rsidP="652361BB">
            <w:pPr>
              <w:spacing w:line="0" w:lineRule="atLeast"/>
              <w:rPr>
                <w:rFonts w:cs="Times New Roman"/>
              </w:rPr>
            </w:pPr>
            <w:r w:rsidRPr="652361BB">
              <w:rPr>
                <w:rFonts w:cs="Times New Roman"/>
              </w:rPr>
              <w:t>44</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ECA2291" w14:textId="6AA4BE8F" w:rsidR="00300B64" w:rsidRDefault="00300B64" w:rsidP="652361BB">
            <w:pPr>
              <w:spacing w:line="0" w:lineRule="atLeast"/>
              <w:rPr>
                <w:rFonts w:cs="Times New Roman"/>
              </w:rPr>
            </w:pPr>
            <w:r w:rsidRPr="652361BB">
              <w:rPr>
                <w:rFonts w:cs="Times New Roman"/>
              </w:rPr>
              <w:t xml:space="preserve">Alaska </w:t>
            </w:r>
          </w:p>
        </w:tc>
        <w:tc>
          <w:tcPr>
            <w:tcW w:w="294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61A789D" w14:textId="2F1357DE" w:rsidR="652361BB" w:rsidRDefault="652361BB" w:rsidP="652361BB">
            <w:pPr>
              <w:spacing w:line="0" w:lineRule="atLeast"/>
              <w:rPr>
                <w:rFonts w:cs="Times New Roman"/>
              </w:rPr>
            </w:pPr>
            <w:r w:rsidRPr="652361BB">
              <w:rPr>
                <w:rFonts w:cs="Times New Roman"/>
              </w:rPr>
              <w:t>1.71</w:t>
            </w:r>
          </w:p>
        </w:tc>
      </w:tr>
      <w:tr w:rsidR="652361BB" w14:paraId="1B3F2AC8"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14B22B3" w14:textId="60683990" w:rsidR="68F3197C" w:rsidRDefault="68F3197C" w:rsidP="652361BB">
            <w:pPr>
              <w:spacing w:line="0" w:lineRule="atLeast"/>
              <w:rPr>
                <w:rFonts w:cs="Times New Roman"/>
              </w:rPr>
            </w:pPr>
            <w:r w:rsidRPr="652361BB">
              <w:rPr>
                <w:rFonts w:cs="Times New Roman"/>
              </w:rPr>
              <w:t>45</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94E30C3" w14:textId="002354C8" w:rsidR="00300B64" w:rsidRDefault="00300B64" w:rsidP="652361BB">
            <w:pPr>
              <w:spacing w:line="0" w:lineRule="atLeast"/>
              <w:rPr>
                <w:rFonts w:cs="Times New Roman"/>
              </w:rPr>
            </w:pPr>
            <w:r w:rsidRPr="652361BB">
              <w:rPr>
                <w:rFonts w:cs="Times New Roman"/>
              </w:rPr>
              <w:t xml:space="preserve">Florida </w:t>
            </w:r>
          </w:p>
        </w:tc>
        <w:tc>
          <w:tcPr>
            <w:tcW w:w="294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37D1ECA" w14:textId="795BF401" w:rsidR="00300B64" w:rsidRDefault="00300B64" w:rsidP="652361BB">
            <w:pPr>
              <w:spacing w:line="0" w:lineRule="atLeast"/>
              <w:rPr>
                <w:rFonts w:cs="Times New Roman"/>
              </w:rPr>
            </w:pPr>
            <w:r w:rsidRPr="652361BB">
              <w:rPr>
                <w:rFonts w:cs="Times New Roman"/>
              </w:rPr>
              <w:t>1.79</w:t>
            </w:r>
          </w:p>
        </w:tc>
      </w:tr>
      <w:tr w:rsidR="00DF4DC3" w:rsidRPr="00DF4DC3" w14:paraId="552A3781" w14:textId="77777777" w:rsidTr="16D0B965">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EE11ACD" w14:textId="6C214F98" w:rsidR="00662D20" w:rsidRPr="00DF4DC3" w:rsidRDefault="652361BB" w:rsidP="652361BB">
            <w:pPr>
              <w:spacing w:line="0" w:lineRule="atLeast"/>
              <w:rPr>
                <w:rFonts w:cs="Times New Roman"/>
              </w:rPr>
            </w:pPr>
            <w:r w:rsidRPr="652361BB">
              <w:rPr>
                <w:rFonts w:cs="Times New Roman"/>
              </w:rPr>
              <w:t>46</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CCE0F66" w14:textId="05287769" w:rsidR="00662D20" w:rsidRPr="00DF4DC3" w:rsidRDefault="510EB039" w:rsidP="652361BB">
            <w:pPr>
              <w:spacing w:line="0" w:lineRule="atLeast"/>
              <w:rPr>
                <w:rFonts w:cs="Times New Roman"/>
              </w:rPr>
            </w:pPr>
            <w:r w:rsidRPr="652361BB">
              <w:rPr>
                <w:rFonts w:cs="Times New Roman"/>
              </w:rPr>
              <w:t>Miss</w:t>
            </w:r>
            <w:r w:rsidR="00300B64" w:rsidRPr="652361BB">
              <w:rPr>
                <w:rFonts w:cs="Times New Roman"/>
              </w:rPr>
              <w:t>issippi</w:t>
            </w:r>
            <w:r w:rsidRPr="652361BB">
              <w:rPr>
                <w:rFonts w:cs="Times New Roman"/>
              </w:rPr>
              <w:t xml:space="preserve"> </w:t>
            </w:r>
          </w:p>
        </w:tc>
        <w:tc>
          <w:tcPr>
            <w:tcW w:w="294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831AF98" w14:textId="16DF8D92" w:rsidR="00662D20" w:rsidRPr="00DF4DC3" w:rsidRDefault="68F3197C" w:rsidP="652361BB">
            <w:pPr>
              <w:spacing w:line="0" w:lineRule="atLeast"/>
              <w:rPr>
                <w:rFonts w:cs="Times New Roman"/>
              </w:rPr>
            </w:pPr>
            <w:r w:rsidRPr="652361BB">
              <w:rPr>
                <w:rFonts w:cs="Times New Roman"/>
              </w:rPr>
              <w:t>1.81</w:t>
            </w:r>
          </w:p>
        </w:tc>
      </w:tr>
      <w:tr w:rsidR="00DF4DC3" w:rsidRPr="00DF4DC3" w14:paraId="646A748E" w14:textId="77777777" w:rsidTr="16D0B965">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73B3096" w14:textId="6E43B40E" w:rsidR="00662D20" w:rsidRPr="00DF4DC3" w:rsidRDefault="652361BB" w:rsidP="652361BB">
            <w:pPr>
              <w:spacing w:line="0" w:lineRule="atLeast"/>
              <w:rPr>
                <w:rFonts w:cs="Times New Roman"/>
              </w:rPr>
            </w:pPr>
            <w:r w:rsidRPr="652361BB">
              <w:rPr>
                <w:rFonts w:cs="Times New Roman"/>
              </w:rPr>
              <w:t>47</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4C3D4D0" w14:textId="22C2CB5F" w:rsidR="00662D20" w:rsidRPr="00DF4DC3" w:rsidRDefault="00300B64" w:rsidP="652361BB">
            <w:pPr>
              <w:spacing w:line="0" w:lineRule="atLeast"/>
              <w:rPr>
                <w:rFonts w:cs="Times New Roman"/>
              </w:rPr>
            </w:pPr>
            <w:r w:rsidRPr="652361BB">
              <w:rPr>
                <w:rFonts w:cs="Times New Roman"/>
              </w:rPr>
              <w:t xml:space="preserve">Montana </w:t>
            </w:r>
          </w:p>
        </w:tc>
        <w:tc>
          <w:tcPr>
            <w:tcW w:w="294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7C82619" w14:textId="0FDB45CE" w:rsidR="00662D20" w:rsidRPr="00DF4DC3" w:rsidRDefault="00300B64" w:rsidP="652361BB">
            <w:pPr>
              <w:spacing w:line="0" w:lineRule="atLeast"/>
              <w:rPr>
                <w:rFonts w:cs="Times New Roman"/>
              </w:rPr>
            </w:pPr>
            <w:r w:rsidRPr="652361BB">
              <w:rPr>
                <w:rFonts w:cs="Times New Roman"/>
              </w:rPr>
              <w:t>1.84</w:t>
            </w:r>
          </w:p>
        </w:tc>
      </w:tr>
      <w:tr w:rsidR="652361BB" w14:paraId="4ECD06CE"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4D92633" w14:textId="57C1FE04" w:rsidR="68F3197C" w:rsidRDefault="68F3197C" w:rsidP="652361BB">
            <w:pPr>
              <w:spacing w:line="0" w:lineRule="atLeast"/>
              <w:rPr>
                <w:rFonts w:cs="Times New Roman"/>
              </w:rPr>
            </w:pPr>
            <w:r w:rsidRPr="652361BB">
              <w:rPr>
                <w:rFonts w:cs="Times New Roman"/>
              </w:rPr>
              <w:t>48</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41937AC" w14:textId="787F0B3E" w:rsidR="00300B64" w:rsidRDefault="00300B64" w:rsidP="652361BB">
            <w:pPr>
              <w:spacing w:line="0" w:lineRule="atLeast"/>
              <w:rPr>
                <w:rFonts w:cs="Times New Roman"/>
              </w:rPr>
            </w:pPr>
            <w:r w:rsidRPr="652361BB">
              <w:rPr>
                <w:rFonts w:cs="Times New Roman"/>
              </w:rPr>
              <w:t xml:space="preserve">Nevada </w:t>
            </w:r>
          </w:p>
        </w:tc>
        <w:tc>
          <w:tcPr>
            <w:tcW w:w="294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9147A6F" w14:textId="3DC99688" w:rsidR="0F2832EB" w:rsidRDefault="0F2832EB" w:rsidP="652361BB">
            <w:pPr>
              <w:spacing w:line="0" w:lineRule="atLeast"/>
              <w:rPr>
                <w:rFonts w:cs="Times New Roman"/>
              </w:rPr>
            </w:pPr>
            <w:r w:rsidRPr="652361BB">
              <w:rPr>
                <w:rFonts w:cs="Times New Roman"/>
              </w:rPr>
              <w:t>2.19</w:t>
            </w:r>
          </w:p>
        </w:tc>
      </w:tr>
      <w:tr w:rsidR="652361BB" w14:paraId="1DBEE5BB"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1A0B4CF6" w14:textId="53905C01" w:rsidR="652361BB" w:rsidRDefault="652361BB" w:rsidP="652361BB">
            <w:pPr>
              <w:spacing w:line="0" w:lineRule="atLeast"/>
              <w:rPr>
                <w:rFonts w:cs="Times New Roman"/>
              </w:rPr>
            </w:pPr>
            <w:r w:rsidRPr="652361BB">
              <w:rPr>
                <w:rFonts w:cs="Times New Roman"/>
              </w:rPr>
              <w:t>49</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A8A97E7" w14:textId="77777777" w:rsidR="68F3197C" w:rsidRDefault="68F3197C" w:rsidP="652361BB">
            <w:pPr>
              <w:spacing w:line="0" w:lineRule="atLeast"/>
              <w:rPr>
                <w:rFonts w:cs="Times New Roman"/>
              </w:rPr>
            </w:pPr>
            <w:r w:rsidRPr="652361BB">
              <w:rPr>
                <w:rFonts w:cs="Times New Roman"/>
              </w:rPr>
              <w:t>Hawaii</w:t>
            </w:r>
          </w:p>
        </w:tc>
        <w:tc>
          <w:tcPr>
            <w:tcW w:w="294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DCADB94" w14:textId="1708FB8C" w:rsidR="652361BB" w:rsidRDefault="652361BB" w:rsidP="652361BB">
            <w:pPr>
              <w:spacing w:line="0" w:lineRule="atLeast"/>
              <w:rPr>
                <w:rFonts w:cs="Times New Roman"/>
              </w:rPr>
            </w:pPr>
            <w:r w:rsidRPr="652361BB">
              <w:rPr>
                <w:rFonts w:cs="Times New Roman"/>
              </w:rPr>
              <w:t>2.89</w:t>
            </w:r>
          </w:p>
        </w:tc>
      </w:tr>
      <w:tr w:rsidR="00DF4DC3" w:rsidRPr="00DF4DC3" w14:paraId="573E1382" w14:textId="77777777" w:rsidTr="16D0B965">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2068DF2" w14:textId="72B5C9AE" w:rsidR="00662D20" w:rsidRPr="00DF4DC3" w:rsidRDefault="652361BB" w:rsidP="652361BB">
            <w:pPr>
              <w:spacing w:line="0" w:lineRule="atLeast"/>
              <w:rPr>
                <w:rFonts w:cs="Times New Roman"/>
              </w:rPr>
            </w:pPr>
            <w:r w:rsidRPr="652361BB">
              <w:rPr>
                <w:rFonts w:cs="Times New Roman"/>
              </w:rPr>
              <w:t>50</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0807BB2" w14:textId="6611F248" w:rsidR="00662D20" w:rsidRPr="00DF4DC3" w:rsidRDefault="00300B64" w:rsidP="652361BB">
            <w:pPr>
              <w:spacing w:line="0" w:lineRule="atLeast"/>
              <w:rPr>
                <w:rFonts w:cs="Times New Roman"/>
              </w:rPr>
            </w:pPr>
            <w:r w:rsidRPr="652361BB">
              <w:rPr>
                <w:rFonts w:cs="Times New Roman"/>
              </w:rPr>
              <w:t xml:space="preserve">South Carolina </w:t>
            </w:r>
          </w:p>
        </w:tc>
        <w:tc>
          <w:tcPr>
            <w:tcW w:w="294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C161C07" w14:textId="56DF178B" w:rsidR="00662D20" w:rsidRPr="00DF4DC3" w:rsidRDefault="68F3197C" w:rsidP="652361BB">
            <w:pPr>
              <w:spacing w:line="0" w:lineRule="atLeast"/>
              <w:rPr>
                <w:rFonts w:cs="Times New Roman"/>
              </w:rPr>
            </w:pPr>
            <w:r w:rsidRPr="652361BB">
              <w:rPr>
                <w:rFonts w:cs="Times New Roman"/>
              </w:rPr>
              <w:t>2.92</w:t>
            </w:r>
          </w:p>
        </w:tc>
      </w:tr>
      <w:tr w:rsidR="00662D20" w:rsidRPr="00DF4DC3" w14:paraId="16E1A178" w14:textId="77777777" w:rsidTr="16D0B965">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173D0BB" w14:textId="77777777" w:rsidR="00662D20" w:rsidRPr="00DF4DC3" w:rsidRDefault="00662D20" w:rsidP="652361BB">
            <w:pPr>
              <w:rPr>
                <w:rFonts w:eastAsia="Times New Roman" w:cs="Times New Roman"/>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31B5DDD" w14:textId="6DC4EFF0" w:rsidR="00662D20" w:rsidRPr="00DF4DC3" w:rsidRDefault="68F3197C" w:rsidP="652361BB">
            <w:pPr>
              <w:spacing w:line="0" w:lineRule="atLeast"/>
              <w:rPr>
                <w:rFonts w:cs="Times New Roman"/>
              </w:rPr>
            </w:pPr>
            <w:r w:rsidRPr="652361BB">
              <w:rPr>
                <w:rFonts w:cs="Times New Roman"/>
              </w:rPr>
              <w:t>Average</w:t>
            </w:r>
          </w:p>
        </w:tc>
        <w:tc>
          <w:tcPr>
            <w:tcW w:w="294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BECCF84" w14:textId="706BDCCF" w:rsidR="00662D20" w:rsidRPr="00DF4DC3" w:rsidRDefault="68F3197C" w:rsidP="652361BB">
            <w:pPr>
              <w:spacing w:line="0" w:lineRule="atLeast"/>
              <w:rPr>
                <w:rFonts w:cs="Times New Roman"/>
              </w:rPr>
            </w:pPr>
            <w:r w:rsidRPr="652361BB">
              <w:rPr>
                <w:rFonts w:cs="Times New Roman"/>
              </w:rPr>
              <w:t>1.30</w:t>
            </w:r>
          </w:p>
        </w:tc>
      </w:tr>
    </w:tbl>
    <w:p w14:paraId="68FC3A01" w14:textId="77777777" w:rsidR="00662D20" w:rsidRPr="00DF4DC3" w:rsidRDefault="00662D20" w:rsidP="00662D20">
      <w:pPr>
        <w:rPr>
          <w:rFonts w:eastAsia="Times New Roman" w:cs="Times New Roman"/>
          <w:color w:val="FF0000"/>
        </w:rPr>
      </w:pPr>
    </w:p>
    <w:p w14:paraId="2F4A2828" w14:textId="6125794F" w:rsidR="00662D20" w:rsidRPr="00DF4DC3" w:rsidRDefault="00662D20" w:rsidP="00662D20">
      <w:pPr>
        <w:rPr>
          <w:rFonts w:cs="Times New Roman"/>
          <w:color w:val="FF0000"/>
        </w:rPr>
      </w:pPr>
      <w:r w:rsidRPr="00E77E4F">
        <w:rPr>
          <w:rFonts w:cs="Times New Roman"/>
          <w:color w:val="000000" w:themeColor="text1"/>
        </w:rPr>
        <w:t xml:space="preserve">Figure 13: Fatality Rate per 100 </w:t>
      </w:r>
      <w:proofErr w:type="gramStart"/>
      <w:r w:rsidRPr="00E77E4F">
        <w:rPr>
          <w:rFonts w:cs="Times New Roman"/>
          <w:color w:val="000000" w:themeColor="text1"/>
        </w:rPr>
        <w:t>Million</w:t>
      </w:r>
      <w:proofErr w:type="gramEnd"/>
      <w:r w:rsidRPr="00E77E4F">
        <w:rPr>
          <w:rFonts w:cs="Times New Roman"/>
          <w:color w:val="000000" w:themeColor="text1"/>
        </w:rPr>
        <w:t xml:space="preserve"> Rural Vehicle</w:t>
      </w:r>
      <w:r w:rsidR="00511C0E" w:rsidRPr="00E77E4F">
        <w:rPr>
          <w:rFonts w:cs="Times New Roman"/>
          <w:color w:val="000000" w:themeColor="text1"/>
        </w:rPr>
        <w:t>-</w:t>
      </w:r>
      <w:r w:rsidRPr="00E77E4F">
        <w:rPr>
          <w:rFonts w:cs="Times New Roman"/>
          <w:color w:val="000000" w:themeColor="text1"/>
        </w:rPr>
        <w:t>Miles, 20</w:t>
      </w:r>
      <w:r w:rsidR="00E77E4F" w:rsidRPr="00E77E4F">
        <w:rPr>
          <w:rFonts w:cs="Times New Roman"/>
          <w:color w:val="000000" w:themeColor="text1"/>
        </w:rPr>
        <w:t>20</w:t>
      </w:r>
      <w:r w:rsidRPr="00E77E4F">
        <w:rPr>
          <w:rFonts w:cs="Times New Roman"/>
          <w:color w:val="000000" w:themeColor="text1"/>
        </w:rPr>
        <w:t xml:space="preserve"> (Ray will insert figure)</w:t>
      </w:r>
    </w:p>
    <w:p w14:paraId="4AF360AB" w14:textId="51CBAD19" w:rsidR="00662D20" w:rsidRPr="00DF4DC3" w:rsidRDefault="00662D20" w:rsidP="00662D20">
      <w:pPr>
        <w:spacing w:after="240"/>
        <w:rPr>
          <w:rFonts w:eastAsia="Times New Roman" w:cs="Times New Roman"/>
          <w:color w:val="FF0000"/>
        </w:rPr>
      </w:pPr>
      <w:r w:rsidRPr="00DF4DC3">
        <w:rPr>
          <w:rFonts w:eastAsia="Times New Roman" w:cs="Times New Roman"/>
          <w:color w:val="FF0000"/>
        </w:rPr>
        <w:br/>
      </w:r>
      <w:r w:rsidRPr="00DF4DC3">
        <w:rPr>
          <w:rFonts w:eastAsia="Times New Roman" w:cs="Times New Roman"/>
          <w:color w:val="FF0000"/>
        </w:rPr>
        <w:br/>
      </w:r>
      <w:r w:rsidRPr="00DF4DC3">
        <w:rPr>
          <w:rFonts w:eastAsia="Times New Roman" w:cs="Times New Roman"/>
          <w:color w:val="FF0000"/>
        </w:rPr>
        <w:br/>
      </w:r>
      <w:r w:rsidRPr="00DF4DC3">
        <w:rPr>
          <w:rFonts w:eastAsia="Times New Roman" w:cs="Times New Roman"/>
          <w:color w:val="FF0000"/>
        </w:rPr>
        <w:br/>
      </w:r>
    </w:p>
    <w:p w14:paraId="75D06DAA" w14:textId="77777777" w:rsidR="00662D20" w:rsidRPr="00E77E4F" w:rsidRDefault="00662D20" w:rsidP="00662D20">
      <w:pPr>
        <w:rPr>
          <w:rFonts w:cs="Times New Roman"/>
          <w:color w:val="000000" w:themeColor="text1"/>
        </w:rPr>
      </w:pPr>
      <w:r w:rsidRPr="00E77E4F">
        <w:rPr>
          <w:rFonts w:cs="Times New Roman"/>
          <w:b/>
          <w:bCs/>
          <w:color w:val="000000" w:themeColor="text1"/>
        </w:rPr>
        <w:t>Urban Fatality Rate </w:t>
      </w:r>
    </w:p>
    <w:p w14:paraId="580C0206" w14:textId="77777777" w:rsidR="00662D20" w:rsidRPr="00DF4DC3" w:rsidRDefault="00662D20" w:rsidP="00662D20">
      <w:pPr>
        <w:rPr>
          <w:rFonts w:eastAsia="Times New Roman" w:cs="Times New Roman"/>
          <w:color w:val="FF0000"/>
        </w:rPr>
      </w:pPr>
    </w:p>
    <w:p w14:paraId="5FB69657" w14:textId="01688668" w:rsidR="00662D20" w:rsidRPr="00DF4DC3" w:rsidRDefault="68F3197C" w:rsidP="00662D20">
      <w:pPr>
        <w:rPr>
          <w:rFonts w:cs="Times New Roman"/>
          <w:color w:val="FF0000"/>
        </w:rPr>
      </w:pPr>
      <w:r w:rsidRPr="652361BB">
        <w:rPr>
          <w:rFonts w:cs="Times New Roman"/>
          <w:color w:val="000000" w:themeColor="text1"/>
        </w:rPr>
        <w:t xml:space="preserve">The urban fatality rate measures fatalities on all urban arterials in the state. </w:t>
      </w:r>
      <w:r w:rsidRPr="652361BB">
        <w:rPr>
          <w:rFonts w:cs="Times New Roman"/>
        </w:rPr>
        <w:t>The nation’s urban highway fatality rate worsened from 0.82 in 2019 to 1.04</w:t>
      </w:r>
      <w:r w:rsidR="023CCB89" w:rsidRPr="652361BB">
        <w:rPr>
          <w:rFonts w:cs="Times New Roman"/>
        </w:rPr>
        <w:t xml:space="preserve"> </w:t>
      </w:r>
      <w:r w:rsidRPr="652361BB">
        <w:rPr>
          <w:rFonts w:cs="Times New Roman"/>
        </w:rPr>
        <w:t xml:space="preserve">in 2020 (Table 19, Urban Fatality Rate per 100 </w:t>
      </w:r>
      <w:proofErr w:type="gramStart"/>
      <w:r w:rsidRPr="652361BB">
        <w:rPr>
          <w:rFonts w:cs="Times New Roman"/>
        </w:rPr>
        <w:t>Million</w:t>
      </w:r>
      <w:proofErr w:type="gramEnd"/>
      <w:r w:rsidRPr="652361BB">
        <w:rPr>
          <w:rFonts w:cs="Times New Roman"/>
        </w:rPr>
        <w:t xml:space="preserve"> Vehicle-Miles, 2020, Figure 14).</w:t>
      </w:r>
      <w:r w:rsidRPr="652361BB">
        <w:rPr>
          <w:rFonts w:cs="Times New Roman"/>
          <w:color w:val="FF0000"/>
        </w:rPr>
        <w:t xml:space="preserve"> </w:t>
      </w:r>
      <w:r w:rsidRPr="652361BB">
        <w:rPr>
          <w:rFonts w:cs="Times New Roman"/>
        </w:rPr>
        <w:t xml:space="preserve">The urban fatality rate has increased over the last several years after a decades-long downward trend. While there is no one cause, distracted driving </w:t>
      </w:r>
      <w:r w:rsidR="5C5D988B" w:rsidRPr="652361BB">
        <w:rPr>
          <w:rFonts w:cs="Times New Roman"/>
        </w:rPr>
        <w:t xml:space="preserve">may be a significant </w:t>
      </w:r>
      <w:r w:rsidRPr="652361BB">
        <w:rPr>
          <w:rFonts w:cs="Times New Roman"/>
        </w:rPr>
        <w:t>contributor.</w:t>
      </w:r>
      <w:r w:rsidRPr="652361BB">
        <w:rPr>
          <w:rFonts w:cs="Times New Roman"/>
          <w:color w:val="FF0000"/>
        </w:rPr>
        <w:t xml:space="preserve"> </w:t>
      </w:r>
      <w:r w:rsidRPr="652361BB">
        <w:rPr>
          <w:rFonts w:cs="Times New Roman"/>
        </w:rPr>
        <w:t>In 2020, 11,889 urban fatalities were reported, more</w:t>
      </w:r>
      <w:r w:rsidR="54560C0E" w:rsidRPr="652361BB">
        <w:rPr>
          <w:rFonts w:cs="Times New Roman"/>
        </w:rPr>
        <w:t xml:space="preserve"> </w:t>
      </w:r>
      <w:r w:rsidRPr="652361BB">
        <w:rPr>
          <w:rFonts w:cs="Times New Roman"/>
        </w:rPr>
        <w:t xml:space="preserve">than the </w:t>
      </w:r>
      <w:r w:rsidR="54560C0E" w:rsidRPr="652361BB">
        <w:rPr>
          <w:rFonts w:cs="Times New Roman"/>
        </w:rPr>
        <w:t xml:space="preserve">10,737 </w:t>
      </w:r>
      <w:r w:rsidRPr="652361BB">
        <w:rPr>
          <w:rFonts w:cs="Times New Roman"/>
        </w:rPr>
        <w:t xml:space="preserve">urban fatalities reported in 2019, as urban VMT (vehicle-miles of travel) </w:t>
      </w:r>
      <w:r w:rsidR="54560C0E" w:rsidRPr="652361BB">
        <w:rPr>
          <w:rFonts w:cs="Times New Roman"/>
        </w:rPr>
        <w:t>decreased</w:t>
      </w:r>
      <w:r w:rsidRPr="652361BB">
        <w:rPr>
          <w:rFonts w:cs="Times New Roman"/>
        </w:rPr>
        <w:t xml:space="preserve"> to 1.144 trillion from 1.</w:t>
      </w:r>
      <w:r w:rsidR="54560C0E" w:rsidRPr="652361BB">
        <w:rPr>
          <w:rFonts w:cs="Times New Roman"/>
        </w:rPr>
        <w:t>310</w:t>
      </w:r>
      <w:r w:rsidRPr="652361BB">
        <w:rPr>
          <w:rFonts w:cs="Times New Roman"/>
        </w:rPr>
        <w:t xml:space="preserve"> trillion in 2019</w:t>
      </w:r>
      <w:r w:rsidR="008D7DB1">
        <w:rPr>
          <w:rFonts w:cs="Times New Roman"/>
        </w:rPr>
        <w:t>, partly as a result of COVID-19</w:t>
      </w:r>
      <w:r w:rsidRPr="652361BB">
        <w:rPr>
          <w:rFonts w:cs="Times New Roman"/>
        </w:rPr>
        <w:t xml:space="preserve">. </w:t>
      </w:r>
    </w:p>
    <w:p w14:paraId="7AB2729A" w14:textId="77777777" w:rsidR="00662D20" w:rsidRPr="00DF4DC3" w:rsidRDefault="00662D20" w:rsidP="00662D20">
      <w:pPr>
        <w:rPr>
          <w:rFonts w:eastAsia="Times New Roman" w:cs="Times New Roman"/>
          <w:color w:val="FF0000"/>
        </w:rPr>
      </w:pPr>
    </w:p>
    <w:p w14:paraId="70DEF26A" w14:textId="4E750C32" w:rsidR="00662D20" w:rsidRPr="00DF4DC3" w:rsidRDefault="68F3197C" w:rsidP="652361BB">
      <w:pPr>
        <w:rPr>
          <w:rFonts w:cs="Times New Roman"/>
        </w:rPr>
      </w:pPr>
      <w:r w:rsidRPr="652361BB">
        <w:rPr>
          <w:rFonts w:cs="Times New Roman"/>
        </w:rPr>
        <w:t>For 2020, New Hampshire reported the lowest urban fatality rate, 0.3</w:t>
      </w:r>
      <w:r w:rsidR="6B2C4CFE" w:rsidRPr="652361BB">
        <w:rPr>
          <w:rFonts w:cs="Times New Roman"/>
        </w:rPr>
        <w:t>7</w:t>
      </w:r>
      <w:r w:rsidRPr="652361BB">
        <w:rPr>
          <w:rFonts w:cs="Times New Roman"/>
        </w:rPr>
        <w:t xml:space="preserve">, while </w:t>
      </w:r>
      <w:r w:rsidR="6B2C4CFE" w:rsidRPr="652361BB">
        <w:rPr>
          <w:rFonts w:cs="Times New Roman"/>
        </w:rPr>
        <w:t xml:space="preserve">New Mexico </w:t>
      </w:r>
      <w:r w:rsidRPr="652361BB">
        <w:rPr>
          <w:rFonts w:cs="Times New Roman"/>
        </w:rPr>
        <w:t xml:space="preserve">reported the highest, 2.15. </w:t>
      </w:r>
      <w:r w:rsidR="6B2C4CFE" w:rsidRPr="652361BB">
        <w:rPr>
          <w:rFonts w:cs="Times New Roman"/>
        </w:rPr>
        <w:t xml:space="preserve">Three </w:t>
      </w:r>
      <w:r w:rsidRPr="652361BB">
        <w:rPr>
          <w:rFonts w:cs="Times New Roman"/>
        </w:rPr>
        <w:t>states reported a</w:t>
      </w:r>
      <w:r w:rsidR="6B2C4CFE" w:rsidRPr="652361BB">
        <w:rPr>
          <w:rFonts w:cs="Times New Roman"/>
        </w:rPr>
        <w:t xml:space="preserve"> decrease</w:t>
      </w:r>
      <w:r w:rsidRPr="652361BB">
        <w:rPr>
          <w:rFonts w:cs="Times New Roman"/>
        </w:rPr>
        <w:t xml:space="preserve"> in their urban fatality rates </w:t>
      </w:r>
      <w:r w:rsidRPr="652361BB">
        <w:rPr>
          <w:rFonts w:cs="Times New Roman"/>
        </w:rPr>
        <w:lastRenderedPageBreak/>
        <w:t>compared to 2019, led by</w:t>
      </w:r>
      <w:r w:rsidR="73070FD6" w:rsidRPr="652361BB">
        <w:rPr>
          <w:rFonts w:cs="Times New Roman"/>
        </w:rPr>
        <w:t xml:space="preserve"> Arkansas and</w:t>
      </w:r>
      <w:r w:rsidR="5AD36FD7" w:rsidRPr="652361BB">
        <w:rPr>
          <w:rFonts w:cs="Times New Roman"/>
        </w:rPr>
        <w:t xml:space="preserve"> Idaho </w:t>
      </w:r>
      <w:r w:rsidR="15475363" w:rsidRPr="652361BB">
        <w:rPr>
          <w:rFonts w:cs="Times New Roman"/>
        </w:rPr>
        <w:t>(</w:t>
      </w:r>
      <w:r w:rsidRPr="652361BB">
        <w:rPr>
          <w:rFonts w:cs="Times New Roman"/>
        </w:rPr>
        <w:t xml:space="preserve">which </w:t>
      </w:r>
      <w:r w:rsidR="5AD36FD7" w:rsidRPr="652361BB">
        <w:rPr>
          <w:rFonts w:cs="Times New Roman"/>
        </w:rPr>
        <w:t xml:space="preserve">improved </w:t>
      </w:r>
      <w:r w:rsidR="73070FD6" w:rsidRPr="652361BB">
        <w:rPr>
          <w:rFonts w:cs="Times New Roman"/>
        </w:rPr>
        <w:t xml:space="preserve">0.49 and 0.26 </w:t>
      </w:r>
      <w:r w:rsidRPr="652361BB">
        <w:rPr>
          <w:rFonts w:cs="Times New Roman"/>
        </w:rPr>
        <w:t>points respectively</w:t>
      </w:r>
      <w:r w:rsidR="15475363" w:rsidRPr="652361BB">
        <w:rPr>
          <w:rFonts w:cs="Times New Roman"/>
        </w:rPr>
        <w:t>.)</w:t>
      </w:r>
      <w:r w:rsidRPr="652361BB">
        <w:rPr>
          <w:rFonts w:cs="Times New Roman"/>
          <w:color w:val="FF0000"/>
        </w:rPr>
        <w:t xml:space="preserve"> </w:t>
      </w:r>
      <w:r w:rsidRPr="652361BB">
        <w:rPr>
          <w:rFonts w:cs="Times New Roman"/>
        </w:rPr>
        <w:t>Forty</w:t>
      </w:r>
      <w:r w:rsidR="6B2C4CFE" w:rsidRPr="652361BB">
        <w:rPr>
          <w:rFonts w:cs="Times New Roman"/>
        </w:rPr>
        <w:t xml:space="preserve">-seven states </w:t>
      </w:r>
      <w:r w:rsidRPr="652361BB">
        <w:rPr>
          <w:rFonts w:cs="Times New Roman"/>
        </w:rPr>
        <w:t>saw their fatality rate</w:t>
      </w:r>
      <w:r w:rsidR="6B2C4CFE" w:rsidRPr="652361BB">
        <w:rPr>
          <w:rFonts w:cs="Times New Roman"/>
        </w:rPr>
        <w:t xml:space="preserve"> increase</w:t>
      </w:r>
      <w:r w:rsidRPr="652361BB">
        <w:rPr>
          <w:rFonts w:cs="Times New Roman"/>
        </w:rPr>
        <w:t>, led by</w:t>
      </w:r>
      <w:r w:rsidR="73070FD6" w:rsidRPr="652361BB">
        <w:rPr>
          <w:rFonts w:cs="Times New Roman"/>
        </w:rPr>
        <w:t xml:space="preserve"> Wyoming</w:t>
      </w:r>
      <w:r w:rsidR="5AD36FD7" w:rsidRPr="652361BB">
        <w:rPr>
          <w:rFonts w:cs="Times New Roman"/>
        </w:rPr>
        <w:t xml:space="preserve"> </w:t>
      </w:r>
      <w:r w:rsidR="73070FD6" w:rsidRPr="652361BB">
        <w:rPr>
          <w:rFonts w:cs="Times New Roman"/>
        </w:rPr>
        <w:t>and</w:t>
      </w:r>
      <w:r w:rsidR="5AD36FD7" w:rsidRPr="652361BB">
        <w:rPr>
          <w:rFonts w:cs="Times New Roman"/>
        </w:rPr>
        <w:t xml:space="preserve"> Arkansas </w:t>
      </w:r>
      <w:r w:rsidR="15475363" w:rsidRPr="652361BB">
        <w:rPr>
          <w:rFonts w:cs="Times New Roman"/>
        </w:rPr>
        <w:t>(</w:t>
      </w:r>
      <w:r w:rsidRPr="652361BB">
        <w:rPr>
          <w:rFonts w:cs="Times New Roman"/>
        </w:rPr>
        <w:t>which i</w:t>
      </w:r>
      <w:r w:rsidR="5AD36FD7" w:rsidRPr="652361BB">
        <w:rPr>
          <w:rFonts w:cs="Times New Roman"/>
        </w:rPr>
        <w:t>ncreased</w:t>
      </w:r>
      <w:r w:rsidRPr="652361BB">
        <w:rPr>
          <w:rFonts w:cs="Times New Roman"/>
        </w:rPr>
        <w:t xml:space="preserve"> by 0.71</w:t>
      </w:r>
      <w:r w:rsidR="73070FD6" w:rsidRPr="652361BB">
        <w:rPr>
          <w:rFonts w:cs="Times New Roman"/>
        </w:rPr>
        <w:t xml:space="preserve"> and</w:t>
      </w:r>
      <w:r w:rsidRPr="652361BB">
        <w:rPr>
          <w:rFonts w:cs="Times New Roman"/>
        </w:rPr>
        <w:t xml:space="preserve"> 0.67 points respectively.</w:t>
      </w:r>
      <w:r w:rsidR="15475363" w:rsidRPr="652361BB">
        <w:rPr>
          <w:rFonts w:cs="Times New Roman"/>
        </w:rPr>
        <w:t>)</w:t>
      </w:r>
      <w:r w:rsidRPr="652361BB">
        <w:rPr>
          <w:rFonts w:cs="Times New Roman"/>
        </w:rPr>
        <w:t> </w:t>
      </w:r>
    </w:p>
    <w:p w14:paraId="7FE72B6B" w14:textId="51248AF4" w:rsidR="652361BB" w:rsidRDefault="652361BB" w:rsidP="652361BB">
      <w:pPr>
        <w:rPr>
          <w:rFonts w:cs="Times New Roman"/>
          <w:color w:val="FF0000"/>
        </w:rPr>
      </w:pPr>
    </w:p>
    <w:p w14:paraId="3406D122" w14:textId="6341FDC1" w:rsidR="00662D20" w:rsidRPr="00DF4DC3" w:rsidRDefault="68F3197C" w:rsidP="652361BB">
      <w:pPr>
        <w:rPr>
          <w:rFonts w:cs="Times New Roman"/>
        </w:rPr>
      </w:pPr>
      <w:r w:rsidRPr="652361BB">
        <w:rPr>
          <w:rFonts w:cs="Times New Roman"/>
        </w:rPr>
        <w:t xml:space="preserve">Table 19: Fatality Rate per 100 </w:t>
      </w:r>
      <w:proofErr w:type="gramStart"/>
      <w:r w:rsidRPr="652361BB">
        <w:rPr>
          <w:rFonts w:cs="Times New Roman"/>
        </w:rPr>
        <w:t>Million</w:t>
      </w:r>
      <w:proofErr w:type="gramEnd"/>
      <w:r w:rsidRPr="652361BB">
        <w:rPr>
          <w:rFonts w:cs="Times New Roman"/>
        </w:rPr>
        <w:t xml:space="preserve"> Urban Vehicle-Miles</w:t>
      </w:r>
      <w:r w:rsidR="1898F5B6" w:rsidRPr="652361BB">
        <w:rPr>
          <w:rFonts w:cs="Times New Roman"/>
        </w:rPr>
        <w:t>, 2020</w:t>
      </w:r>
    </w:p>
    <w:tbl>
      <w:tblPr>
        <w:tblW w:w="0" w:type="auto"/>
        <w:tblCellMar>
          <w:top w:w="15" w:type="dxa"/>
          <w:left w:w="15" w:type="dxa"/>
          <w:bottom w:w="15" w:type="dxa"/>
          <w:right w:w="15" w:type="dxa"/>
        </w:tblCellMar>
        <w:tblLook w:val="04A0" w:firstRow="1" w:lastRow="0" w:firstColumn="1" w:lastColumn="0" w:noHBand="0" w:noVBand="1"/>
      </w:tblPr>
      <w:tblGrid>
        <w:gridCol w:w="1327"/>
        <w:gridCol w:w="1869"/>
        <w:gridCol w:w="3057"/>
      </w:tblGrid>
      <w:tr w:rsidR="00DF4DC3" w:rsidRPr="00DF4DC3" w14:paraId="1C843BB8" w14:textId="77777777" w:rsidTr="16D0B965">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491CC50" w14:textId="54B94D50" w:rsidR="00662D20" w:rsidRPr="00DF4DC3" w:rsidRDefault="68F3197C" w:rsidP="652361BB">
            <w:pPr>
              <w:spacing w:line="0" w:lineRule="atLeast"/>
              <w:rPr>
                <w:rFonts w:cs="Times New Roman"/>
              </w:rPr>
            </w:pPr>
            <w:r w:rsidRPr="652361BB">
              <w:rPr>
                <w:rFonts w:cs="Times New Roman"/>
              </w:rPr>
              <w:t>2020 Rank</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857CD10" w14:textId="77777777" w:rsidR="00662D20" w:rsidRPr="00DF4DC3" w:rsidRDefault="68F3197C" w:rsidP="652361BB">
            <w:pPr>
              <w:spacing w:line="0" w:lineRule="atLeast"/>
              <w:rPr>
                <w:rFonts w:cs="Times New Roman"/>
              </w:rPr>
            </w:pPr>
            <w:r w:rsidRPr="652361BB">
              <w:rPr>
                <w:rFonts w:cs="Times New Roman"/>
              </w:rPr>
              <w:t>State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B62BAE7" w14:textId="444BA8BE" w:rsidR="00662D20" w:rsidRPr="00DF4DC3" w:rsidRDefault="68F3197C" w:rsidP="652361BB">
            <w:pPr>
              <w:rPr>
                <w:rFonts w:cs="Times New Roman"/>
              </w:rPr>
            </w:pPr>
            <w:r w:rsidRPr="652361BB">
              <w:rPr>
                <w:rFonts w:cs="Times New Roman"/>
              </w:rPr>
              <w:t>Fatality Rate per 100 </w:t>
            </w:r>
          </w:p>
          <w:p w14:paraId="65A8EC75" w14:textId="77777777" w:rsidR="00662D20" w:rsidRPr="00DF4DC3" w:rsidRDefault="68F3197C" w:rsidP="652361BB">
            <w:pPr>
              <w:spacing w:line="0" w:lineRule="atLeast"/>
              <w:rPr>
                <w:rFonts w:cs="Times New Roman"/>
              </w:rPr>
            </w:pPr>
            <w:r w:rsidRPr="652361BB">
              <w:rPr>
                <w:rFonts w:cs="Times New Roman"/>
              </w:rPr>
              <w:t>Million Urban Vehicle-Miles</w:t>
            </w:r>
          </w:p>
        </w:tc>
      </w:tr>
      <w:tr w:rsidR="652361BB" w14:paraId="3D0F8CC6"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E3C0AB2" w14:textId="0CDA316F" w:rsidR="652361BB" w:rsidRDefault="652361BB" w:rsidP="652361BB">
            <w:pPr>
              <w:spacing w:line="0" w:lineRule="atLeast"/>
              <w:rPr>
                <w:rFonts w:cs="Times New Roman"/>
              </w:rPr>
            </w:pPr>
            <w:r w:rsidRPr="652361BB">
              <w:rPr>
                <w:rFonts w:cs="Times New Roman"/>
              </w:rPr>
              <w:t>1</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E7E15EC" w14:textId="62DD5F90" w:rsidR="1B565BB1" w:rsidRDefault="1B565BB1" w:rsidP="652361BB">
            <w:pPr>
              <w:spacing w:line="0" w:lineRule="atLeast"/>
              <w:rPr>
                <w:rFonts w:cs="Times New Roman"/>
              </w:rPr>
            </w:pPr>
            <w:r w:rsidRPr="652361BB">
              <w:rPr>
                <w:rFonts w:cs="Times New Roman"/>
              </w:rPr>
              <w:t xml:space="preserve">New Hampshire </w:t>
            </w:r>
          </w:p>
        </w:tc>
        <w:tc>
          <w:tcPr>
            <w:tcW w:w="30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D0C267B" w14:textId="5FFF6A9B" w:rsidR="68F3197C" w:rsidRDefault="68F3197C" w:rsidP="652361BB">
            <w:pPr>
              <w:spacing w:line="0" w:lineRule="atLeast"/>
              <w:rPr>
                <w:rFonts w:cs="Times New Roman"/>
              </w:rPr>
            </w:pPr>
            <w:r w:rsidRPr="652361BB">
              <w:rPr>
                <w:rFonts w:cs="Times New Roman"/>
              </w:rPr>
              <w:t>0.</w:t>
            </w:r>
            <w:r w:rsidR="1B565BB1" w:rsidRPr="652361BB">
              <w:rPr>
                <w:rFonts w:cs="Times New Roman"/>
              </w:rPr>
              <w:t>37</w:t>
            </w:r>
          </w:p>
        </w:tc>
      </w:tr>
      <w:tr w:rsidR="652361BB" w14:paraId="10A279F7"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261209E" w14:textId="77777777" w:rsidR="68F3197C" w:rsidRDefault="68F3197C" w:rsidP="652361BB">
            <w:pPr>
              <w:spacing w:line="0" w:lineRule="atLeast"/>
              <w:rPr>
                <w:rFonts w:cs="Times New Roman"/>
              </w:rPr>
            </w:pPr>
            <w:r w:rsidRPr="652361BB">
              <w:rPr>
                <w:rFonts w:cs="Times New Roman"/>
              </w:rPr>
              <w:t>2</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3CFF17A" w14:textId="00CB6E9C" w:rsidR="68F3197C" w:rsidRDefault="68F3197C" w:rsidP="652361BB">
            <w:pPr>
              <w:spacing w:line="0" w:lineRule="atLeast"/>
              <w:rPr>
                <w:rFonts w:cs="Times New Roman"/>
              </w:rPr>
            </w:pPr>
            <w:r w:rsidRPr="652361BB">
              <w:rPr>
                <w:rFonts w:cs="Times New Roman"/>
              </w:rPr>
              <w:t>M</w:t>
            </w:r>
            <w:r w:rsidR="5A2D06BC" w:rsidRPr="652361BB">
              <w:rPr>
                <w:rFonts w:cs="Times New Roman"/>
              </w:rPr>
              <w:t xml:space="preserve">innesota </w:t>
            </w:r>
          </w:p>
        </w:tc>
        <w:tc>
          <w:tcPr>
            <w:tcW w:w="30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C30A037" w14:textId="5A15671B" w:rsidR="68F3197C" w:rsidRDefault="68F3197C" w:rsidP="652361BB">
            <w:pPr>
              <w:spacing w:line="0" w:lineRule="atLeast"/>
              <w:rPr>
                <w:rFonts w:cs="Times New Roman"/>
              </w:rPr>
            </w:pPr>
            <w:r w:rsidRPr="652361BB">
              <w:rPr>
                <w:rFonts w:cs="Times New Roman"/>
              </w:rPr>
              <w:t>0.40</w:t>
            </w:r>
          </w:p>
        </w:tc>
      </w:tr>
      <w:tr w:rsidR="652361BB" w14:paraId="5B819ED5"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5DBF1A7" w14:textId="2417C59B" w:rsidR="652361BB" w:rsidRDefault="652361BB" w:rsidP="652361BB">
            <w:pPr>
              <w:spacing w:line="0" w:lineRule="atLeast"/>
              <w:rPr>
                <w:rFonts w:cs="Times New Roman"/>
              </w:rPr>
            </w:pPr>
            <w:r w:rsidRPr="652361BB">
              <w:rPr>
                <w:rFonts w:cs="Times New Roman"/>
              </w:rPr>
              <w:t>3</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5E5508C" w14:textId="4630D8F4" w:rsidR="1B565BB1" w:rsidRDefault="1B565BB1" w:rsidP="652361BB">
            <w:pPr>
              <w:spacing w:line="0" w:lineRule="atLeast"/>
              <w:rPr>
                <w:rFonts w:cs="Times New Roman"/>
              </w:rPr>
            </w:pPr>
            <w:r w:rsidRPr="652361BB">
              <w:rPr>
                <w:rFonts w:cs="Times New Roman"/>
              </w:rPr>
              <w:t xml:space="preserve">Idaho </w:t>
            </w:r>
          </w:p>
        </w:tc>
        <w:tc>
          <w:tcPr>
            <w:tcW w:w="30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71EF8FD" w14:textId="47294C93" w:rsidR="1B565BB1" w:rsidRDefault="1B565BB1" w:rsidP="652361BB">
            <w:pPr>
              <w:spacing w:line="0" w:lineRule="atLeast"/>
              <w:rPr>
                <w:rFonts w:cs="Times New Roman"/>
              </w:rPr>
            </w:pPr>
            <w:r w:rsidRPr="652361BB">
              <w:rPr>
                <w:rFonts w:cs="Times New Roman"/>
              </w:rPr>
              <w:t>0.51</w:t>
            </w:r>
          </w:p>
        </w:tc>
      </w:tr>
      <w:tr w:rsidR="652361BB" w14:paraId="22994A1C"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AAFC2DF" w14:textId="518C1AE0" w:rsidR="652361BB" w:rsidRDefault="652361BB" w:rsidP="652361BB">
            <w:pPr>
              <w:spacing w:line="0" w:lineRule="atLeast"/>
              <w:rPr>
                <w:rFonts w:cs="Times New Roman"/>
              </w:rPr>
            </w:pPr>
            <w:r w:rsidRPr="652361BB">
              <w:rPr>
                <w:rFonts w:cs="Times New Roman"/>
              </w:rPr>
              <w:t>4</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95D7927" w14:textId="5F83616F" w:rsidR="1B565BB1" w:rsidRDefault="1B565BB1" w:rsidP="652361BB">
            <w:pPr>
              <w:spacing w:line="0" w:lineRule="atLeast"/>
              <w:rPr>
                <w:rFonts w:cs="Times New Roman"/>
              </w:rPr>
            </w:pPr>
            <w:r w:rsidRPr="652361BB">
              <w:rPr>
                <w:rFonts w:cs="Times New Roman"/>
              </w:rPr>
              <w:t xml:space="preserve">Maine </w:t>
            </w:r>
          </w:p>
        </w:tc>
        <w:tc>
          <w:tcPr>
            <w:tcW w:w="30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5DD09E4" w14:textId="762EBD43" w:rsidR="68F3197C" w:rsidRDefault="68F3197C" w:rsidP="652361BB">
            <w:pPr>
              <w:spacing w:line="0" w:lineRule="atLeast"/>
              <w:rPr>
                <w:rFonts w:cs="Times New Roman"/>
              </w:rPr>
            </w:pPr>
            <w:r w:rsidRPr="652361BB">
              <w:rPr>
                <w:rFonts w:cs="Times New Roman"/>
              </w:rPr>
              <w:t>0.52</w:t>
            </w:r>
          </w:p>
        </w:tc>
      </w:tr>
      <w:tr w:rsidR="652361BB" w14:paraId="143FE2C5"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257BC9E" w14:textId="236ECB27" w:rsidR="652361BB" w:rsidRDefault="652361BB" w:rsidP="652361BB">
            <w:pPr>
              <w:spacing w:line="0" w:lineRule="atLeast"/>
              <w:rPr>
                <w:rFonts w:cs="Times New Roman"/>
              </w:rPr>
            </w:pPr>
            <w:r w:rsidRPr="652361BB">
              <w:rPr>
                <w:rFonts w:cs="Times New Roman"/>
              </w:rPr>
              <w:t>5</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8B7A790" w14:textId="754E7746" w:rsidR="1B565BB1" w:rsidRDefault="1B565BB1" w:rsidP="652361BB">
            <w:pPr>
              <w:spacing w:line="0" w:lineRule="atLeast"/>
              <w:rPr>
                <w:rFonts w:cs="Times New Roman"/>
              </w:rPr>
            </w:pPr>
            <w:r w:rsidRPr="652361BB">
              <w:rPr>
                <w:rFonts w:cs="Times New Roman"/>
              </w:rPr>
              <w:t xml:space="preserve">North Dakota </w:t>
            </w:r>
          </w:p>
        </w:tc>
        <w:tc>
          <w:tcPr>
            <w:tcW w:w="30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5F12304" w14:textId="4AAA8CF9" w:rsidR="1B565BB1" w:rsidRDefault="1B565BB1" w:rsidP="652361BB">
            <w:pPr>
              <w:spacing w:line="0" w:lineRule="atLeast"/>
              <w:rPr>
                <w:rFonts w:cs="Times New Roman"/>
              </w:rPr>
            </w:pPr>
            <w:r w:rsidRPr="652361BB">
              <w:rPr>
                <w:rFonts w:cs="Times New Roman"/>
              </w:rPr>
              <w:t>0.53</w:t>
            </w:r>
          </w:p>
        </w:tc>
      </w:tr>
      <w:tr w:rsidR="652361BB" w14:paraId="574F7690"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E22E6FE" w14:textId="0478D254" w:rsidR="652361BB" w:rsidRDefault="652361BB" w:rsidP="652361BB">
            <w:pPr>
              <w:spacing w:line="0" w:lineRule="atLeast"/>
              <w:rPr>
                <w:rFonts w:cs="Times New Roman"/>
              </w:rPr>
            </w:pPr>
            <w:r w:rsidRPr="652361BB">
              <w:rPr>
                <w:rFonts w:cs="Times New Roman"/>
              </w:rPr>
              <w:t>6</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8CADF32" w14:textId="2078C057" w:rsidR="1B565BB1" w:rsidRDefault="1B565BB1" w:rsidP="652361BB">
            <w:pPr>
              <w:spacing w:line="0" w:lineRule="atLeast"/>
              <w:rPr>
                <w:rFonts w:cs="Times New Roman"/>
              </w:rPr>
            </w:pPr>
            <w:r w:rsidRPr="652361BB">
              <w:rPr>
                <w:rFonts w:cs="Times New Roman"/>
              </w:rPr>
              <w:t xml:space="preserve">Washington </w:t>
            </w:r>
          </w:p>
        </w:tc>
        <w:tc>
          <w:tcPr>
            <w:tcW w:w="30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CAB1B09" w14:textId="767648ED" w:rsidR="68F3197C" w:rsidRDefault="68F3197C" w:rsidP="652361BB">
            <w:pPr>
              <w:spacing w:line="0" w:lineRule="atLeast"/>
              <w:rPr>
                <w:rFonts w:cs="Times New Roman"/>
              </w:rPr>
            </w:pPr>
            <w:r w:rsidRPr="652361BB">
              <w:rPr>
                <w:rFonts w:cs="Times New Roman"/>
              </w:rPr>
              <w:t>0.58</w:t>
            </w:r>
          </w:p>
        </w:tc>
      </w:tr>
      <w:tr w:rsidR="652361BB" w14:paraId="685E3B7D"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41FAE98" w14:textId="1D1B1803" w:rsidR="652361BB" w:rsidRDefault="16D0B965" w:rsidP="652361BB">
            <w:pPr>
              <w:spacing w:line="0" w:lineRule="atLeast"/>
              <w:rPr>
                <w:rFonts w:cs="Times New Roman"/>
              </w:rPr>
            </w:pPr>
            <w:r w:rsidRPr="16D0B965">
              <w:rPr>
                <w:rFonts w:cs="Times New Roman"/>
              </w:rPr>
              <w:t>7</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E74A825" w14:textId="5AB57F3D" w:rsidR="1B565BB1" w:rsidRDefault="1B565BB1" w:rsidP="652361BB">
            <w:pPr>
              <w:spacing w:line="0" w:lineRule="atLeast"/>
              <w:rPr>
                <w:rFonts w:cs="Times New Roman"/>
              </w:rPr>
            </w:pPr>
            <w:r w:rsidRPr="652361BB">
              <w:rPr>
                <w:rFonts w:cs="Times New Roman"/>
              </w:rPr>
              <w:t>Arkansas</w:t>
            </w:r>
          </w:p>
        </w:tc>
        <w:tc>
          <w:tcPr>
            <w:tcW w:w="30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A5DAB6F" w14:textId="6CEE224E" w:rsidR="652361BB" w:rsidRDefault="652361BB" w:rsidP="652361BB">
            <w:pPr>
              <w:spacing w:line="0" w:lineRule="atLeast"/>
              <w:rPr>
                <w:rFonts w:cs="Times New Roman"/>
              </w:rPr>
            </w:pPr>
            <w:r w:rsidRPr="652361BB">
              <w:rPr>
                <w:rFonts w:cs="Times New Roman"/>
              </w:rPr>
              <w:t>0.58</w:t>
            </w:r>
          </w:p>
        </w:tc>
      </w:tr>
      <w:tr w:rsidR="652361BB" w14:paraId="385DC62C"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20CD506" w14:textId="3A2154DE" w:rsidR="652361BB" w:rsidRDefault="16D0B965" w:rsidP="652361BB">
            <w:pPr>
              <w:spacing w:line="0" w:lineRule="atLeast"/>
              <w:rPr>
                <w:rFonts w:cs="Times New Roman"/>
              </w:rPr>
            </w:pPr>
            <w:r w:rsidRPr="16D0B965">
              <w:rPr>
                <w:rFonts w:cs="Times New Roman"/>
              </w:rPr>
              <w:t>8</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B916005" w14:textId="77777777" w:rsidR="68F3197C" w:rsidRDefault="68F3197C" w:rsidP="652361BB">
            <w:pPr>
              <w:spacing w:line="0" w:lineRule="atLeast"/>
              <w:rPr>
                <w:rFonts w:cs="Times New Roman"/>
              </w:rPr>
            </w:pPr>
            <w:r w:rsidRPr="652361BB">
              <w:rPr>
                <w:rFonts w:cs="Times New Roman"/>
              </w:rPr>
              <w:t>Massachusetts</w:t>
            </w:r>
          </w:p>
        </w:tc>
        <w:tc>
          <w:tcPr>
            <w:tcW w:w="30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B29551D" w14:textId="3D54AB78" w:rsidR="68F3197C" w:rsidRDefault="68F3197C" w:rsidP="652361BB">
            <w:pPr>
              <w:spacing w:line="0" w:lineRule="atLeast"/>
              <w:rPr>
                <w:rFonts w:cs="Times New Roman"/>
              </w:rPr>
            </w:pPr>
            <w:r w:rsidRPr="16D0B965">
              <w:rPr>
                <w:rFonts w:cs="Times New Roman"/>
              </w:rPr>
              <w:t>0.58</w:t>
            </w:r>
          </w:p>
        </w:tc>
      </w:tr>
      <w:tr w:rsidR="652361BB" w14:paraId="3E53BF1E"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FF2A31F" w14:textId="4FAE0384" w:rsidR="652361BB" w:rsidRDefault="652361BB" w:rsidP="652361BB">
            <w:pPr>
              <w:spacing w:line="0" w:lineRule="atLeast"/>
              <w:rPr>
                <w:rFonts w:cs="Times New Roman"/>
              </w:rPr>
            </w:pPr>
            <w:r w:rsidRPr="652361BB">
              <w:rPr>
                <w:rFonts w:cs="Times New Roman"/>
              </w:rPr>
              <w:t>9</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A9E8F6D" w14:textId="28663D68" w:rsidR="1B565BB1" w:rsidRDefault="1B565BB1" w:rsidP="652361BB">
            <w:pPr>
              <w:spacing w:line="0" w:lineRule="atLeast"/>
              <w:rPr>
                <w:rFonts w:cs="Times New Roman"/>
              </w:rPr>
            </w:pPr>
            <w:r w:rsidRPr="652361BB">
              <w:rPr>
                <w:rFonts w:cs="Times New Roman"/>
              </w:rPr>
              <w:t xml:space="preserve">Wisconsin </w:t>
            </w:r>
          </w:p>
        </w:tc>
        <w:tc>
          <w:tcPr>
            <w:tcW w:w="30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8AC4943" w14:textId="2FA4249B" w:rsidR="1B565BB1" w:rsidRDefault="1B565BB1" w:rsidP="652361BB">
            <w:pPr>
              <w:spacing w:line="0" w:lineRule="atLeast"/>
              <w:rPr>
                <w:rFonts w:cs="Times New Roman"/>
              </w:rPr>
            </w:pPr>
            <w:r w:rsidRPr="652361BB">
              <w:rPr>
                <w:rFonts w:cs="Times New Roman"/>
              </w:rPr>
              <w:t>0.67</w:t>
            </w:r>
          </w:p>
        </w:tc>
      </w:tr>
      <w:tr w:rsidR="652361BB" w14:paraId="38FA94B9"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0F3F81F" w14:textId="3EE011B7" w:rsidR="652361BB" w:rsidRDefault="652361BB" w:rsidP="652361BB">
            <w:pPr>
              <w:spacing w:line="0" w:lineRule="atLeast"/>
              <w:rPr>
                <w:rFonts w:cs="Times New Roman"/>
              </w:rPr>
            </w:pPr>
            <w:r w:rsidRPr="652361BB">
              <w:rPr>
                <w:rFonts w:cs="Times New Roman"/>
              </w:rPr>
              <w:t>10</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B586FD3" w14:textId="37F3BCC9" w:rsidR="1B565BB1" w:rsidRDefault="1B565BB1" w:rsidP="652361BB">
            <w:pPr>
              <w:spacing w:line="0" w:lineRule="atLeast"/>
              <w:rPr>
                <w:rFonts w:cs="Times New Roman"/>
              </w:rPr>
            </w:pPr>
            <w:r w:rsidRPr="652361BB">
              <w:rPr>
                <w:rFonts w:cs="Times New Roman"/>
              </w:rPr>
              <w:t xml:space="preserve">Virginia </w:t>
            </w:r>
          </w:p>
        </w:tc>
        <w:tc>
          <w:tcPr>
            <w:tcW w:w="30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28FFA34" w14:textId="10AEA670" w:rsidR="68F3197C" w:rsidRDefault="68F3197C" w:rsidP="652361BB">
            <w:pPr>
              <w:spacing w:line="0" w:lineRule="atLeast"/>
              <w:rPr>
                <w:rFonts w:cs="Times New Roman"/>
              </w:rPr>
            </w:pPr>
            <w:r w:rsidRPr="652361BB">
              <w:rPr>
                <w:rFonts w:cs="Times New Roman"/>
              </w:rPr>
              <w:t>0.69</w:t>
            </w:r>
          </w:p>
        </w:tc>
      </w:tr>
      <w:tr w:rsidR="652361BB" w14:paraId="532D833E"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F00EB1C" w14:textId="3579E205" w:rsidR="1B565BB1" w:rsidRDefault="1B565BB1" w:rsidP="652361BB">
            <w:pPr>
              <w:spacing w:line="0" w:lineRule="atLeast"/>
              <w:rPr>
                <w:rFonts w:cs="Times New Roman"/>
              </w:rPr>
            </w:pPr>
            <w:r w:rsidRPr="652361BB">
              <w:rPr>
                <w:rFonts w:cs="Times New Roman"/>
              </w:rPr>
              <w:t>11</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60D846A" w14:textId="4072B372" w:rsidR="1B565BB1" w:rsidRDefault="1B565BB1" w:rsidP="652361BB">
            <w:pPr>
              <w:spacing w:line="0" w:lineRule="atLeast"/>
              <w:rPr>
                <w:rFonts w:cs="Times New Roman"/>
              </w:rPr>
            </w:pPr>
            <w:r w:rsidRPr="652361BB">
              <w:rPr>
                <w:rFonts w:cs="Times New Roman"/>
              </w:rPr>
              <w:t xml:space="preserve">Connecticut </w:t>
            </w:r>
          </w:p>
        </w:tc>
        <w:tc>
          <w:tcPr>
            <w:tcW w:w="30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1FE466E" w14:textId="20EEA384" w:rsidR="1B565BB1" w:rsidRDefault="1B565BB1" w:rsidP="652361BB">
            <w:pPr>
              <w:spacing w:line="0" w:lineRule="atLeast"/>
              <w:rPr>
                <w:rFonts w:cs="Times New Roman"/>
              </w:rPr>
            </w:pPr>
            <w:r w:rsidRPr="652361BB">
              <w:rPr>
                <w:rFonts w:cs="Times New Roman"/>
              </w:rPr>
              <w:t>0.74</w:t>
            </w:r>
          </w:p>
        </w:tc>
      </w:tr>
      <w:tr w:rsidR="00DF4DC3" w:rsidRPr="00DF4DC3" w14:paraId="6DB0452F" w14:textId="77777777" w:rsidTr="16D0B965">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17F3B4F3" w14:textId="2DA1479D" w:rsidR="00662D20" w:rsidRPr="00DF4DC3" w:rsidRDefault="68F3197C" w:rsidP="652361BB">
            <w:pPr>
              <w:spacing w:line="0" w:lineRule="atLeast"/>
              <w:rPr>
                <w:rFonts w:cs="Times New Roman"/>
              </w:rPr>
            </w:pPr>
            <w:r w:rsidRPr="652361BB">
              <w:rPr>
                <w:rFonts w:cs="Times New Roman"/>
              </w:rPr>
              <w:t>12</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B717D1B" w14:textId="2EF6C180" w:rsidR="00662D20" w:rsidRPr="00DF4DC3" w:rsidRDefault="5A2D06BC" w:rsidP="652361BB">
            <w:pPr>
              <w:spacing w:line="0" w:lineRule="atLeast"/>
              <w:rPr>
                <w:rFonts w:cs="Times New Roman"/>
              </w:rPr>
            </w:pPr>
            <w:r w:rsidRPr="652361BB">
              <w:rPr>
                <w:rFonts w:cs="Times New Roman"/>
              </w:rPr>
              <w:t xml:space="preserve">Vermont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BD962CE" w14:textId="5E7E8147" w:rsidR="00662D20" w:rsidRPr="00DF4DC3" w:rsidRDefault="68F3197C" w:rsidP="652361BB">
            <w:pPr>
              <w:spacing w:line="0" w:lineRule="atLeast"/>
              <w:rPr>
                <w:rFonts w:cs="Times New Roman"/>
              </w:rPr>
            </w:pPr>
            <w:r w:rsidRPr="652361BB">
              <w:rPr>
                <w:rFonts w:cs="Times New Roman"/>
              </w:rPr>
              <w:t>0.75</w:t>
            </w:r>
          </w:p>
        </w:tc>
      </w:tr>
      <w:tr w:rsidR="652361BB" w14:paraId="32D4B1D5"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DCABD0D" w14:textId="241B3002" w:rsidR="1B565BB1" w:rsidRDefault="1B565BB1" w:rsidP="652361BB">
            <w:pPr>
              <w:spacing w:line="0" w:lineRule="atLeast"/>
              <w:rPr>
                <w:rFonts w:cs="Times New Roman"/>
              </w:rPr>
            </w:pPr>
            <w:r w:rsidRPr="652361BB">
              <w:rPr>
                <w:rFonts w:cs="Times New Roman"/>
              </w:rPr>
              <w:t>13</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D611D0A" w14:textId="0B5AE459" w:rsidR="1B565BB1" w:rsidRDefault="1B565BB1" w:rsidP="652361BB">
            <w:pPr>
              <w:spacing w:line="0" w:lineRule="atLeast"/>
              <w:rPr>
                <w:rFonts w:cs="Times New Roman"/>
              </w:rPr>
            </w:pPr>
            <w:r w:rsidRPr="652361BB">
              <w:rPr>
                <w:rFonts w:cs="Times New Roman"/>
              </w:rPr>
              <w:t xml:space="preserve">Utah </w:t>
            </w:r>
          </w:p>
        </w:tc>
        <w:tc>
          <w:tcPr>
            <w:tcW w:w="30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7894245" w14:textId="31A06C81" w:rsidR="1B565BB1" w:rsidRDefault="1B565BB1" w:rsidP="652361BB">
            <w:pPr>
              <w:spacing w:line="0" w:lineRule="atLeast"/>
              <w:rPr>
                <w:rFonts w:cs="Times New Roman"/>
              </w:rPr>
            </w:pPr>
            <w:r w:rsidRPr="652361BB">
              <w:rPr>
                <w:rFonts w:cs="Times New Roman"/>
              </w:rPr>
              <w:t>0.78</w:t>
            </w:r>
          </w:p>
        </w:tc>
      </w:tr>
      <w:tr w:rsidR="00DF4DC3" w:rsidRPr="00DF4DC3" w14:paraId="4FAECD46" w14:textId="77777777" w:rsidTr="16D0B965">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215BF29" w14:textId="004AA45A" w:rsidR="00662D20" w:rsidRPr="00DF4DC3" w:rsidRDefault="652361BB" w:rsidP="652361BB">
            <w:pPr>
              <w:spacing w:line="0" w:lineRule="atLeast"/>
              <w:rPr>
                <w:rFonts w:cs="Times New Roman"/>
              </w:rPr>
            </w:pPr>
            <w:r w:rsidRPr="652361BB">
              <w:rPr>
                <w:rFonts w:cs="Times New Roman"/>
              </w:rPr>
              <w:t>14</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7537510" w14:textId="540BBAE2" w:rsidR="00662D20" w:rsidRPr="00DF4DC3" w:rsidRDefault="1B565BB1" w:rsidP="652361BB">
            <w:pPr>
              <w:spacing w:line="0" w:lineRule="atLeast"/>
              <w:rPr>
                <w:rFonts w:cs="Times New Roman"/>
              </w:rPr>
            </w:pPr>
            <w:r w:rsidRPr="652361BB">
              <w:rPr>
                <w:rFonts w:cs="Times New Roman"/>
              </w:rPr>
              <w:t xml:space="preserve">Montana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7BED99A" w14:textId="7DBC6849" w:rsidR="00662D20" w:rsidRPr="00DF4DC3" w:rsidRDefault="68F3197C" w:rsidP="652361BB">
            <w:pPr>
              <w:spacing w:line="0" w:lineRule="atLeast"/>
              <w:rPr>
                <w:rFonts w:cs="Times New Roman"/>
              </w:rPr>
            </w:pPr>
            <w:r w:rsidRPr="652361BB">
              <w:rPr>
                <w:rFonts w:cs="Times New Roman"/>
              </w:rPr>
              <w:t>0.79</w:t>
            </w:r>
          </w:p>
        </w:tc>
      </w:tr>
      <w:tr w:rsidR="652361BB" w14:paraId="03599730"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CAAD390" w14:textId="778C94AB" w:rsidR="1B565BB1" w:rsidRDefault="1B565BB1" w:rsidP="652361BB">
            <w:pPr>
              <w:spacing w:line="0" w:lineRule="atLeast"/>
              <w:rPr>
                <w:rFonts w:cs="Times New Roman"/>
              </w:rPr>
            </w:pPr>
            <w:r w:rsidRPr="652361BB">
              <w:rPr>
                <w:rFonts w:cs="Times New Roman"/>
              </w:rPr>
              <w:t>15</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516A7D0" w14:textId="38F6EC32" w:rsidR="1B565BB1" w:rsidRDefault="1B565BB1" w:rsidP="652361BB">
            <w:pPr>
              <w:spacing w:line="0" w:lineRule="atLeast"/>
              <w:rPr>
                <w:rFonts w:cs="Times New Roman"/>
              </w:rPr>
            </w:pPr>
            <w:r w:rsidRPr="652361BB">
              <w:rPr>
                <w:rFonts w:cs="Times New Roman"/>
              </w:rPr>
              <w:t xml:space="preserve">Ohio  </w:t>
            </w:r>
          </w:p>
        </w:tc>
        <w:tc>
          <w:tcPr>
            <w:tcW w:w="30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0AAF3FA" w14:textId="7C034809" w:rsidR="1B565BB1" w:rsidRDefault="1B565BB1" w:rsidP="652361BB">
            <w:pPr>
              <w:spacing w:line="0" w:lineRule="atLeast"/>
              <w:rPr>
                <w:rFonts w:cs="Times New Roman"/>
              </w:rPr>
            </w:pPr>
            <w:r w:rsidRPr="652361BB">
              <w:rPr>
                <w:rFonts w:cs="Times New Roman"/>
              </w:rPr>
              <w:t>0.83</w:t>
            </w:r>
          </w:p>
        </w:tc>
      </w:tr>
      <w:tr w:rsidR="652361BB" w14:paraId="405D8BE1"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12B9E8A" w14:textId="5AB5B215" w:rsidR="652361BB" w:rsidRDefault="652361BB" w:rsidP="652361BB">
            <w:pPr>
              <w:spacing w:line="0" w:lineRule="atLeast"/>
              <w:rPr>
                <w:rFonts w:cs="Times New Roman"/>
              </w:rPr>
            </w:pPr>
            <w:r w:rsidRPr="16D0B965">
              <w:rPr>
                <w:rFonts w:cs="Times New Roman"/>
              </w:rPr>
              <w:t>16</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61B4DBB" w14:textId="40700734" w:rsidR="1B565BB1" w:rsidRDefault="1B565BB1" w:rsidP="652361BB">
            <w:pPr>
              <w:spacing w:line="0" w:lineRule="atLeast"/>
              <w:rPr>
                <w:rFonts w:cs="Times New Roman"/>
              </w:rPr>
            </w:pPr>
            <w:r w:rsidRPr="652361BB">
              <w:rPr>
                <w:rFonts w:cs="Times New Roman"/>
              </w:rPr>
              <w:t xml:space="preserve">Rhode Island </w:t>
            </w:r>
          </w:p>
        </w:tc>
        <w:tc>
          <w:tcPr>
            <w:tcW w:w="30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B7D3C7A" w14:textId="2DF7FDA7" w:rsidR="1B565BB1" w:rsidRDefault="1B565BB1" w:rsidP="652361BB">
            <w:pPr>
              <w:spacing w:line="0" w:lineRule="atLeast"/>
              <w:rPr>
                <w:rFonts w:cs="Times New Roman"/>
              </w:rPr>
            </w:pPr>
            <w:r w:rsidRPr="652361BB">
              <w:rPr>
                <w:rFonts w:cs="Times New Roman"/>
              </w:rPr>
              <w:t>0.83</w:t>
            </w:r>
          </w:p>
        </w:tc>
      </w:tr>
      <w:tr w:rsidR="652361BB" w14:paraId="5ECF5858"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E87AD6F" w14:textId="1281A1D4" w:rsidR="652361BB" w:rsidRDefault="652361BB" w:rsidP="652361BB">
            <w:pPr>
              <w:spacing w:line="0" w:lineRule="atLeast"/>
              <w:rPr>
                <w:rFonts w:cs="Times New Roman"/>
              </w:rPr>
            </w:pPr>
            <w:r w:rsidRPr="652361BB">
              <w:rPr>
                <w:rFonts w:cs="Times New Roman"/>
              </w:rPr>
              <w:t>17</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5624AC1" w14:textId="0BAF5176" w:rsidR="1B565BB1" w:rsidRDefault="1B565BB1" w:rsidP="652361BB">
            <w:pPr>
              <w:spacing w:line="0" w:lineRule="atLeast"/>
              <w:rPr>
                <w:rFonts w:cs="Times New Roman"/>
              </w:rPr>
            </w:pPr>
            <w:r w:rsidRPr="652361BB">
              <w:rPr>
                <w:rFonts w:cs="Times New Roman"/>
              </w:rPr>
              <w:t xml:space="preserve">Nebraska </w:t>
            </w:r>
          </w:p>
        </w:tc>
        <w:tc>
          <w:tcPr>
            <w:tcW w:w="30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BBDA92F" w14:textId="432CDD5F" w:rsidR="1B565BB1" w:rsidRDefault="1B565BB1" w:rsidP="652361BB">
            <w:pPr>
              <w:spacing w:line="0" w:lineRule="atLeast"/>
              <w:rPr>
                <w:rFonts w:cs="Times New Roman"/>
              </w:rPr>
            </w:pPr>
            <w:r w:rsidRPr="652361BB">
              <w:rPr>
                <w:rFonts w:cs="Times New Roman"/>
              </w:rPr>
              <w:t>0.84</w:t>
            </w:r>
          </w:p>
        </w:tc>
      </w:tr>
      <w:tr w:rsidR="652361BB" w14:paraId="2C83E599"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017E6FE" w14:textId="77777777" w:rsidR="1B565BB1" w:rsidRDefault="1B565BB1" w:rsidP="652361BB">
            <w:pPr>
              <w:spacing w:line="0" w:lineRule="atLeast"/>
              <w:rPr>
                <w:rFonts w:cs="Times New Roman"/>
              </w:rPr>
            </w:pPr>
            <w:r w:rsidRPr="652361BB">
              <w:rPr>
                <w:rFonts w:cs="Times New Roman"/>
              </w:rPr>
              <w:t>18</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1441C43" w14:textId="1AE8E51E" w:rsidR="1B565BB1" w:rsidRDefault="1B565BB1" w:rsidP="652361BB">
            <w:pPr>
              <w:spacing w:line="0" w:lineRule="atLeast"/>
              <w:rPr>
                <w:rFonts w:cs="Times New Roman"/>
              </w:rPr>
            </w:pPr>
            <w:r w:rsidRPr="652361BB">
              <w:rPr>
                <w:rFonts w:cs="Times New Roman"/>
              </w:rPr>
              <w:t xml:space="preserve">New Jersey </w:t>
            </w:r>
          </w:p>
        </w:tc>
        <w:tc>
          <w:tcPr>
            <w:tcW w:w="30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828FF69" w14:textId="7DF51599" w:rsidR="1B565BB1" w:rsidRDefault="1B565BB1" w:rsidP="652361BB">
            <w:pPr>
              <w:spacing w:line="0" w:lineRule="atLeast"/>
              <w:rPr>
                <w:rFonts w:cs="Times New Roman"/>
              </w:rPr>
            </w:pPr>
            <w:r w:rsidRPr="652361BB">
              <w:rPr>
                <w:rFonts w:cs="Times New Roman"/>
              </w:rPr>
              <w:t>0.88</w:t>
            </w:r>
          </w:p>
        </w:tc>
      </w:tr>
      <w:tr w:rsidR="652361BB" w14:paraId="38C06552"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1BC48DB7" w14:textId="1E5EC95C" w:rsidR="68F3197C" w:rsidRDefault="68F3197C" w:rsidP="652361BB">
            <w:pPr>
              <w:spacing w:line="0" w:lineRule="atLeast"/>
              <w:rPr>
                <w:rFonts w:cs="Times New Roman"/>
              </w:rPr>
            </w:pPr>
            <w:r w:rsidRPr="652361BB">
              <w:rPr>
                <w:rFonts w:cs="Times New Roman"/>
              </w:rPr>
              <w:t>19</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CA7AD00" w14:textId="61414C41" w:rsidR="1B565BB1" w:rsidRDefault="1B565BB1" w:rsidP="652361BB">
            <w:pPr>
              <w:spacing w:line="0" w:lineRule="atLeast"/>
              <w:rPr>
                <w:rFonts w:cs="Times New Roman"/>
              </w:rPr>
            </w:pPr>
            <w:r w:rsidRPr="652361BB">
              <w:rPr>
                <w:rFonts w:cs="Times New Roman"/>
              </w:rPr>
              <w:t xml:space="preserve">New York </w:t>
            </w:r>
          </w:p>
        </w:tc>
        <w:tc>
          <w:tcPr>
            <w:tcW w:w="30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592171C" w14:textId="3BCE4FE9" w:rsidR="68F3197C" w:rsidRDefault="68F3197C" w:rsidP="652361BB">
            <w:pPr>
              <w:spacing w:line="0" w:lineRule="atLeast"/>
              <w:rPr>
                <w:rFonts w:cs="Times New Roman"/>
              </w:rPr>
            </w:pPr>
            <w:r w:rsidRPr="652361BB">
              <w:rPr>
                <w:rFonts w:cs="Times New Roman"/>
              </w:rPr>
              <w:t>0.91</w:t>
            </w:r>
          </w:p>
        </w:tc>
      </w:tr>
      <w:tr w:rsidR="652361BB" w14:paraId="1EF39856"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2CEDB71" w14:textId="726C138F" w:rsidR="1B565BB1" w:rsidRDefault="1B565BB1" w:rsidP="652361BB">
            <w:pPr>
              <w:spacing w:line="0" w:lineRule="atLeast"/>
              <w:rPr>
                <w:rFonts w:cs="Times New Roman"/>
              </w:rPr>
            </w:pPr>
            <w:r w:rsidRPr="652361BB">
              <w:rPr>
                <w:rFonts w:cs="Times New Roman"/>
              </w:rPr>
              <w:t>20</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B76F1A9" w14:textId="7AE04C81" w:rsidR="1B565BB1" w:rsidRDefault="1B565BB1" w:rsidP="652361BB">
            <w:pPr>
              <w:spacing w:line="0" w:lineRule="atLeast"/>
              <w:rPr>
                <w:rFonts w:cs="Times New Roman"/>
              </w:rPr>
            </w:pPr>
            <w:r w:rsidRPr="652361BB">
              <w:rPr>
                <w:rFonts w:cs="Times New Roman"/>
              </w:rPr>
              <w:t xml:space="preserve">North Carolina </w:t>
            </w:r>
          </w:p>
        </w:tc>
        <w:tc>
          <w:tcPr>
            <w:tcW w:w="30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787EB42" w14:textId="2B4C92ED" w:rsidR="1B565BB1" w:rsidRDefault="1B565BB1" w:rsidP="652361BB">
            <w:pPr>
              <w:spacing w:line="0" w:lineRule="atLeast"/>
              <w:rPr>
                <w:rFonts w:cs="Times New Roman"/>
              </w:rPr>
            </w:pPr>
            <w:r w:rsidRPr="652361BB">
              <w:rPr>
                <w:rFonts w:cs="Times New Roman"/>
              </w:rPr>
              <w:t>0.93</w:t>
            </w:r>
          </w:p>
        </w:tc>
      </w:tr>
      <w:tr w:rsidR="652361BB" w14:paraId="5831B030"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3F31A9A" w14:textId="2C493B0F" w:rsidR="652361BB" w:rsidRDefault="652361BB" w:rsidP="652361BB">
            <w:pPr>
              <w:spacing w:line="0" w:lineRule="atLeast"/>
              <w:rPr>
                <w:rFonts w:cs="Times New Roman"/>
              </w:rPr>
            </w:pPr>
            <w:r w:rsidRPr="652361BB">
              <w:rPr>
                <w:rFonts w:cs="Times New Roman"/>
              </w:rPr>
              <w:t>21</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700605B" w14:textId="4B8F69B1" w:rsidR="1B565BB1" w:rsidRDefault="16D0B965" w:rsidP="652361BB">
            <w:pPr>
              <w:spacing w:line="0" w:lineRule="atLeast"/>
              <w:rPr>
                <w:rFonts w:cs="Times New Roman"/>
              </w:rPr>
            </w:pPr>
            <w:r w:rsidRPr="16D0B965">
              <w:rPr>
                <w:rFonts w:cs="Times New Roman"/>
              </w:rPr>
              <w:t>West Virginia</w:t>
            </w:r>
          </w:p>
        </w:tc>
        <w:tc>
          <w:tcPr>
            <w:tcW w:w="30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1631C06" w14:textId="05A84C18" w:rsidR="1B565BB1" w:rsidRDefault="1B565BB1" w:rsidP="652361BB">
            <w:pPr>
              <w:spacing w:line="0" w:lineRule="atLeast"/>
              <w:rPr>
                <w:rFonts w:cs="Times New Roman"/>
              </w:rPr>
            </w:pPr>
            <w:r w:rsidRPr="652361BB">
              <w:rPr>
                <w:rFonts w:cs="Times New Roman"/>
              </w:rPr>
              <w:t>0.95</w:t>
            </w:r>
          </w:p>
        </w:tc>
      </w:tr>
      <w:tr w:rsidR="652361BB" w14:paraId="2398E8E8"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CEA918F" w14:textId="7D739051" w:rsidR="1B565BB1" w:rsidRDefault="2FD2721E" w:rsidP="652361BB">
            <w:pPr>
              <w:spacing w:line="0" w:lineRule="atLeast"/>
              <w:rPr>
                <w:rFonts w:cs="Times New Roman"/>
              </w:rPr>
            </w:pPr>
            <w:r w:rsidRPr="16D0B965">
              <w:rPr>
                <w:rFonts w:cs="Times New Roman"/>
              </w:rPr>
              <w:t>22</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155EAD3" w14:textId="04894EBF" w:rsidR="1B565BB1" w:rsidRDefault="2FD2721E" w:rsidP="652361BB">
            <w:pPr>
              <w:spacing w:line="0" w:lineRule="atLeast"/>
              <w:rPr>
                <w:rFonts w:cs="Times New Roman"/>
              </w:rPr>
            </w:pPr>
            <w:r w:rsidRPr="16D0B965">
              <w:rPr>
                <w:rFonts w:cs="Times New Roman"/>
              </w:rPr>
              <w:t xml:space="preserve">Iowa </w:t>
            </w:r>
          </w:p>
        </w:tc>
        <w:tc>
          <w:tcPr>
            <w:tcW w:w="30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9F14F89" w14:textId="42BFBC7E" w:rsidR="1B565BB1" w:rsidRDefault="1B565BB1" w:rsidP="652361BB">
            <w:pPr>
              <w:spacing w:line="0" w:lineRule="atLeast"/>
              <w:rPr>
                <w:rFonts w:cs="Times New Roman"/>
              </w:rPr>
            </w:pPr>
            <w:r w:rsidRPr="652361BB">
              <w:rPr>
                <w:rFonts w:cs="Times New Roman"/>
              </w:rPr>
              <w:t>0.95</w:t>
            </w:r>
          </w:p>
        </w:tc>
      </w:tr>
      <w:tr w:rsidR="652361BB" w14:paraId="3E609F3C"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184427AC" w14:textId="54DE9C4A" w:rsidR="652361BB" w:rsidRDefault="652361BB" w:rsidP="652361BB">
            <w:pPr>
              <w:spacing w:line="0" w:lineRule="atLeast"/>
              <w:rPr>
                <w:rFonts w:cs="Times New Roman"/>
              </w:rPr>
            </w:pPr>
            <w:r w:rsidRPr="652361BB">
              <w:rPr>
                <w:rFonts w:cs="Times New Roman"/>
              </w:rPr>
              <w:t>23</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8AC3D79" w14:textId="75A0ABA6" w:rsidR="1B565BB1" w:rsidRDefault="16D0B965" w:rsidP="652361BB">
            <w:pPr>
              <w:spacing w:line="0" w:lineRule="atLeast"/>
              <w:rPr>
                <w:rFonts w:cs="Times New Roman"/>
              </w:rPr>
            </w:pPr>
            <w:r w:rsidRPr="16D0B965">
              <w:rPr>
                <w:rFonts w:cs="Times New Roman"/>
              </w:rPr>
              <w:t>California</w:t>
            </w:r>
          </w:p>
        </w:tc>
        <w:tc>
          <w:tcPr>
            <w:tcW w:w="30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8C999CA" w14:textId="7B784EF3" w:rsidR="1B565BB1" w:rsidRDefault="1B565BB1" w:rsidP="652361BB">
            <w:pPr>
              <w:spacing w:line="0" w:lineRule="atLeast"/>
              <w:rPr>
                <w:rFonts w:cs="Times New Roman"/>
              </w:rPr>
            </w:pPr>
            <w:r w:rsidRPr="652361BB">
              <w:rPr>
                <w:rFonts w:cs="Times New Roman"/>
              </w:rPr>
              <w:t>0.96</w:t>
            </w:r>
          </w:p>
        </w:tc>
      </w:tr>
      <w:tr w:rsidR="652361BB" w14:paraId="39EB1205"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4D90FDB" w14:textId="1720FA1B" w:rsidR="652361BB" w:rsidRDefault="652361BB" w:rsidP="652361BB">
            <w:pPr>
              <w:spacing w:line="0" w:lineRule="atLeast"/>
              <w:rPr>
                <w:rFonts w:cs="Times New Roman"/>
              </w:rPr>
            </w:pPr>
            <w:r w:rsidRPr="16D0B965">
              <w:rPr>
                <w:rFonts w:cs="Times New Roman"/>
              </w:rPr>
              <w:t>24</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2BBD181" w14:textId="482306D6" w:rsidR="1B565BB1" w:rsidRDefault="2FD2721E" w:rsidP="652361BB">
            <w:pPr>
              <w:spacing w:line="0" w:lineRule="atLeast"/>
              <w:rPr>
                <w:rFonts w:cs="Times New Roman"/>
              </w:rPr>
            </w:pPr>
            <w:r w:rsidRPr="16D0B965">
              <w:rPr>
                <w:rFonts w:cs="Times New Roman"/>
              </w:rPr>
              <w:t xml:space="preserve">Indiana </w:t>
            </w:r>
          </w:p>
        </w:tc>
        <w:tc>
          <w:tcPr>
            <w:tcW w:w="30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A51A72E" w14:textId="13A4F1E2" w:rsidR="1B565BB1" w:rsidRDefault="1B565BB1" w:rsidP="652361BB">
            <w:pPr>
              <w:spacing w:line="0" w:lineRule="atLeast"/>
              <w:rPr>
                <w:rFonts w:cs="Times New Roman"/>
              </w:rPr>
            </w:pPr>
            <w:r w:rsidRPr="652361BB">
              <w:rPr>
                <w:rFonts w:cs="Times New Roman"/>
              </w:rPr>
              <w:t>0.96</w:t>
            </w:r>
          </w:p>
        </w:tc>
      </w:tr>
      <w:tr w:rsidR="652361BB" w14:paraId="54DF2737"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C9A95B3" w14:textId="197E5CD8" w:rsidR="1B565BB1" w:rsidRDefault="1B565BB1" w:rsidP="652361BB">
            <w:pPr>
              <w:spacing w:line="0" w:lineRule="atLeast"/>
              <w:rPr>
                <w:rFonts w:cs="Times New Roman"/>
              </w:rPr>
            </w:pPr>
            <w:r w:rsidRPr="652361BB">
              <w:rPr>
                <w:rFonts w:cs="Times New Roman"/>
              </w:rPr>
              <w:t>25</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28835A5" w14:textId="03CF2496" w:rsidR="1B565BB1" w:rsidRDefault="1B565BB1" w:rsidP="652361BB">
            <w:pPr>
              <w:spacing w:line="0" w:lineRule="atLeast"/>
              <w:rPr>
                <w:rFonts w:cs="Times New Roman"/>
              </w:rPr>
            </w:pPr>
            <w:r w:rsidRPr="652361BB">
              <w:rPr>
                <w:rFonts w:cs="Times New Roman"/>
              </w:rPr>
              <w:t xml:space="preserve">Maryland  </w:t>
            </w:r>
          </w:p>
        </w:tc>
        <w:tc>
          <w:tcPr>
            <w:tcW w:w="30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92B7C63" w14:textId="3E8D1B24" w:rsidR="1B565BB1" w:rsidRDefault="1B565BB1" w:rsidP="652361BB">
            <w:pPr>
              <w:spacing w:line="0" w:lineRule="atLeast"/>
              <w:rPr>
                <w:rFonts w:cs="Times New Roman"/>
              </w:rPr>
            </w:pPr>
            <w:r w:rsidRPr="652361BB">
              <w:rPr>
                <w:rFonts w:cs="Times New Roman"/>
              </w:rPr>
              <w:t>0.98</w:t>
            </w:r>
          </w:p>
        </w:tc>
      </w:tr>
      <w:tr w:rsidR="652361BB" w14:paraId="7A8DF436"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315197A" w14:textId="3C6A2585" w:rsidR="1B565BB1" w:rsidRDefault="1B565BB1" w:rsidP="652361BB">
            <w:pPr>
              <w:spacing w:line="0" w:lineRule="atLeast"/>
              <w:rPr>
                <w:rFonts w:cs="Times New Roman"/>
              </w:rPr>
            </w:pPr>
            <w:r w:rsidRPr="652361BB">
              <w:rPr>
                <w:rFonts w:cs="Times New Roman"/>
              </w:rPr>
              <w:t>26</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6155A00" w14:textId="4C16AF2B" w:rsidR="1B565BB1" w:rsidRDefault="1B565BB1" w:rsidP="652361BB">
            <w:pPr>
              <w:spacing w:line="0" w:lineRule="atLeast"/>
              <w:rPr>
                <w:rFonts w:cs="Times New Roman"/>
              </w:rPr>
            </w:pPr>
            <w:r w:rsidRPr="652361BB">
              <w:rPr>
                <w:rFonts w:cs="Times New Roman"/>
              </w:rPr>
              <w:t xml:space="preserve">Illinois </w:t>
            </w:r>
          </w:p>
        </w:tc>
        <w:tc>
          <w:tcPr>
            <w:tcW w:w="30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C8B3E75" w14:textId="53B5F7A0" w:rsidR="652361BB" w:rsidRDefault="652361BB" w:rsidP="652361BB">
            <w:pPr>
              <w:spacing w:line="0" w:lineRule="atLeast"/>
              <w:rPr>
                <w:rFonts w:cs="Times New Roman"/>
              </w:rPr>
            </w:pPr>
            <w:r w:rsidRPr="652361BB">
              <w:rPr>
                <w:rFonts w:cs="Times New Roman"/>
              </w:rPr>
              <w:t>1.02</w:t>
            </w:r>
          </w:p>
        </w:tc>
      </w:tr>
      <w:tr w:rsidR="652361BB" w14:paraId="4435DE23"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EEB99E6" w14:textId="38478530" w:rsidR="1B565BB1" w:rsidRDefault="1B565BB1" w:rsidP="652361BB">
            <w:pPr>
              <w:spacing w:line="0" w:lineRule="atLeast"/>
              <w:rPr>
                <w:rFonts w:cs="Times New Roman"/>
              </w:rPr>
            </w:pPr>
            <w:r w:rsidRPr="652361BB">
              <w:rPr>
                <w:rFonts w:cs="Times New Roman"/>
              </w:rPr>
              <w:t>27</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D018EEE" w14:textId="3537A7F4" w:rsidR="1B565BB1" w:rsidRDefault="16D0B965" w:rsidP="652361BB">
            <w:pPr>
              <w:spacing w:line="0" w:lineRule="atLeast"/>
              <w:rPr>
                <w:rFonts w:cs="Times New Roman"/>
              </w:rPr>
            </w:pPr>
            <w:r w:rsidRPr="16D0B965">
              <w:rPr>
                <w:rFonts w:cs="Times New Roman"/>
              </w:rPr>
              <w:t>Kansas</w:t>
            </w:r>
          </w:p>
        </w:tc>
        <w:tc>
          <w:tcPr>
            <w:tcW w:w="30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CB8A36B" w14:textId="525F159C" w:rsidR="652361BB" w:rsidRDefault="652361BB" w:rsidP="652361BB">
            <w:pPr>
              <w:spacing w:line="0" w:lineRule="atLeast"/>
              <w:rPr>
                <w:rFonts w:cs="Times New Roman"/>
              </w:rPr>
            </w:pPr>
            <w:r w:rsidRPr="652361BB">
              <w:rPr>
                <w:rFonts w:cs="Times New Roman"/>
              </w:rPr>
              <w:t>1.03</w:t>
            </w:r>
          </w:p>
        </w:tc>
      </w:tr>
      <w:tr w:rsidR="652361BB" w14:paraId="3B6D3BBC"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28D1504" w14:textId="2B6C39E8" w:rsidR="1B565BB1" w:rsidRDefault="2FD2721E" w:rsidP="652361BB">
            <w:pPr>
              <w:spacing w:line="0" w:lineRule="atLeast"/>
              <w:rPr>
                <w:rFonts w:cs="Times New Roman"/>
              </w:rPr>
            </w:pPr>
            <w:r w:rsidRPr="16D0B965">
              <w:rPr>
                <w:rFonts w:cs="Times New Roman"/>
              </w:rPr>
              <w:t>28</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226B79A" w14:textId="5C1E74F5" w:rsidR="1B565BB1" w:rsidRDefault="2FD2721E" w:rsidP="652361BB">
            <w:pPr>
              <w:spacing w:line="0" w:lineRule="atLeast"/>
              <w:rPr>
                <w:rFonts w:cs="Times New Roman"/>
              </w:rPr>
            </w:pPr>
            <w:r w:rsidRPr="16D0B965">
              <w:rPr>
                <w:rFonts w:cs="Times New Roman"/>
              </w:rPr>
              <w:t>Michigan</w:t>
            </w:r>
          </w:p>
        </w:tc>
        <w:tc>
          <w:tcPr>
            <w:tcW w:w="30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F13886A" w14:textId="1C77CEDB" w:rsidR="652361BB" w:rsidRDefault="652361BB" w:rsidP="652361BB">
            <w:pPr>
              <w:spacing w:line="0" w:lineRule="atLeast"/>
              <w:rPr>
                <w:rFonts w:cs="Times New Roman"/>
              </w:rPr>
            </w:pPr>
            <w:r w:rsidRPr="652361BB">
              <w:rPr>
                <w:rFonts w:cs="Times New Roman"/>
              </w:rPr>
              <w:t>1.03</w:t>
            </w:r>
          </w:p>
        </w:tc>
      </w:tr>
      <w:tr w:rsidR="652361BB" w14:paraId="010D2BBC"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D0954B4" w14:textId="4828617B" w:rsidR="1B565BB1" w:rsidRDefault="1B565BB1" w:rsidP="652361BB">
            <w:pPr>
              <w:spacing w:line="0" w:lineRule="atLeast"/>
              <w:rPr>
                <w:rFonts w:cs="Times New Roman"/>
              </w:rPr>
            </w:pPr>
            <w:r w:rsidRPr="652361BB">
              <w:rPr>
                <w:rFonts w:cs="Times New Roman"/>
              </w:rPr>
              <w:t>29</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64294B7" w14:textId="5F8BBE08" w:rsidR="1B565BB1" w:rsidRDefault="1B565BB1" w:rsidP="652361BB">
            <w:pPr>
              <w:spacing w:line="0" w:lineRule="atLeast"/>
              <w:rPr>
                <w:rFonts w:cs="Times New Roman"/>
              </w:rPr>
            </w:pPr>
            <w:r w:rsidRPr="652361BB">
              <w:rPr>
                <w:rFonts w:cs="Times New Roman"/>
              </w:rPr>
              <w:t xml:space="preserve">Pennsylvania </w:t>
            </w:r>
          </w:p>
        </w:tc>
        <w:tc>
          <w:tcPr>
            <w:tcW w:w="30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234A110" w14:textId="09FDA5EB" w:rsidR="652361BB" w:rsidRDefault="652361BB" w:rsidP="652361BB">
            <w:pPr>
              <w:spacing w:line="0" w:lineRule="atLeast"/>
              <w:rPr>
                <w:rFonts w:cs="Times New Roman"/>
              </w:rPr>
            </w:pPr>
            <w:r w:rsidRPr="652361BB">
              <w:rPr>
                <w:rFonts w:cs="Times New Roman"/>
              </w:rPr>
              <w:t>1.06</w:t>
            </w:r>
          </w:p>
        </w:tc>
      </w:tr>
      <w:tr w:rsidR="652361BB" w14:paraId="774094C2"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D2F4951" w14:textId="6135E6E3" w:rsidR="652361BB" w:rsidRDefault="652361BB" w:rsidP="652361BB">
            <w:pPr>
              <w:spacing w:line="0" w:lineRule="atLeast"/>
              <w:rPr>
                <w:rFonts w:cs="Times New Roman"/>
              </w:rPr>
            </w:pPr>
            <w:r w:rsidRPr="652361BB">
              <w:rPr>
                <w:rFonts w:cs="Times New Roman"/>
              </w:rPr>
              <w:t>30</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BF41017" w14:textId="22263C66" w:rsidR="1B565BB1" w:rsidRDefault="1B565BB1" w:rsidP="652361BB">
            <w:pPr>
              <w:spacing w:line="0" w:lineRule="atLeast"/>
              <w:rPr>
                <w:rFonts w:cs="Times New Roman"/>
              </w:rPr>
            </w:pPr>
            <w:r w:rsidRPr="652361BB">
              <w:rPr>
                <w:rFonts w:cs="Times New Roman"/>
              </w:rPr>
              <w:t xml:space="preserve">South Carolina </w:t>
            </w:r>
          </w:p>
        </w:tc>
        <w:tc>
          <w:tcPr>
            <w:tcW w:w="30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51742D0" w14:textId="0E9CD84D" w:rsidR="1B565BB1" w:rsidRDefault="1B565BB1" w:rsidP="652361BB">
            <w:pPr>
              <w:spacing w:line="0" w:lineRule="atLeast"/>
              <w:rPr>
                <w:rFonts w:cs="Times New Roman"/>
              </w:rPr>
            </w:pPr>
            <w:r w:rsidRPr="652361BB">
              <w:rPr>
                <w:rFonts w:cs="Times New Roman"/>
              </w:rPr>
              <w:t>1.07</w:t>
            </w:r>
          </w:p>
        </w:tc>
      </w:tr>
      <w:tr w:rsidR="00DF4DC3" w:rsidRPr="00DF4DC3" w14:paraId="31D80EA1" w14:textId="77777777" w:rsidTr="16D0B965">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0D323F0" w14:textId="15ECF41E" w:rsidR="00662D20" w:rsidRPr="00DF4DC3" w:rsidRDefault="652361BB" w:rsidP="652361BB">
            <w:pPr>
              <w:spacing w:line="0" w:lineRule="atLeast"/>
              <w:rPr>
                <w:rFonts w:cs="Times New Roman"/>
              </w:rPr>
            </w:pPr>
            <w:r w:rsidRPr="652361BB">
              <w:rPr>
                <w:rFonts w:cs="Times New Roman"/>
              </w:rPr>
              <w:t>31</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F16632A" w14:textId="7FA7BDF5" w:rsidR="00662D20" w:rsidRPr="00DF4DC3" w:rsidRDefault="1B565BB1" w:rsidP="652361BB">
            <w:pPr>
              <w:spacing w:line="0" w:lineRule="atLeast"/>
              <w:rPr>
                <w:rFonts w:cs="Times New Roman"/>
              </w:rPr>
            </w:pPr>
            <w:r w:rsidRPr="652361BB">
              <w:rPr>
                <w:rFonts w:cs="Times New Roman"/>
              </w:rPr>
              <w:t xml:space="preserve">South Dakota </w:t>
            </w:r>
            <w:r w:rsidR="5A2D06BC" w:rsidRPr="652361BB">
              <w:rPr>
                <w:rFonts w:cs="Times New Roman"/>
              </w:rPr>
              <w:t xml:space="preserve">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8E705D8" w14:textId="0902CFFD" w:rsidR="00662D20" w:rsidRPr="00DF4DC3" w:rsidRDefault="652361BB" w:rsidP="652361BB">
            <w:pPr>
              <w:spacing w:line="0" w:lineRule="atLeast"/>
              <w:rPr>
                <w:rFonts w:cs="Times New Roman"/>
              </w:rPr>
            </w:pPr>
            <w:r w:rsidRPr="652361BB">
              <w:rPr>
                <w:rFonts w:cs="Times New Roman"/>
              </w:rPr>
              <w:t>1.08</w:t>
            </w:r>
          </w:p>
        </w:tc>
      </w:tr>
      <w:tr w:rsidR="652361BB" w14:paraId="350DEA7F"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16FF9D44" w14:textId="407D7FD9" w:rsidR="1B565BB1" w:rsidRDefault="2FD2721E" w:rsidP="652361BB">
            <w:pPr>
              <w:spacing w:line="0" w:lineRule="atLeast"/>
              <w:rPr>
                <w:rFonts w:cs="Times New Roman"/>
              </w:rPr>
            </w:pPr>
            <w:r w:rsidRPr="16D0B965">
              <w:rPr>
                <w:rFonts w:cs="Times New Roman"/>
              </w:rPr>
              <w:t>32</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BDB270B" w14:textId="329B34F8" w:rsidR="1B565BB1" w:rsidRDefault="1B565BB1" w:rsidP="652361BB">
            <w:pPr>
              <w:spacing w:line="0" w:lineRule="atLeast"/>
              <w:rPr>
                <w:rFonts w:cs="Times New Roman"/>
              </w:rPr>
            </w:pPr>
            <w:r w:rsidRPr="652361BB">
              <w:rPr>
                <w:rFonts w:cs="Times New Roman"/>
              </w:rPr>
              <w:t xml:space="preserve">Nevada </w:t>
            </w:r>
          </w:p>
        </w:tc>
        <w:tc>
          <w:tcPr>
            <w:tcW w:w="30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D29F861" w14:textId="49341614" w:rsidR="652361BB" w:rsidRDefault="652361BB" w:rsidP="652361BB">
            <w:pPr>
              <w:spacing w:line="0" w:lineRule="atLeast"/>
              <w:rPr>
                <w:rFonts w:cs="Times New Roman"/>
              </w:rPr>
            </w:pPr>
            <w:r w:rsidRPr="652361BB">
              <w:rPr>
                <w:rFonts w:cs="Times New Roman"/>
              </w:rPr>
              <w:t>1.08</w:t>
            </w:r>
          </w:p>
        </w:tc>
      </w:tr>
      <w:tr w:rsidR="652361BB" w14:paraId="326685B9"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ADCE693" w14:textId="625A6484" w:rsidR="1B565BB1" w:rsidRDefault="1B565BB1" w:rsidP="652361BB">
            <w:pPr>
              <w:spacing w:line="0" w:lineRule="atLeast"/>
              <w:rPr>
                <w:rFonts w:cs="Times New Roman"/>
              </w:rPr>
            </w:pPr>
            <w:r w:rsidRPr="652361BB">
              <w:rPr>
                <w:rFonts w:cs="Times New Roman"/>
              </w:rPr>
              <w:t>33</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781CD54" w14:textId="6A3B22C9" w:rsidR="1B565BB1" w:rsidRDefault="1B565BB1" w:rsidP="652361BB">
            <w:pPr>
              <w:spacing w:line="0" w:lineRule="atLeast"/>
              <w:rPr>
                <w:rFonts w:cs="Times New Roman"/>
              </w:rPr>
            </w:pPr>
            <w:r w:rsidRPr="652361BB">
              <w:rPr>
                <w:rFonts w:cs="Times New Roman"/>
              </w:rPr>
              <w:t xml:space="preserve">Oregon </w:t>
            </w:r>
          </w:p>
        </w:tc>
        <w:tc>
          <w:tcPr>
            <w:tcW w:w="30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89A4ECE" w14:textId="01C38187" w:rsidR="652361BB" w:rsidRDefault="652361BB" w:rsidP="652361BB">
            <w:pPr>
              <w:spacing w:line="0" w:lineRule="atLeast"/>
              <w:rPr>
                <w:rFonts w:cs="Times New Roman"/>
              </w:rPr>
            </w:pPr>
            <w:r w:rsidRPr="652361BB">
              <w:rPr>
                <w:rFonts w:cs="Times New Roman"/>
              </w:rPr>
              <w:t>1.10</w:t>
            </w:r>
          </w:p>
        </w:tc>
      </w:tr>
      <w:tr w:rsidR="652361BB" w14:paraId="657325B6"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6D3CD77" w14:textId="7195C574" w:rsidR="1B565BB1" w:rsidRDefault="2FD2721E" w:rsidP="652361BB">
            <w:pPr>
              <w:spacing w:line="0" w:lineRule="atLeast"/>
              <w:rPr>
                <w:rFonts w:cs="Times New Roman"/>
              </w:rPr>
            </w:pPr>
            <w:r w:rsidRPr="16D0B965">
              <w:rPr>
                <w:rFonts w:cs="Times New Roman"/>
              </w:rPr>
              <w:t>34</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3D1EE03" w14:textId="3B02613F" w:rsidR="1B565BB1" w:rsidRDefault="1B565BB1" w:rsidP="652361BB">
            <w:pPr>
              <w:spacing w:line="0" w:lineRule="atLeast"/>
              <w:rPr>
                <w:rFonts w:cs="Times New Roman"/>
              </w:rPr>
            </w:pPr>
            <w:r w:rsidRPr="652361BB">
              <w:rPr>
                <w:rFonts w:cs="Times New Roman"/>
              </w:rPr>
              <w:t xml:space="preserve">Texas </w:t>
            </w:r>
          </w:p>
        </w:tc>
        <w:tc>
          <w:tcPr>
            <w:tcW w:w="30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BE59C6A" w14:textId="5972A766" w:rsidR="1B565BB1" w:rsidRDefault="1B565BB1" w:rsidP="652361BB">
            <w:pPr>
              <w:spacing w:line="0" w:lineRule="atLeast"/>
              <w:rPr>
                <w:rFonts w:cs="Times New Roman"/>
              </w:rPr>
            </w:pPr>
            <w:r w:rsidRPr="652361BB">
              <w:rPr>
                <w:rFonts w:cs="Times New Roman"/>
              </w:rPr>
              <w:t>1.10</w:t>
            </w:r>
          </w:p>
        </w:tc>
      </w:tr>
      <w:tr w:rsidR="652361BB" w14:paraId="414BA1E9"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F3D8AF9" w14:textId="33803657" w:rsidR="1B565BB1" w:rsidRDefault="1B565BB1" w:rsidP="652361BB">
            <w:pPr>
              <w:spacing w:line="0" w:lineRule="atLeast"/>
              <w:rPr>
                <w:rFonts w:cs="Times New Roman"/>
              </w:rPr>
            </w:pPr>
            <w:r w:rsidRPr="652361BB">
              <w:rPr>
                <w:rFonts w:cs="Times New Roman"/>
              </w:rPr>
              <w:t>35</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DCFEFEA" w14:textId="5FA39E47" w:rsidR="1B565BB1" w:rsidRDefault="1B565BB1" w:rsidP="652361BB">
            <w:pPr>
              <w:spacing w:line="0" w:lineRule="atLeast"/>
              <w:rPr>
                <w:rFonts w:cs="Times New Roman"/>
              </w:rPr>
            </w:pPr>
            <w:r w:rsidRPr="652361BB">
              <w:rPr>
                <w:rFonts w:cs="Times New Roman"/>
              </w:rPr>
              <w:t xml:space="preserve">Oklahoma  </w:t>
            </w:r>
          </w:p>
        </w:tc>
        <w:tc>
          <w:tcPr>
            <w:tcW w:w="30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5B36CB7" w14:textId="05768F72" w:rsidR="652361BB" w:rsidRDefault="652361BB" w:rsidP="652361BB">
            <w:pPr>
              <w:spacing w:line="0" w:lineRule="atLeast"/>
              <w:rPr>
                <w:rFonts w:cs="Times New Roman"/>
              </w:rPr>
            </w:pPr>
            <w:r w:rsidRPr="652361BB">
              <w:rPr>
                <w:rFonts w:cs="Times New Roman"/>
              </w:rPr>
              <w:t>1.13</w:t>
            </w:r>
          </w:p>
        </w:tc>
      </w:tr>
      <w:tr w:rsidR="652361BB" w14:paraId="47063C9A"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701BB5D" w14:textId="5801AA4D" w:rsidR="1B565BB1" w:rsidRDefault="1B565BB1" w:rsidP="652361BB">
            <w:pPr>
              <w:spacing w:line="0" w:lineRule="atLeast"/>
              <w:rPr>
                <w:rFonts w:cs="Times New Roman"/>
              </w:rPr>
            </w:pPr>
            <w:r w:rsidRPr="652361BB">
              <w:rPr>
                <w:rFonts w:cs="Times New Roman"/>
              </w:rPr>
              <w:t>36</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82CFE7E" w14:textId="29C51BA5" w:rsidR="1B565BB1" w:rsidRDefault="1B565BB1" w:rsidP="652361BB">
            <w:pPr>
              <w:spacing w:line="0" w:lineRule="atLeast"/>
              <w:rPr>
                <w:rFonts w:cs="Times New Roman"/>
              </w:rPr>
            </w:pPr>
            <w:r w:rsidRPr="652361BB">
              <w:rPr>
                <w:rFonts w:cs="Times New Roman"/>
              </w:rPr>
              <w:t xml:space="preserve">Colorado </w:t>
            </w:r>
          </w:p>
        </w:tc>
        <w:tc>
          <w:tcPr>
            <w:tcW w:w="30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10BAD1E" w14:textId="1CF9C5B0" w:rsidR="652361BB" w:rsidRDefault="652361BB" w:rsidP="652361BB">
            <w:pPr>
              <w:spacing w:line="0" w:lineRule="atLeast"/>
              <w:rPr>
                <w:rFonts w:cs="Times New Roman"/>
              </w:rPr>
            </w:pPr>
            <w:r w:rsidRPr="652361BB">
              <w:rPr>
                <w:rFonts w:cs="Times New Roman"/>
              </w:rPr>
              <w:t>1.18</w:t>
            </w:r>
          </w:p>
        </w:tc>
      </w:tr>
      <w:tr w:rsidR="652361BB" w14:paraId="58FE4C51"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ADAC08D" w14:textId="4A80419F" w:rsidR="652361BB" w:rsidRDefault="652361BB" w:rsidP="652361BB">
            <w:pPr>
              <w:spacing w:line="0" w:lineRule="atLeast"/>
              <w:rPr>
                <w:rFonts w:cs="Times New Roman"/>
              </w:rPr>
            </w:pPr>
            <w:r w:rsidRPr="652361BB">
              <w:rPr>
                <w:rFonts w:cs="Times New Roman"/>
              </w:rPr>
              <w:t>37</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CB24493" w14:textId="59480CC1" w:rsidR="1B565BB1" w:rsidRDefault="1B565BB1" w:rsidP="652361BB">
            <w:pPr>
              <w:spacing w:line="0" w:lineRule="atLeast"/>
              <w:rPr>
                <w:rFonts w:cs="Times New Roman"/>
              </w:rPr>
            </w:pPr>
            <w:r w:rsidRPr="652361BB">
              <w:rPr>
                <w:rFonts w:cs="Times New Roman"/>
              </w:rPr>
              <w:t xml:space="preserve">Georgia </w:t>
            </w:r>
          </w:p>
        </w:tc>
        <w:tc>
          <w:tcPr>
            <w:tcW w:w="30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236F213" w14:textId="19202595" w:rsidR="1B565BB1" w:rsidRDefault="1B565BB1" w:rsidP="652361BB">
            <w:pPr>
              <w:spacing w:line="0" w:lineRule="atLeast"/>
              <w:rPr>
                <w:rFonts w:cs="Times New Roman"/>
              </w:rPr>
            </w:pPr>
            <w:r w:rsidRPr="652361BB">
              <w:rPr>
                <w:rFonts w:cs="Times New Roman"/>
              </w:rPr>
              <w:t>1.20</w:t>
            </w:r>
          </w:p>
        </w:tc>
      </w:tr>
      <w:tr w:rsidR="652361BB" w14:paraId="14616A3D"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198FCAA" w14:textId="05FC4663" w:rsidR="652361BB" w:rsidRDefault="652361BB" w:rsidP="652361BB">
            <w:pPr>
              <w:spacing w:line="0" w:lineRule="atLeast"/>
              <w:rPr>
                <w:rFonts w:cs="Times New Roman"/>
              </w:rPr>
            </w:pPr>
            <w:r w:rsidRPr="652361BB">
              <w:rPr>
                <w:rFonts w:cs="Times New Roman"/>
              </w:rPr>
              <w:lastRenderedPageBreak/>
              <w:t>38</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F1A27DD" w14:textId="77BC8DC4" w:rsidR="1B565BB1" w:rsidRDefault="1B565BB1" w:rsidP="652361BB">
            <w:pPr>
              <w:spacing w:line="0" w:lineRule="atLeast"/>
              <w:rPr>
                <w:rFonts w:cs="Times New Roman"/>
              </w:rPr>
            </w:pPr>
            <w:r w:rsidRPr="652361BB">
              <w:rPr>
                <w:rFonts w:cs="Times New Roman"/>
              </w:rPr>
              <w:t xml:space="preserve">Alabama </w:t>
            </w:r>
          </w:p>
        </w:tc>
        <w:tc>
          <w:tcPr>
            <w:tcW w:w="30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8AB81E9" w14:textId="7B1C22EE" w:rsidR="1B565BB1" w:rsidRDefault="1B565BB1" w:rsidP="652361BB">
            <w:pPr>
              <w:spacing w:line="0" w:lineRule="atLeast"/>
              <w:rPr>
                <w:rFonts w:cs="Times New Roman"/>
              </w:rPr>
            </w:pPr>
            <w:r w:rsidRPr="652361BB">
              <w:rPr>
                <w:rFonts w:cs="Times New Roman"/>
              </w:rPr>
              <w:t>1.21</w:t>
            </w:r>
          </w:p>
        </w:tc>
      </w:tr>
      <w:tr w:rsidR="652361BB" w14:paraId="480DF909"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7A7C6070" w14:textId="0C8D8FC0" w:rsidR="652361BB" w:rsidRDefault="652361BB" w:rsidP="652361BB">
            <w:pPr>
              <w:spacing w:line="0" w:lineRule="atLeast"/>
              <w:rPr>
                <w:rFonts w:cs="Times New Roman"/>
              </w:rPr>
            </w:pPr>
            <w:r w:rsidRPr="652361BB">
              <w:rPr>
                <w:rFonts w:cs="Times New Roman"/>
              </w:rPr>
              <w:t>39</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FFA5D7A" w14:textId="42E9712C" w:rsidR="1B565BB1" w:rsidRDefault="1B565BB1" w:rsidP="652361BB">
            <w:pPr>
              <w:spacing w:line="0" w:lineRule="atLeast"/>
              <w:rPr>
                <w:rFonts w:cs="Times New Roman"/>
              </w:rPr>
            </w:pPr>
            <w:r w:rsidRPr="652361BB">
              <w:rPr>
                <w:rFonts w:cs="Times New Roman"/>
              </w:rPr>
              <w:t>Hawaii</w:t>
            </w:r>
          </w:p>
        </w:tc>
        <w:tc>
          <w:tcPr>
            <w:tcW w:w="30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350098C" w14:textId="151B40AD" w:rsidR="1B565BB1" w:rsidRDefault="1B565BB1" w:rsidP="652361BB">
            <w:pPr>
              <w:spacing w:line="0" w:lineRule="atLeast"/>
              <w:rPr>
                <w:rFonts w:cs="Times New Roman"/>
              </w:rPr>
            </w:pPr>
            <w:r w:rsidRPr="652361BB">
              <w:rPr>
                <w:rFonts w:cs="Times New Roman"/>
              </w:rPr>
              <w:t>1.24</w:t>
            </w:r>
          </w:p>
        </w:tc>
      </w:tr>
      <w:tr w:rsidR="652361BB" w14:paraId="45522311"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6594F90" w14:textId="43BB01EE" w:rsidR="652361BB" w:rsidRDefault="652361BB" w:rsidP="652361BB">
            <w:pPr>
              <w:spacing w:line="0" w:lineRule="atLeast"/>
              <w:rPr>
                <w:rFonts w:cs="Times New Roman"/>
              </w:rPr>
            </w:pPr>
            <w:r w:rsidRPr="652361BB">
              <w:rPr>
                <w:rFonts w:cs="Times New Roman"/>
              </w:rPr>
              <w:t>40</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DEDCB8E" w14:textId="4FD2C58B" w:rsidR="1B565BB1" w:rsidRDefault="1B565BB1" w:rsidP="652361BB">
            <w:pPr>
              <w:spacing w:line="0" w:lineRule="atLeast"/>
              <w:rPr>
                <w:rFonts w:cs="Times New Roman"/>
              </w:rPr>
            </w:pPr>
            <w:r w:rsidRPr="652361BB">
              <w:rPr>
                <w:rFonts w:cs="Times New Roman"/>
              </w:rPr>
              <w:t xml:space="preserve">Kentucky </w:t>
            </w:r>
          </w:p>
        </w:tc>
        <w:tc>
          <w:tcPr>
            <w:tcW w:w="30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AA38050" w14:textId="6C50B9FF" w:rsidR="652361BB" w:rsidRDefault="652361BB" w:rsidP="652361BB">
            <w:pPr>
              <w:spacing w:line="0" w:lineRule="atLeast"/>
              <w:rPr>
                <w:rFonts w:cs="Times New Roman"/>
              </w:rPr>
            </w:pPr>
            <w:r w:rsidRPr="652361BB">
              <w:rPr>
                <w:rFonts w:cs="Times New Roman"/>
              </w:rPr>
              <w:t>1.26</w:t>
            </w:r>
          </w:p>
        </w:tc>
      </w:tr>
      <w:tr w:rsidR="652361BB" w14:paraId="5E54B78F"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83F608C" w14:textId="098BA7E7" w:rsidR="1B565BB1" w:rsidRDefault="1B565BB1" w:rsidP="652361BB">
            <w:pPr>
              <w:spacing w:line="0" w:lineRule="atLeast"/>
              <w:rPr>
                <w:rFonts w:cs="Times New Roman"/>
              </w:rPr>
            </w:pPr>
            <w:r w:rsidRPr="652361BB">
              <w:rPr>
                <w:rFonts w:cs="Times New Roman"/>
              </w:rPr>
              <w:t>41</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FF41843" w14:textId="1E043273" w:rsidR="1B565BB1" w:rsidRDefault="1B565BB1" w:rsidP="652361BB">
            <w:pPr>
              <w:spacing w:line="0" w:lineRule="atLeast"/>
              <w:rPr>
                <w:rFonts w:cs="Times New Roman"/>
              </w:rPr>
            </w:pPr>
            <w:r w:rsidRPr="652361BB">
              <w:rPr>
                <w:rFonts w:cs="Times New Roman"/>
              </w:rPr>
              <w:t xml:space="preserve">Alaska </w:t>
            </w:r>
          </w:p>
        </w:tc>
        <w:tc>
          <w:tcPr>
            <w:tcW w:w="30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7D8D181" w14:textId="74BF3425" w:rsidR="1B565BB1" w:rsidRDefault="1B565BB1" w:rsidP="652361BB">
            <w:pPr>
              <w:spacing w:line="0" w:lineRule="atLeast"/>
              <w:rPr>
                <w:rFonts w:cs="Times New Roman"/>
              </w:rPr>
            </w:pPr>
            <w:r w:rsidRPr="652361BB">
              <w:rPr>
                <w:rFonts w:cs="Times New Roman"/>
              </w:rPr>
              <w:t>1.27</w:t>
            </w:r>
          </w:p>
        </w:tc>
      </w:tr>
      <w:tr w:rsidR="652361BB" w14:paraId="5F4E89C6"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99FAEAD" w14:textId="2245ED74" w:rsidR="652361BB" w:rsidRDefault="652361BB" w:rsidP="652361BB">
            <w:pPr>
              <w:spacing w:line="0" w:lineRule="atLeast"/>
              <w:rPr>
                <w:rFonts w:cs="Times New Roman"/>
              </w:rPr>
            </w:pPr>
            <w:r w:rsidRPr="652361BB">
              <w:rPr>
                <w:rFonts w:cs="Times New Roman"/>
              </w:rPr>
              <w:t>42</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8ECF5E1" w14:textId="31EE638A" w:rsidR="1B565BB1" w:rsidRDefault="1B565BB1" w:rsidP="652361BB">
            <w:pPr>
              <w:spacing w:line="0" w:lineRule="atLeast"/>
              <w:rPr>
                <w:rFonts w:cs="Times New Roman"/>
              </w:rPr>
            </w:pPr>
            <w:r w:rsidRPr="652361BB">
              <w:rPr>
                <w:rFonts w:cs="Times New Roman"/>
              </w:rPr>
              <w:t xml:space="preserve">Missouri </w:t>
            </w:r>
          </w:p>
        </w:tc>
        <w:tc>
          <w:tcPr>
            <w:tcW w:w="30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9787DDA" w14:textId="5DBEED23" w:rsidR="652361BB" w:rsidRDefault="652361BB" w:rsidP="652361BB">
            <w:pPr>
              <w:spacing w:line="0" w:lineRule="atLeast"/>
              <w:rPr>
                <w:rFonts w:cs="Times New Roman"/>
              </w:rPr>
            </w:pPr>
            <w:r w:rsidRPr="652361BB">
              <w:rPr>
                <w:rFonts w:cs="Times New Roman"/>
              </w:rPr>
              <w:t>1.30</w:t>
            </w:r>
          </w:p>
        </w:tc>
      </w:tr>
      <w:tr w:rsidR="00DF4DC3" w:rsidRPr="00DF4DC3" w14:paraId="2041A4BF" w14:textId="77777777" w:rsidTr="16D0B965">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0A5D0C6" w14:textId="2F1DF64D" w:rsidR="009737C2" w:rsidRPr="00DF4DC3" w:rsidRDefault="652361BB" w:rsidP="652361BB">
            <w:pPr>
              <w:spacing w:line="0" w:lineRule="atLeast"/>
              <w:rPr>
                <w:rFonts w:cs="Times New Roman"/>
              </w:rPr>
            </w:pPr>
            <w:r w:rsidRPr="652361BB">
              <w:rPr>
                <w:rFonts w:cs="Times New Roman"/>
              </w:rPr>
              <w:t>43</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644701C3" w14:textId="1D3A7F38" w:rsidR="009737C2" w:rsidRPr="00DF4DC3" w:rsidRDefault="1B565BB1" w:rsidP="652361BB">
            <w:pPr>
              <w:spacing w:line="0" w:lineRule="atLeast"/>
              <w:rPr>
                <w:rFonts w:cs="Times New Roman"/>
              </w:rPr>
            </w:pPr>
            <w:r w:rsidRPr="652361BB">
              <w:rPr>
                <w:rFonts w:cs="Times New Roman"/>
              </w:rPr>
              <w:t>Delaware</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31B7AC5" w14:textId="753509A4" w:rsidR="009737C2" w:rsidRPr="00DF4DC3" w:rsidRDefault="652361BB" w:rsidP="652361BB">
            <w:pPr>
              <w:spacing w:line="0" w:lineRule="atLeast"/>
              <w:rPr>
                <w:rFonts w:cs="Times New Roman"/>
              </w:rPr>
            </w:pPr>
            <w:r w:rsidRPr="652361BB">
              <w:rPr>
                <w:rFonts w:cs="Times New Roman"/>
              </w:rPr>
              <w:t>1.33</w:t>
            </w:r>
          </w:p>
        </w:tc>
      </w:tr>
      <w:tr w:rsidR="00DF4DC3" w:rsidRPr="00DF4DC3" w14:paraId="2528CF3F" w14:textId="77777777" w:rsidTr="16D0B965">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1159EA50" w14:textId="282FDCE6" w:rsidR="009737C2" w:rsidRPr="00DF4DC3" w:rsidRDefault="652361BB" w:rsidP="652361BB">
            <w:pPr>
              <w:spacing w:line="0" w:lineRule="atLeast"/>
              <w:rPr>
                <w:rFonts w:cs="Times New Roman"/>
              </w:rPr>
            </w:pPr>
            <w:r w:rsidRPr="652361BB">
              <w:rPr>
                <w:rFonts w:cs="Times New Roman"/>
              </w:rPr>
              <w:t>44</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17EB802" w14:textId="6171F4CA" w:rsidR="009737C2" w:rsidRPr="00DF4DC3" w:rsidRDefault="1B565BB1" w:rsidP="652361BB">
            <w:pPr>
              <w:spacing w:line="0" w:lineRule="atLeast"/>
              <w:rPr>
                <w:rFonts w:cs="Times New Roman"/>
              </w:rPr>
            </w:pPr>
            <w:r w:rsidRPr="652361BB">
              <w:rPr>
                <w:rFonts w:cs="Times New Roman"/>
              </w:rPr>
              <w:t xml:space="preserve">Wyoming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3566005D" w14:textId="407874D1" w:rsidR="009737C2" w:rsidRPr="00DF4DC3" w:rsidRDefault="652361BB" w:rsidP="652361BB">
            <w:pPr>
              <w:spacing w:line="0" w:lineRule="atLeast"/>
              <w:rPr>
                <w:rFonts w:cs="Times New Roman"/>
              </w:rPr>
            </w:pPr>
            <w:r w:rsidRPr="652361BB">
              <w:rPr>
                <w:rFonts w:cs="Times New Roman"/>
              </w:rPr>
              <w:t>1.37</w:t>
            </w:r>
          </w:p>
        </w:tc>
      </w:tr>
      <w:tr w:rsidR="00DF4DC3" w:rsidRPr="00DF4DC3" w14:paraId="428D4F0C" w14:textId="77777777" w:rsidTr="16D0B965">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8771070" w14:textId="63BB8563" w:rsidR="009737C2" w:rsidRPr="00DF4DC3" w:rsidRDefault="652361BB" w:rsidP="652361BB">
            <w:pPr>
              <w:spacing w:line="0" w:lineRule="atLeast"/>
              <w:rPr>
                <w:rFonts w:cs="Times New Roman"/>
              </w:rPr>
            </w:pPr>
            <w:r w:rsidRPr="652361BB">
              <w:rPr>
                <w:rFonts w:cs="Times New Roman"/>
              </w:rPr>
              <w:t>45</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ABE6410" w14:textId="5640292C" w:rsidR="009737C2" w:rsidRPr="00DF4DC3" w:rsidRDefault="1B565BB1" w:rsidP="652361BB">
            <w:pPr>
              <w:spacing w:line="0" w:lineRule="atLeast"/>
              <w:rPr>
                <w:rFonts w:cs="Times New Roman"/>
              </w:rPr>
            </w:pPr>
            <w:r w:rsidRPr="652361BB">
              <w:rPr>
                <w:rFonts w:cs="Times New Roman"/>
              </w:rPr>
              <w:t>Mississippi</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7511AFAC" w14:textId="70CE9010" w:rsidR="009737C2" w:rsidRPr="00DF4DC3" w:rsidRDefault="652361BB" w:rsidP="652361BB">
            <w:pPr>
              <w:spacing w:line="0" w:lineRule="atLeast"/>
              <w:rPr>
                <w:rFonts w:cs="Times New Roman"/>
              </w:rPr>
            </w:pPr>
            <w:r w:rsidRPr="652361BB">
              <w:rPr>
                <w:rFonts w:cs="Times New Roman"/>
              </w:rPr>
              <w:t>1.43</w:t>
            </w:r>
          </w:p>
        </w:tc>
      </w:tr>
      <w:tr w:rsidR="00DF4DC3" w:rsidRPr="00DF4DC3" w14:paraId="5254E1BE" w14:textId="77777777" w:rsidTr="16D0B965">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B9CF799" w14:textId="5191DBC8" w:rsidR="009737C2" w:rsidRPr="00DF4DC3" w:rsidRDefault="652361BB" w:rsidP="652361BB">
            <w:pPr>
              <w:spacing w:line="0" w:lineRule="atLeast"/>
              <w:rPr>
                <w:rFonts w:cs="Times New Roman"/>
              </w:rPr>
            </w:pPr>
            <w:r w:rsidRPr="16D0B965">
              <w:rPr>
                <w:rFonts w:cs="Times New Roman"/>
              </w:rPr>
              <w:t>46</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FD37768" w14:textId="39279F5D" w:rsidR="009737C2" w:rsidRPr="00DF4DC3" w:rsidRDefault="1B565BB1" w:rsidP="652361BB">
            <w:pPr>
              <w:spacing w:line="0" w:lineRule="atLeast"/>
              <w:rPr>
                <w:rFonts w:cs="Times New Roman"/>
              </w:rPr>
            </w:pPr>
            <w:r w:rsidRPr="652361BB">
              <w:rPr>
                <w:rFonts w:cs="Times New Roman"/>
              </w:rPr>
              <w:t xml:space="preserve">Louisiana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4E98ADEB" w14:textId="61956E9A" w:rsidR="009737C2" w:rsidRPr="00DF4DC3" w:rsidRDefault="652361BB" w:rsidP="652361BB">
            <w:pPr>
              <w:spacing w:line="0" w:lineRule="atLeast"/>
              <w:rPr>
                <w:rFonts w:cs="Times New Roman"/>
              </w:rPr>
            </w:pPr>
            <w:r w:rsidRPr="652361BB">
              <w:rPr>
                <w:rFonts w:cs="Times New Roman"/>
              </w:rPr>
              <w:t>1.43</w:t>
            </w:r>
          </w:p>
        </w:tc>
      </w:tr>
      <w:tr w:rsidR="00DF4DC3" w:rsidRPr="00DF4DC3" w14:paraId="522BAEB0" w14:textId="77777777" w:rsidTr="16D0B965">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676FD39" w14:textId="7BAF7CB2" w:rsidR="009737C2" w:rsidRPr="00DF4DC3" w:rsidRDefault="1B565BB1" w:rsidP="652361BB">
            <w:pPr>
              <w:spacing w:line="0" w:lineRule="atLeast"/>
              <w:rPr>
                <w:rFonts w:cs="Times New Roman"/>
              </w:rPr>
            </w:pPr>
            <w:r w:rsidRPr="652361BB">
              <w:rPr>
                <w:rFonts w:cs="Times New Roman"/>
              </w:rPr>
              <w:t>47</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DDD526B" w14:textId="1A022010" w:rsidR="009737C2" w:rsidRPr="00DF4DC3" w:rsidRDefault="1B565BB1" w:rsidP="652361BB">
            <w:pPr>
              <w:spacing w:line="0" w:lineRule="atLeast"/>
              <w:rPr>
                <w:rFonts w:cs="Times New Roman"/>
              </w:rPr>
            </w:pPr>
            <w:r w:rsidRPr="652361BB">
              <w:rPr>
                <w:rFonts w:cs="Times New Roman"/>
              </w:rPr>
              <w:t>Tennessee</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EAF9D21" w14:textId="409074A3" w:rsidR="009737C2" w:rsidRPr="00DF4DC3" w:rsidRDefault="1B565BB1" w:rsidP="652361BB">
            <w:pPr>
              <w:spacing w:line="0" w:lineRule="atLeast"/>
              <w:rPr>
                <w:rFonts w:cs="Times New Roman"/>
              </w:rPr>
            </w:pPr>
            <w:r w:rsidRPr="652361BB">
              <w:rPr>
                <w:rFonts w:cs="Times New Roman"/>
              </w:rPr>
              <w:t>1.45</w:t>
            </w:r>
          </w:p>
        </w:tc>
      </w:tr>
      <w:tr w:rsidR="652361BB" w14:paraId="17250BF5" w14:textId="77777777" w:rsidTr="16D0B965">
        <w:tc>
          <w:tcPr>
            <w:tcW w:w="13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8FB6728" w14:textId="22016A21" w:rsidR="1B565BB1" w:rsidRDefault="1B565BB1" w:rsidP="652361BB">
            <w:pPr>
              <w:spacing w:line="0" w:lineRule="atLeast"/>
              <w:rPr>
                <w:rFonts w:cs="Times New Roman"/>
              </w:rPr>
            </w:pPr>
            <w:r w:rsidRPr="652361BB">
              <w:rPr>
                <w:rFonts w:cs="Times New Roman"/>
              </w:rPr>
              <w:t>48</w:t>
            </w:r>
          </w:p>
        </w:tc>
        <w:tc>
          <w:tcPr>
            <w:tcW w:w="186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B735646" w14:textId="6C27BA0D" w:rsidR="1B565BB1" w:rsidRDefault="1B565BB1" w:rsidP="652361BB">
            <w:pPr>
              <w:spacing w:line="0" w:lineRule="atLeast"/>
              <w:rPr>
                <w:rFonts w:cs="Times New Roman"/>
              </w:rPr>
            </w:pPr>
            <w:r w:rsidRPr="652361BB">
              <w:rPr>
                <w:rFonts w:cs="Times New Roman"/>
              </w:rPr>
              <w:t xml:space="preserve">Arizona </w:t>
            </w:r>
          </w:p>
        </w:tc>
        <w:tc>
          <w:tcPr>
            <w:tcW w:w="30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5AF64297" w14:textId="418400E4" w:rsidR="1B565BB1" w:rsidRDefault="1B565BB1" w:rsidP="652361BB">
            <w:pPr>
              <w:spacing w:line="0" w:lineRule="atLeast"/>
              <w:rPr>
                <w:rFonts w:cs="Times New Roman"/>
              </w:rPr>
            </w:pPr>
            <w:r w:rsidRPr="652361BB">
              <w:rPr>
                <w:rFonts w:cs="Times New Roman"/>
              </w:rPr>
              <w:t>1.49</w:t>
            </w:r>
          </w:p>
        </w:tc>
      </w:tr>
      <w:tr w:rsidR="00DF4DC3" w:rsidRPr="00DF4DC3" w14:paraId="56C63710" w14:textId="77777777" w:rsidTr="16D0B965">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900A60B" w14:textId="01B32D65" w:rsidR="009737C2" w:rsidRPr="00DF4DC3" w:rsidRDefault="1B565BB1" w:rsidP="652361BB">
            <w:pPr>
              <w:spacing w:line="0" w:lineRule="atLeast"/>
              <w:rPr>
                <w:rFonts w:cs="Times New Roman"/>
              </w:rPr>
            </w:pPr>
            <w:r w:rsidRPr="652361BB">
              <w:rPr>
                <w:rFonts w:cs="Times New Roman"/>
              </w:rPr>
              <w:t>49</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8EEC213" w14:textId="64FDFBC1" w:rsidR="009737C2" w:rsidRPr="00DF4DC3" w:rsidRDefault="1B565BB1" w:rsidP="652361BB">
            <w:pPr>
              <w:spacing w:line="0" w:lineRule="atLeast"/>
              <w:rPr>
                <w:rFonts w:cs="Times New Roman"/>
              </w:rPr>
            </w:pPr>
            <w:r w:rsidRPr="652361BB">
              <w:rPr>
                <w:rFonts w:cs="Times New Roman"/>
              </w:rPr>
              <w:t>Florida</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1A9810B9" w14:textId="7CA37991" w:rsidR="009737C2" w:rsidRPr="00DF4DC3" w:rsidRDefault="1B565BB1" w:rsidP="652361BB">
            <w:pPr>
              <w:spacing w:line="0" w:lineRule="atLeast"/>
              <w:rPr>
                <w:rFonts w:cs="Times New Roman"/>
              </w:rPr>
            </w:pPr>
            <w:r w:rsidRPr="652361BB">
              <w:rPr>
                <w:rFonts w:cs="Times New Roman"/>
              </w:rPr>
              <w:t>1.55</w:t>
            </w:r>
          </w:p>
        </w:tc>
      </w:tr>
      <w:tr w:rsidR="00DF4DC3" w:rsidRPr="00DF4DC3" w14:paraId="6A8A43A5" w14:textId="77777777" w:rsidTr="16D0B965">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F6F0D09" w14:textId="77777777" w:rsidR="009737C2" w:rsidRPr="00DF4DC3" w:rsidRDefault="1B565BB1" w:rsidP="652361BB">
            <w:pPr>
              <w:spacing w:line="0" w:lineRule="atLeast"/>
              <w:rPr>
                <w:rFonts w:cs="Times New Roman"/>
              </w:rPr>
            </w:pPr>
            <w:r w:rsidRPr="652361BB">
              <w:rPr>
                <w:rFonts w:cs="Times New Roman"/>
              </w:rPr>
              <w:t>50</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2253D9C1" w14:textId="0BB71847" w:rsidR="009737C2" w:rsidRPr="00DF4DC3" w:rsidRDefault="1B565BB1" w:rsidP="652361BB">
            <w:pPr>
              <w:spacing w:line="0" w:lineRule="atLeast"/>
              <w:rPr>
                <w:rFonts w:cs="Times New Roman"/>
              </w:rPr>
            </w:pPr>
            <w:r w:rsidRPr="652361BB">
              <w:rPr>
                <w:rFonts w:cs="Times New Roman"/>
              </w:rPr>
              <w:t xml:space="preserve">New Mexico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bottom"/>
            <w:hideMark/>
          </w:tcPr>
          <w:p w14:paraId="05D57F88" w14:textId="45394D91" w:rsidR="009737C2" w:rsidRPr="00DF4DC3" w:rsidRDefault="652361BB" w:rsidP="652361BB">
            <w:pPr>
              <w:spacing w:line="0" w:lineRule="atLeast"/>
              <w:rPr>
                <w:rFonts w:cs="Times New Roman"/>
              </w:rPr>
            </w:pPr>
            <w:r w:rsidRPr="652361BB">
              <w:rPr>
                <w:rFonts w:cs="Times New Roman"/>
              </w:rPr>
              <w:t>2.15</w:t>
            </w:r>
          </w:p>
        </w:tc>
      </w:tr>
      <w:tr w:rsidR="009737C2" w:rsidRPr="00DF4DC3" w14:paraId="658BF123" w14:textId="77777777" w:rsidTr="16D0B965">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5551F678" w14:textId="77777777" w:rsidR="009737C2" w:rsidRPr="00DF4DC3" w:rsidRDefault="009737C2" w:rsidP="652361BB">
            <w:pPr>
              <w:rPr>
                <w:rFonts w:eastAsia="Times New Roman" w:cs="Times New Roman"/>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44693827" w14:textId="2F0E822E" w:rsidR="009737C2" w:rsidRPr="00DF4DC3" w:rsidRDefault="1B565BB1" w:rsidP="652361BB">
            <w:pPr>
              <w:spacing w:line="0" w:lineRule="atLeast"/>
              <w:rPr>
                <w:rFonts w:cs="Times New Roman"/>
              </w:rPr>
            </w:pPr>
            <w:r w:rsidRPr="652361BB">
              <w:rPr>
                <w:rFonts w:cs="Times New Roman"/>
              </w:rPr>
              <w:t>Average</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139C12DA" w14:textId="7DA9E56C" w:rsidR="009737C2" w:rsidRPr="00DF4DC3" w:rsidRDefault="652361BB" w:rsidP="652361BB">
            <w:pPr>
              <w:spacing w:line="0" w:lineRule="atLeast"/>
              <w:rPr>
                <w:rFonts w:cs="Times New Roman"/>
              </w:rPr>
            </w:pPr>
            <w:r w:rsidRPr="652361BB">
              <w:rPr>
                <w:rFonts w:cs="Times New Roman"/>
              </w:rPr>
              <w:t>1.04</w:t>
            </w:r>
          </w:p>
        </w:tc>
      </w:tr>
    </w:tbl>
    <w:p w14:paraId="44AEB18B" w14:textId="77777777" w:rsidR="00662D20" w:rsidRPr="00DF4DC3" w:rsidRDefault="00662D20" w:rsidP="00662D20">
      <w:pPr>
        <w:rPr>
          <w:rFonts w:eastAsia="Times New Roman" w:cs="Times New Roman"/>
          <w:color w:val="FF0000"/>
        </w:rPr>
      </w:pPr>
    </w:p>
    <w:p w14:paraId="7CDDF590" w14:textId="6FB5BB43" w:rsidR="00662D20" w:rsidRPr="00DF4DC3" w:rsidRDefault="68F3197C" w:rsidP="652361BB">
      <w:pPr>
        <w:rPr>
          <w:rFonts w:cs="Times New Roman"/>
        </w:rPr>
      </w:pPr>
      <w:r w:rsidRPr="652361BB">
        <w:rPr>
          <w:rFonts w:cs="Times New Roman"/>
        </w:rPr>
        <w:t xml:space="preserve">Figure 14: Fatality Rate per 100 </w:t>
      </w:r>
      <w:proofErr w:type="gramStart"/>
      <w:r w:rsidRPr="652361BB">
        <w:rPr>
          <w:rFonts w:cs="Times New Roman"/>
        </w:rPr>
        <w:t>Million</w:t>
      </w:r>
      <w:proofErr w:type="gramEnd"/>
      <w:r w:rsidRPr="652361BB">
        <w:rPr>
          <w:rFonts w:cs="Times New Roman"/>
        </w:rPr>
        <w:t xml:space="preserve"> Urban Vehicle</w:t>
      </w:r>
      <w:r w:rsidR="1898F5B6" w:rsidRPr="652361BB">
        <w:rPr>
          <w:rFonts w:cs="Times New Roman"/>
        </w:rPr>
        <w:t>-</w:t>
      </w:r>
      <w:r w:rsidRPr="652361BB">
        <w:rPr>
          <w:rFonts w:cs="Times New Roman"/>
        </w:rPr>
        <w:t>Miles</w:t>
      </w:r>
      <w:r w:rsidR="1898F5B6" w:rsidRPr="652361BB">
        <w:rPr>
          <w:rFonts w:cs="Times New Roman"/>
        </w:rPr>
        <w:t>, 2019</w:t>
      </w:r>
      <w:r w:rsidRPr="652361BB">
        <w:rPr>
          <w:rFonts w:cs="Times New Roman"/>
        </w:rPr>
        <w:t xml:space="preserve"> (Ray will add)</w:t>
      </w:r>
    </w:p>
    <w:p w14:paraId="6A228DDF" w14:textId="6FBEF85B" w:rsidR="00662D20" w:rsidRPr="00843F55" w:rsidRDefault="00662D20" w:rsidP="00662D20">
      <w:pPr>
        <w:spacing w:after="240"/>
        <w:rPr>
          <w:rFonts w:eastAsia="Times New Roman" w:cs="Times New Roman"/>
          <w:color w:val="FF0000"/>
        </w:rPr>
      </w:pPr>
      <w:r w:rsidRPr="00843F55">
        <w:rPr>
          <w:rFonts w:eastAsia="Times New Roman" w:cs="Times New Roman"/>
          <w:color w:val="FF0000"/>
        </w:rPr>
        <w:br/>
      </w:r>
      <w:r w:rsidRPr="00843F55">
        <w:rPr>
          <w:rFonts w:eastAsia="Times New Roman" w:cs="Times New Roman"/>
          <w:color w:val="FF0000"/>
        </w:rPr>
        <w:br/>
      </w:r>
      <w:r w:rsidRPr="00843F55">
        <w:rPr>
          <w:rFonts w:eastAsia="Times New Roman" w:cs="Times New Roman"/>
          <w:color w:val="FF0000"/>
        </w:rPr>
        <w:br/>
      </w:r>
      <w:r w:rsidRPr="00843F55">
        <w:rPr>
          <w:rFonts w:eastAsia="Times New Roman" w:cs="Times New Roman"/>
          <w:color w:val="FF0000"/>
        </w:rPr>
        <w:br/>
      </w:r>
      <w:r w:rsidRPr="00843F55">
        <w:rPr>
          <w:rFonts w:eastAsia="Times New Roman" w:cs="Times New Roman"/>
          <w:color w:val="FF0000"/>
        </w:rPr>
        <w:br/>
      </w:r>
      <w:r w:rsidRPr="00843F55">
        <w:rPr>
          <w:rFonts w:eastAsia="Times New Roman" w:cs="Times New Roman"/>
          <w:color w:val="FF0000"/>
        </w:rPr>
        <w:br/>
      </w:r>
      <w:r w:rsidRPr="00843F55">
        <w:rPr>
          <w:rFonts w:eastAsia="Times New Roman" w:cs="Times New Roman"/>
          <w:color w:val="FF0000"/>
        </w:rPr>
        <w:br/>
      </w:r>
      <w:r w:rsidRPr="00843F55">
        <w:rPr>
          <w:rFonts w:eastAsia="Times New Roman" w:cs="Times New Roman"/>
          <w:color w:val="FF0000"/>
        </w:rPr>
        <w:br/>
      </w:r>
      <w:r w:rsidRPr="00843F55">
        <w:rPr>
          <w:rFonts w:eastAsia="Times New Roman" w:cs="Times New Roman"/>
          <w:color w:val="FF0000"/>
        </w:rPr>
        <w:br/>
      </w:r>
    </w:p>
    <w:p w14:paraId="24F7F487" w14:textId="77777777" w:rsidR="00DF4DC3" w:rsidRDefault="00DF4DC3" w:rsidP="00662D20">
      <w:pPr>
        <w:rPr>
          <w:rFonts w:cs="Times New Roman"/>
          <w:b/>
          <w:bCs/>
        </w:rPr>
      </w:pPr>
    </w:p>
    <w:p w14:paraId="66E57013" w14:textId="77777777" w:rsidR="0006228C" w:rsidRDefault="0006228C" w:rsidP="00662D20">
      <w:pPr>
        <w:rPr>
          <w:rFonts w:cs="Times New Roman"/>
          <w:b/>
          <w:bCs/>
        </w:rPr>
      </w:pPr>
    </w:p>
    <w:p w14:paraId="0753A8B1" w14:textId="77777777" w:rsidR="0006228C" w:rsidRDefault="0006228C" w:rsidP="00662D20">
      <w:pPr>
        <w:rPr>
          <w:rFonts w:cs="Times New Roman"/>
          <w:b/>
          <w:bCs/>
        </w:rPr>
      </w:pPr>
    </w:p>
    <w:p w14:paraId="4AA987E4" w14:textId="0B098583" w:rsidR="00662D20" w:rsidRPr="00843F55" w:rsidRDefault="00662D20" w:rsidP="00662D20">
      <w:pPr>
        <w:rPr>
          <w:rFonts w:cs="Times New Roman"/>
        </w:rPr>
      </w:pPr>
      <w:commentRangeStart w:id="1486"/>
      <w:r w:rsidRPr="00843F55">
        <w:rPr>
          <w:rFonts w:cs="Times New Roman"/>
          <w:b/>
          <w:bCs/>
        </w:rPr>
        <w:t>ABOUT THE AUTHORS</w:t>
      </w:r>
      <w:commentRangeEnd w:id="1486"/>
      <w:r w:rsidR="0006228C">
        <w:rPr>
          <w:rStyle w:val="CommentReference"/>
        </w:rPr>
        <w:commentReference w:id="1486"/>
      </w:r>
    </w:p>
    <w:p w14:paraId="64CF1489" w14:textId="77777777" w:rsidR="00662D20" w:rsidRPr="00843F55" w:rsidRDefault="00662D20" w:rsidP="00662D20">
      <w:pPr>
        <w:rPr>
          <w:rFonts w:eastAsia="Times New Roman" w:cs="Times New Roman"/>
        </w:rPr>
      </w:pPr>
    </w:p>
    <w:p w14:paraId="7753BC62" w14:textId="39394B83" w:rsidR="00662D20" w:rsidRPr="00843F55" w:rsidRDefault="00662D20" w:rsidP="00662D20">
      <w:pPr>
        <w:rPr>
          <w:rFonts w:cs="Times New Roman"/>
        </w:rPr>
      </w:pPr>
      <w:r w:rsidRPr="40F93966">
        <w:rPr>
          <w:rFonts w:cs="Times New Roman"/>
          <w:b/>
          <w:bCs/>
        </w:rPr>
        <w:t>Baruch Feigenbaum</w:t>
      </w:r>
      <w:r w:rsidR="00151F5A" w:rsidRPr="40F93966">
        <w:rPr>
          <w:rFonts w:cs="Times New Roman"/>
        </w:rPr>
        <w:t xml:space="preserve"> is the </w:t>
      </w:r>
      <w:r w:rsidR="004738BF" w:rsidRPr="40F93966">
        <w:rPr>
          <w:rFonts w:cs="Times New Roman"/>
        </w:rPr>
        <w:t>s</w:t>
      </w:r>
      <w:r w:rsidR="00151F5A" w:rsidRPr="40F93966">
        <w:rPr>
          <w:rFonts w:cs="Times New Roman"/>
        </w:rPr>
        <w:t xml:space="preserve">enior </w:t>
      </w:r>
      <w:r w:rsidR="004738BF" w:rsidRPr="40F93966">
        <w:rPr>
          <w:rFonts w:cs="Times New Roman"/>
        </w:rPr>
        <w:t>m</w:t>
      </w:r>
      <w:r w:rsidR="00151F5A" w:rsidRPr="40F93966">
        <w:rPr>
          <w:rFonts w:cs="Times New Roman"/>
        </w:rPr>
        <w:t xml:space="preserve">anaging </w:t>
      </w:r>
      <w:r w:rsidR="004738BF" w:rsidRPr="40F93966">
        <w:rPr>
          <w:rFonts w:cs="Times New Roman"/>
        </w:rPr>
        <w:t>d</w:t>
      </w:r>
      <w:r w:rsidR="00151F5A" w:rsidRPr="40F93966">
        <w:rPr>
          <w:rFonts w:cs="Times New Roman"/>
        </w:rPr>
        <w:t xml:space="preserve">irector of </w:t>
      </w:r>
      <w:r w:rsidR="004738BF" w:rsidRPr="40F93966">
        <w:rPr>
          <w:rFonts w:cs="Times New Roman"/>
        </w:rPr>
        <w:t>t</w:t>
      </w:r>
      <w:r w:rsidR="00151F5A" w:rsidRPr="40F93966">
        <w:rPr>
          <w:rFonts w:cs="Times New Roman"/>
        </w:rPr>
        <w:t xml:space="preserve">ransportation </w:t>
      </w:r>
      <w:r w:rsidR="004738BF" w:rsidRPr="40F93966">
        <w:rPr>
          <w:rFonts w:cs="Times New Roman"/>
        </w:rPr>
        <w:t>p</w:t>
      </w:r>
      <w:r w:rsidRPr="40F93966">
        <w:rPr>
          <w:rFonts w:cs="Times New Roman"/>
        </w:rPr>
        <w:t xml:space="preserve">olicy at Reason Foundation, a non-profit think tank advancing free minds and free markets. </w:t>
      </w:r>
      <w:hyperlink r:id="rId11">
        <w:r w:rsidRPr="40F93966">
          <w:rPr>
            <w:rStyle w:val="Hyperlink"/>
            <w:rFonts w:cs="Times New Roman"/>
          </w:rPr>
          <w:t>Feigenbaum</w:t>
        </w:r>
      </w:hyperlink>
      <w:r w:rsidRPr="40F93966">
        <w:rPr>
          <w:rFonts w:cs="Times New Roman"/>
        </w:rPr>
        <w:t xml:space="preserve"> has a diverse background researching and implementing surface transportation policy issues including revenue and finance, congestion pricing, managed lanes public-private partnerships, highways operations, transit planning and operations, automated vehicles, intelligent transportation systems, and land use. </w:t>
      </w:r>
    </w:p>
    <w:p w14:paraId="626EFC07" w14:textId="77777777" w:rsidR="00662D20" w:rsidRPr="00843F55" w:rsidRDefault="00662D20" w:rsidP="00662D20">
      <w:pPr>
        <w:rPr>
          <w:rFonts w:eastAsia="Times New Roman" w:cs="Times New Roman"/>
        </w:rPr>
      </w:pPr>
    </w:p>
    <w:p w14:paraId="56C77F45" w14:textId="1D4BF88E" w:rsidR="00662D20" w:rsidRPr="00843F55" w:rsidRDefault="00662D20" w:rsidP="00662D20">
      <w:pPr>
        <w:rPr>
          <w:rFonts w:cs="Times New Roman"/>
        </w:rPr>
      </w:pPr>
      <w:r w:rsidRPr="00843F55">
        <w:rPr>
          <w:rFonts w:cs="Times New Roman"/>
        </w:rPr>
        <w:t xml:space="preserve">Feigenbaum has testified before Congress on funding, financing, and high-speed rail. He has appeared on NBC Nightly News and CNBC. His work has been featured in the </w:t>
      </w:r>
      <w:r w:rsidRPr="00843F55">
        <w:rPr>
          <w:rFonts w:cs="Times New Roman"/>
          <w:i/>
          <w:iCs/>
        </w:rPr>
        <w:t xml:space="preserve">Washington Post </w:t>
      </w:r>
      <w:r w:rsidRPr="00843F55">
        <w:rPr>
          <w:rFonts w:cs="Times New Roman"/>
        </w:rPr>
        <w:t xml:space="preserve">and </w:t>
      </w:r>
      <w:r w:rsidRPr="00843F55">
        <w:rPr>
          <w:rFonts w:cs="Times New Roman"/>
          <w:i/>
          <w:iCs/>
        </w:rPr>
        <w:t xml:space="preserve">The Wall Street Journal. </w:t>
      </w:r>
      <w:r w:rsidRPr="00843F55">
        <w:rPr>
          <w:rFonts w:cs="Times New Roman"/>
        </w:rPr>
        <w:t xml:space="preserve">He is a frequent contributor to the </w:t>
      </w:r>
      <w:r w:rsidRPr="00843F55">
        <w:rPr>
          <w:rFonts w:cs="Times New Roman"/>
          <w:i/>
          <w:iCs/>
        </w:rPr>
        <w:t>Atlanta Journal-Constitution</w:t>
      </w:r>
      <w:r w:rsidRPr="00843F55">
        <w:rPr>
          <w:rFonts w:cs="Times New Roman"/>
        </w:rPr>
        <w:t>.</w:t>
      </w:r>
    </w:p>
    <w:p w14:paraId="3E6A5508" w14:textId="77777777" w:rsidR="00662D20" w:rsidRPr="00843F55" w:rsidRDefault="00662D20" w:rsidP="00662D20">
      <w:pPr>
        <w:rPr>
          <w:rFonts w:eastAsia="Times New Roman" w:cs="Times New Roman"/>
        </w:rPr>
      </w:pPr>
    </w:p>
    <w:p w14:paraId="104CDB04" w14:textId="2ED0DA1B" w:rsidR="00662D20" w:rsidRPr="00843F55" w:rsidRDefault="00662D20" w:rsidP="00662D20">
      <w:pPr>
        <w:rPr>
          <w:rFonts w:cs="Times New Roman"/>
        </w:rPr>
      </w:pPr>
      <w:r w:rsidRPr="00843F55">
        <w:rPr>
          <w:rFonts w:cs="Times New Roman"/>
        </w:rPr>
        <w:lastRenderedPageBreak/>
        <w:t>Feigenbaum is involved with various transportation organizations. He is a member of the Transportation Research Board Intelligent Tra</w:t>
      </w:r>
      <w:r w:rsidR="00151F5A" w:rsidRPr="00843F55">
        <w:rPr>
          <w:rFonts w:cs="Times New Roman"/>
        </w:rPr>
        <w:t xml:space="preserve">nsportation Systems Committee, </w:t>
      </w:r>
      <w:r w:rsidR="004738BF">
        <w:rPr>
          <w:rFonts w:cs="Times New Roman"/>
        </w:rPr>
        <w:t>s</w:t>
      </w:r>
      <w:r w:rsidRPr="00843F55">
        <w:rPr>
          <w:rFonts w:cs="Times New Roman"/>
        </w:rPr>
        <w:t>ecretary of the Bus Transit Committee and chairs the Bus Transit C</w:t>
      </w:r>
      <w:r w:rsidR="00151F5A" w:rsidRPr="00843F55">
        <w:rPr>
          <w:rFonts w:cs="Times New Roman"/>
        </w:rPr>
        <w:t xml:space="preserve">onference Subcommittee. He is </w:t>
      </w:r>
      <w:r w:rsidR="004738BF">
        <w:rPr>
          <w:rFonts w:cs="Times New Roman"/>
        </w:rPr>
        <w:t>p</w:t>
      </w:r>
      <w:r w:rsidRPr="00843F55">
        <w:rPr>
          <w:rFonts w:cs="Times New Roman"/>
        </w:rPr>
        <w:t xml:space="preserve">resident of the Transportation and Research Forum, a reviewer for the </w:t>
      </w:r>
      <w:r w:rsidRPr="00843F55">
        <w:rPr>
          <w:rFonts w:cs="Times New Roman"/>
          <w:i/>
          <w:iCs/>
        </w:rPr>
        <w:t>Journal of the American Planning Association</w:t>
      </w:r>
      <w:r w:rsidRPr="00843F55">
        <w:rPr>
          <w:rFonts w:cs="Times New Roman"/>
        </w:rPr>
        <w:t xml:space="preserve"> (</w:t>
      </w:r>
      <w:r w:rsidRPr="00843F55">
        <w:rPr>
          <w:rFonts w:cs="Times New Roman"/>
          <w:i/>
          <w:iCs/>
        </w:rPr>
        <w:t>JAPA</w:t>
      </w:r>
      <w:r w:rsidRPr="00843F55">
        <w:rPr>
          <w:rFonts w:cs="Times New Roman"/>
        </w:rPr>
        <w:t xml:space="preserve">), and a contributor to </w:t>
      </w:r>
      <w:proofErr w:type="spellStart"/>
      <w:r w:rsidRPr="00843F55">
        <w:rPr>
          <w:rFonts w:cs="Times New Roman"/>
          <w:i/>
          <w:iCs/>
        </w:rPr>
        <w:t>Planetizen</w:t>
      </w:r>
      <w:proofErr w:type="spellEnd"/>
      <w:r w:rsidRPr="00843F55">
        <w:rPr>
          <w:rFonts w:cs="Times New Roman"/>
        </w:rPr>
        <w:t>. </w:t>
      </w:r>
    </w:p>
    <w:p w14:paraId="6F7AEA63" w14:textId="77777777" w:rsidR="00662D20" w:rsidRPr="00843F55" w:rsidRDefault="00662D20" w:rsidP="00662D20">
      <w:pPr>
        <w:rPr>
          <w:rFonts w:eastAsia="Times New Roman" w:cs="Times New Roman"/>
        </w:rPr>
      </w:pPr>
    </w:p>
    <w:p w14:paraId="597ED22C" w14:textId="732B47DE" w:rsidR="00662D20" w:rsidRPr="00843F55" w:rsidRDefault="00662D20" w:rsidP="00662D20">
      <w:pPr>
        <w:rPr>
          <w:rFonts w:cs="Times New Roman"/>
        </w:rPr>
      </w:pPr>
      <w:r w:rsidRPr="00843F55">
        <w:rPr>
          <w:rFonts w:cs="Times New Roman"/>
        </w:rPr>
        <w:t>Prior to joining Reason, Feigenbaum handled transportation issues on Capitol Hill for Representative Ly</w:t>
      </w:r>
      <w:r w:rsidR="00151F5A" w:rsidRPr="00843F55">
        <w:rPr>
          <w:rFonts w:cs="Times New Roman"/>
        </w:rPr>
        <w:t xml:space="preserve">nn Westmoreland. He earned his </w:t>
      </w:r>
      <w:r w:rsidR="004738BF">
        <w:rPr>
          <w:rFonts w:cs="Times New Roman"/>
        </w:rPr>
        <w:t>m</w:t>
      </w:r>
      <w:r w:rsidRPr="00843F55">
        <w:rPr>
          <w:rFonts w:cs="Times New Roman"/>
        </w:rPr>
        <w:t>aste</w:t>
      </w:r>
      <w:r w:rsidR="00151F5A" w:rsidRPr="00843F55">
        <w:rPr>
          <w:rFonts w:cs="Times New Roman"/>
        </w:rPr>
        <w:t xml:space="preserve">r’s degree in </w:t>
      </w:r>
      <w:r w:rsidR="004738BF">
        <w:rPr>
          <w:rFonts w:cs="Times New Roman"/>
        </w:rPr>
        <w:t>t</w:t>
      </w:r>
      <w:r w:rsidR="00151F5A" w:rsidRPr="00843F55">
        <w:rPr>
          <w:rFonts w:cs="Times New Roman"/>
        </w:rPr>
        <w:t xml:space="preserve">ransportation </w:t>
      </w:r>
      <w:r w:rsidR="004738BF">
        <w:rPr>
          <w:rFonts w:cs="Times New Roman"/>
        </w:rPr>
        <w:t>p</w:t>
      </w:r>
      <w:r w:rsidRPr="00843F55">
        <w:rPr>
          <w:rFonts w:cs="Times New Roman"/>
        </w:rPr>
        <w:t>lanning with a f</w:t>
      </w:r>
      <w:r w:rsidR="00151F5A" w:rsidRPr="00843F55">
        <w:rPr>
          <w:rFonts w:cs="Times New Roman"/>
        </w:rPr>
        <w:t xml:space="preserve">ocus in </w:t>
      </w:r>
      <w:r w:rsidR="004738BF">
        <w:rPr>
          <w:rFonts w:cs="Times New Roman"/>
        </w:rPr>
        <w:t>e</w:t>
      </w:r>
      <w:r w:rsidRPr="00843F55">
        <w:rPr>
          <w:rFonts w:cs="Times New Roman"/>
        </w:rPr>
        <w:t>ngineering from the Georgia Institute of Technology. </w:t>
      </w:r>
    </w:p>
    <w:p w14:paraId="2811DBE1" w14:textId="77777777" w:rsidR="00C4005E" w:rsidRDefault="00662D20" w:rsidP="00C4005E">
      <w:pPr>
        <w:shd w:val="clear" w:color="auto" w:fill="FFFFFF"/>
        <w:rPr>
          <w:rFonts w:cs="Times New Roman"/>
        </w:rPr>
      </w:pPr>
      <w:r w:rsidRPr="00843F55">
        <w:rPr>
          <w:rFonts w:cs="Times New Roman"/>
        </w:rPr>
        <w:t> </w:t>
      </w:r>
    </w:p>
    <w:p w14:paraId="09521B4F" w14:textId="2B77A56C" w:rsidR="00662D20" w:rsidRPr="00C4005E" w:rsidRDefault="00662D20" w:rsidP="00C4005E">
      <w:pPr>
        <w:shd w:val="clear" w:color="auto" w:fill="FFFFFF"/>
        <w:rPr>
          <w:rFonts w:cs="Times New Roman"/>
        </w:rPr>
      </w:pPr>
      <w:r w:rsidRPr="00843F55">
        <w:rPr>
          <w:rFonts w:eastAsia="Times New Roman" w:cs="Times New Roman"/>
          <w:color w:val="000000"/>
        </w:rPr>
        <w:br/>
      </w:r>
      <w:r w:rsidRPr="00662D20">
        <w:rPr>
          <w:rFonts w:ascii="Cambria" w:hAnsi="Cambria" w:cs="Times New Roman"/>
          <w:b/>
          <w:bCs/>
          <w:color w:val="000000"/>
          <w:sz w:val="32"/>
          <w:szCs w:val="32"/>
        </w:rPr>
        <w:t>Appendix: Technical Notes</w:t>
      </w:r>
    </w:p>
    <w:p w14:paraId="2DEE4DCA" w14:textId="77777777" w:rsidR="00662D20" w:rsidRPr="00662D20" w:rsidRDefault="00662D20" w:rsidP="00662D20">
      <w:pPr>
        <w:rPr>
          <w:rFonts w:ascii="Times New Roman" w:eastAsia="Times New Roman" w:hAnsi="Times New Roman" w:cs="Times New Roman"/>
          <w:color w:val="000000"/>
          <w:sz w:val="20"/>
          <w:szCs w:val="20"/>
        </w:rPr>
      </w:pPr>
    </w:p>
    <w:p w14:paraId="2A2AF8AE" w14:textId="77777777" w:rsidR="00662D20" w:rsidRPr="00843F55" w:rsidRDefault="00662D20" w:rsidP="00662D20">
      <w:pPr>
        <w:rPr>
          <w:rFonts w:cs="Times New Roman"/>
          <w:color w:val="000000" w:themeColor="text1"/>
        </w:rPr>
      </w:pPr>
      <w:r w:rsidRPr="00843F55">
        <w:rPr>
          <w:rFonts w:cs="Times New Roman"/>
          <w:color w:val="000000" w:themeColor="text1"/>
        </w:rPr>
        <w:t xml:space="preserve">This brief technical appendix summarizes the definitions and sources of the data used in this assessment. The discussion </w:t>
      </w:r>
      <w:proofErr w:type="gramStart"/>
      <w:r w:rsidRPr="00843F55">
        <w:rPr>
          <w:rFonts w:cs="Times New Roman"/>
          <w:color w:val="000000" w:themeColor="text1"/>
        </w:rPr>
        <w:t>is based on the assumption</w:t>
      </w:r>
      <w:proofErr w:type="gramEnd"/>
      <w:r w:rsidRPr="00843F55">
        <w:rPr>
          <w:rFonts w:cs="Times New Roman"/>
          <w:color w:val="000000" w:themeColor="text1"/>
        </w:rPr>
        <w:t xml:space="preserve"> that comparative cost-effectiveness requires data on system condition or performance, information on the costs to operate and improve the system, and an understanding of the relationship between economic activity and tax revenues.  </w:t>
      </w:r>
    </w:p>
    <w:p w14:paraId="4D92EAD3" w14:textId="77777777" w:rsidR="00662D20" w:rsidRPr="00843F55" w:rsidRDefault="00662D20" w:rsidP="00662D20">
      <w:pPr>
        <w:rPr>
          <w:rFonts w:eastAsia="Times New Roman" w:cs="Times New Roman"/>
          <w:color w:val="000000" w:themeColor="text1"/>
        </w:rPr>
      </w:pPr>
    </w:p>
    <w:p w14:paraId="184782A9" w14:textId="4B487159" w:rsidR="00662D20" w:rsidRPr="00843F55" w:rsidRDefault="00662D20" w:rsidP="00662D20">
      <w:pPr>
        <w:rPr>
          <w:rFonts w:cs="Times New Roman"/>
          <w:color w:val="000000" w:themeColor="text1"/>
        </w:rPr>
      </w:pPr>
      <w:r w:rsidRPr="00843F55">
        <w:rPr>
          <w:rFonts w:cs="Times New Roman"/>
          <w:color w:val="000000" w:themeColor="text1"/>
        </w:rPr>
        <w:t xml:space="preserve">This report relies heavily on the </w:t>
      </w:r>
      <w:r w:rsidRPr="00843F55">
        <w:rPr>
          <w:rFonts w:cs="Times New Roman"/>
          <w:i/>
          <w:iCs/>
          <w:color w:val="000000" w:themeColor="text1"/>
        </w:rPr>
        <w:t>Highway Statistics</w:t>
      </w:r>
      <w:r w:rsidRPr="00843F55">
        <w:rPr>
          <w:rFonts w:cs="Times New Roman"/>
          <w:color w:val="000000" w:themeColor="text1"/>
        </w:rPr>
        <w:t xml:space="preserve"> series, which is compiled by the Federal Highway Administration (FHWA) from data reported by each state. We also use bridge condition data from the National Bridge Inventory and highway fatality rates reported by each state, and for congestion, we use data from INRIX Research and the </w:t>
      </w:r>
      <w:r w:rsidRPr="00843F55">
        <w:rPr>
          <w:rFonts w:cs="Times New Roman"/>
          <w:i/>
          <w:iCs/>
          <w:color w:val="000000" w:themeColor="text1"/>
        </w:rPr>
        <w:t>American Community Survey</w:t>
      </w:r>
      <w:r w:rsidRPr="00843F55">
        <w:rPr>
          <w:rFonts w:cs="Times New Roman"/>
          <w:color w:val="000000" w:themeColor="text1"/>
        </w:rPr>
        <w:t xml:space="preserve">. This assessment </w:t>
      </w:r>
      <w:r w:rsidR="00DF4DC3">
        <w:rPr>
          <w:rFonts w:cs="Times New Roman"/>
          <w:color w:val="000000" w:themeColor="text1"/>
        </w:rPr>
        <w:t xml:space="preserve">evaluates states based on expenditures, pavement quality, traffic congestion, and safety. </w:t>
      </w:r>
      <w:r w:rsidRPr="00843F55">
        <w:rPr>
          <w:rFonts w:cs="Times New Roman"/>
          <w:color w:val="000000" w:themeColor="text1"/>
        </w:rPr>
        <w:t xml:space="preserve">In general, we use </w:t>
      </w:r>
      <w:r w:rsidR="00DF4DC3">
        <w:rPr>
          <w:rFonts w:cs="Times New Roman"/>
          <w:color w:val="000000" w:themeColor="text1"/>
        </w:rPr>
        <w:t xml:space="preserve">self-reported </w:t>
      </w:r>
      <w:r w:rsidRPr="00843F55">
        <w:rPr>
          <w:rFonts w:cs="Times New Roman"/>
          <w:color w:val="000000" w:themeColor="text1"/>
        </w:rPr>
        <w:t>data as posted in the various data tables. We do not attempt to audit the data; instead, we assume the data to be correct. However, in cases where the data are clearly incorrect, we make appropriate adjustments to the data and footnote the changes made. </w:t>
      </w:r>
    </w:p>
    <w:p w14:paraId="0A6C575A" w14:textId="77777777" w:rsidR="00662D20" w:rsidRPr="00843F55" w:rsidRDefault="00662D20" w:rsidP="00662D20">
      <w:pPr>
        <w:rPr>
          <w:rFonts w:eastAsia="Times New Roman" w:cs="Times New Roman"/>
          <w:color w:val="000000" w:themeColor="text1"/>
        </w:rPr>
      </w:pPr>
    </w:p>
    <w:p w14:paraId="795FD5E2" w14:textId="43B1DC07" w:rsidR="00662D20" w:rsidRPr="00843F55" w:rsidRDefault="00662D20" w:rsidP="00662D20">
      <w:pPr>
        <w:rPr>
          <w:rFonts w:cs="Times New Roman"/>
          <w:color w:val="000000" w:themeColor="text1"/>
        </w:rPr>
      </w:pPr>
      <w:r w:rsidRPr="00843F55">
        <w:rPr>
          <w:rFonts w:cs="Times New Roman"/>
          <w:b/>
          <w:bCs/>
          <w:color w:val="000000" w:themeColor="text1"/>
        </w:rPr>
        <w:t>Measure of Mileage</w:t>
      </w:r>
    </w:p>
    <w:p w14:paraId="6C9D3629" w14:textId="77777777" w:rsidR="00662D20" w:rsidRPr="00843F55" w:rsidRDefault="00662D20" w:rsidP="00662D20">
      <w:pPr>
        <w:rPr>
          <w:rFonts w:eastAsia="Times New Roman" w:cs="Times New Roman"/>
          <w:color w:val="000000" w:themeColor="text1"/>
        </w:rPr>
      </w:pPr>
    </w:p>
    <w:p w14:paraId="6633B4DC" w14:textId="77777777" w:rsidR="00662D20" w:rsidRPr="00843F55" w:rsidRDefault="00662D20" w:rsidP="00662D20">
      <w:pPr>
        <w:rPr>
          <w:rFonts w:cs="Times New Roman"/>
          <w:color w:val="000000" w:themeColor="text1"/>
        </w:rPr>
      </w:pPr>
      <w:r w:rsidRPr="00843F55">
        <w:rPr>
          <w:rFonts w:cs="Times New Roman"/>
          <w:color w:val="000000" w:themeColor="text1"/>
        </w:rPr>
        <w:t xml:space="preserve">In general, larger highway systems require more resources to build and maintain than smaller systems. Accordingly, it is important to weight systems so that states can be compared accurately. In this study, mileage is the basic measure for bringing the states to a common baseline. Highway width is also important in differentiating system size (number of lanes), as more </w:t>
      </w:r>
      <w:proofErr w:type="gramStart"/>
      <w:r w:rsidRPr="00843F55">
        <w:rPr>
          <w:rFonts w:cs="Times New Roman"/>
          <w:color w:val="000000" w:themeColor="text1"/>
        </w:rPr>
        <w:t>pavement</w:t>
      </w:r>
      <w:proofErr w:type="gramEnd"/>
      <w:r w:rsidRPr="00843F55">
        <w:rPr>
          <w:rFonts w:cs="Times New Roman"/>
          <w:color w:val="000000" w:themeColor="text1"/>
        </w:rPr>
        <w:t xml:space="preserve"> generally requires more resources. This study does not rank states based on the size of their highway systems. However, it does use average highway width differences, as derived from state highway agency lane width measures, to measure overall financial performance.</w:t>
      </w:r>
    </w:p>
    <w:p w14:paraId="3D49FE2A" w14:textId="77777777" w:rsidR="00662D20" w:rsidRPr="00843F55" w:rsidRDefault="00662D20" w:rsidP="00662D20">
      <w:pPr>
        <w:rPr>
          <w:rFonts w:eastAsia="Times New Roman" w:cs="Times New Roman"/>
          <w:color w:val="000000" w:themeColor="text1"/>
        </w:rPr>
      </w:pPr>
    </w:p>
    <w:p w14:paraId="5AA87523" w14:textId="6288A8FA" w:rsidR="00662D20" w:rsidRPr="00843F55" w:rsidRDefault="00662D20" w:rsidP="00662D20">
      <w:pPr>
        <w:rPr>
          <w:rFonts w:cs="Times New Roman"/>
          <w:color w:val="000000" w:themeColor="text1"/>
        </w:rPr>
      </w:pPr>
      <w:r w:rsidRPr="00843F55">
        <w:rPr>
          <w:rFonts w:cs="Times New Roman"/>
          <w:b/>
          <w:bCs/>
          <w:i/>
          <w:iCs/>
          <w:color w:val="000000" w:themeColor="text1"/>
        </w:rPr>
        <w:t>State Highway Agency Mileage</w:t>
      </w:r>
      <w:r w:rsidRPr="00843F55">
        <w:rPr>
          <w:rFonts w:cs="Times New Roman"/>
          <w:b/>
          <w:bCs/>
          <w:color w:val="000000" w:themeColor="text1"/>
        </w:rPr>
        <w:t xml:space="preserve">: </w:t>
      </w:r>
      <w:r w:rsidR="00907215">
        <w:rPr>
          <w:rFonts w:cs="Times New Roman"/>
          <w:bCs/>
          <w:color w:val="000000" w:themeColor="text1"/>
        </w:rPr>
        <w:t xml:space="preserve">For each state the report uses the </w:t>
      </w:r>
      <w:r w:rsidRPr="00843F55">
        <w:rPr>
          <w:rFonts w:cs="Times New Roman"/>
          <w:color w:val="000000" w:themeColor="text1"/>
        </w:rPr>
        <w:t xml:space="preserve">total numbers of lane-miles for the </w:t>
      </w:r>
      <w:r w:rsidR="00907215">
        <w:rPr>
          <w:rFonts w:cs="Times New Roman"/>
          <w:color w:val="000000" w:themeColor="text1"/>
        </w:rPr>
        <w:t xml:space="preserve">state roadway </w:t>
      </w:r>
      <w:r w:rsidRPr="00843F55">
        <w:rPr>
          <w:rFonts w:cs="Times New Roman"/>
          <w:color w:val="000000" w:themeColor="text1"/>
        </w:rPr>
        <w:t xml:space="preserve">system. </w:t>
      </w:r>
      <w:r w:rsidR="00907215" w:rsidRPr="00843F55">
        <w:rPr>
          <w:rFonts w:cs="Times New Roman"/>
          <w:color w:val="000000" w:themeColor="text1"/>
        </w:rPr>
        <w:t xml:space="preserve">Each state’s responsibility for roads varies. In some, </w:t>
      </w:r>
      <w:r w:rsidR="00907215">
        <w:rPr>
          <w:rFonts w:cs="Times New Roman"/>
          <w:color w:val="000000" w:themeColor="text1"/>
        </w:rPr>
        <w:t>such as</w:t>
      </w:r>
      <w:r w:rsidR="00907215" w:rsidRPr="00843F55">
        <w:rPr>
          <w:rFonts w:cs="Times New Roman"/>
          <w:color w:val="000000" w:themeColor="text1"/>
        </w:rPr>
        <w:t xml:space="preserve"> North Carolina, the state is responsible for every roadway except subdivision streets, while in others, such as New Jersey, the state is responsible</w:t>
      </w:r>
      <w:r w:rsidR="00907215">
        <w:rPr>
          <w:rFonts w:cs="Times New Roman"/>
          <w:color w:val="000000" w:themeColor="text1"/>
        </w:rPr>
        <w:t xml:space="preserve"> </w:t>
      </w:r>
      <w:r w:rsidR="00907215" w:rsidRPr="00843F55">
        <w:rPr>
          <w:rFonts w:cs="Times New Roman"/>
          <w:color w:val="000000" w:themeColor="text1"/>
        </w:rPr>
        <w:t>primarily for the major</w:t>
      </w:r>
      <w:r w:rsidR="00907215">
        <w:rPr>
          <w:rFonts w:cs="Times New Roman"/>
          <w:color w:val="000000" w:themeColor="text1"/>
        </w:rPr>
        <w:t>,</w:t>
      </w:r>
      <w:r w:rsidR="00907215" w:rsidRPr="00843F55">
        <w:rPr>
          <w:rFonts w:cs="Times New Roman"/>
          <w:color w:val="000000" w:themeColor="text1"/>
        </w:rPr>
        <w:t xml:space="preserve"> multiple-lane roads. In addition, other features such as bridges also vary, with some states </w:t>
      </w:r>
      <w:r w:rsidR="00907215" w:rsidRPr="00843F55">
        <w:rPr>
          <w:rFonts w:cs="Times New Roman"/>
          <w:color w:val="000000" w:themeColor="text1"/>
        </w:rPr>
        <w:lastRenderedPageBreak/>
        <w:t>having many and others few. </w:t>
      </w:r>
      <w:r w:rsidR="00907215">
        <w:rPr>
          <w:rFonts w:cs="Times New Roman"/>
          <w:color w:val="000000" w:themeColor="text1"/>
        </w:rPr>
        <w:t>We use the lane miles to</w:t>
      </w:r>
      <w:r w:rsidRPr="00843F55">
        <w:rPr>
          <w:rFonts w:cs="Times New Roman"/>
          <w:color w:val="000000" w:themeColor="text1"/>
        </w:rPr>
        <w:t xml:space="preserve"> calculate and then to weight overall financial performance. The source of data for </w:t>
      </w:r>
      <w:r w:rsidR="00907215">
        <w:rPr>
          <w:rFonts w:cs="Times New Roman"/>
          <w:color w:val="000000" w:themeColor="text1"/>
        </w:rPr>
        <w:t xml:space="preserve">state lane miles </w:t>
      </w:r>
      <w:r w:rsidRPr="00843F55">
        <w:rPr>
          <w:rFonts w:cs="Times New Roman"/>
          <w:color w:val="000000" w:themeColor="text1"/>
        </w:rPr>
        <w:t>is Tabl</w:t>
      </w:r>
      <w:r w:rsidR="00151F5A" w:rsidRPr="00843F55">
        <w:rPr>
          <w:rFonts w:cs="Times New Roman"/>
          <w:color w:val="000000" w:themeColor="text1"/>
        </w:rPr>
        <w:t xml:space="preserve">e HM-81, </w:t>
      </w:r>
      <w:r w:rsidR="00151F5A" w:rsidRPr="00C1267F">
        <w:rPr>
          <w:rFonts w:cs="Times New Roman"/>
          <w:i/>
          <w:color w:val="000000" w:themeColor="text1"/>
        </w:rPr>
        <w:t>Highway Statistics 20</w:t>
      </w:r>
      <w:r w:rsidR="00CB13A6">
        <w:rPr>
          <w:rFonts w:cs="Times New Roman"/>
          <w:i/>
          <w:color w:val="000000" w:themeColor="text1"/>
        </w:rPr>
        <w:t>20</w:t>
      </w:r>
      <w:r w:rsidRPr="00843F55">
        <w:rPr>
          <w:rFonts w:cs="Times New Roman"/>
          <w:color w:val="000000" w:themeColor="text1"/>
        </w:rPr>
        <w:t xml:space="preserve"> (</w:t>
      </w:r>
      <w:hyperlink r:id="rId12" w:history="1">
        <w:r w:rsidR="00CB13A6" w:rsidRPr="003563F6">
          <w:rPr>
            <w:rStyle w:val="Hyperlink"/>
            <w:rFonts w:cs="Times New Roman"/>
          </w:rPr>
          <w:t>https://www.fhwa.dot.gov/policyinformation/statistics/2020/</w:t>
        </w:r>
      </w:hyperlink>
      <w:r w:rsidRPr="00843F55">
        <w:rPr>
          <w:rFonts w:cs="Times New Roman"/>
          <w:color w:val="000000" w:themeColor="text1"/>
        </w:rPr>
        <w:t xml:space="preserve">). </w:t>
      </w:r>
    </w:p>
    <w:p w14:paraId="0BA29E6D" w14:textId="77777777" w:rsidR="00662D20" w:rsidRPr="00843F55" w:rsidRDefault="00662D20" w:rsidP="00662D20">
      <w:pPr>
        <w:rPr>
          <w:rFonts w:eastAsia="Times New Roman" w:cs="Times New Roman"/>
          <w:color w:val="000000" w:themeColor="text1"/>
        </w:rPr>
      </w:pPr>
    </w:p>
    <w:p w14:paraId="78A485D9" w14:textId="77777777" w:rsidR="00662D20" w:rsidRPr="00843F55" w:rsidRDefault="00662D20" w:rsidP="00662D20">
      <w:pPr>
        <w:rPr>
          <w:rFonts w:cs="Times New Roman"/>
          <w:color w:val="000000" w:themeColor="text1"/>
        </w:rPr>
      </w:pPr>
      <w:r w:rsidRPr="00843F55">
        <w:rPr>
          <w:rFonts w:cs="Times New Roman"/>
          <w:b/>
          <w:bCs/>
          <w:color w:val="000000" w:themeColor="text1"/>
        </w:rPr>
        <w:t>Disbursements for State-Owned Highways</w:t>
      </w:r>
      <w:r w:rsidRPr="00843F55">
        <w:rPr>
          <w:rFonts w:cs="Times New Roman"/>
          <w:color w:val="000000" w:themeColor="text1"/>
        </w:rPr>
        <w:tab/>
      </w:r>
    </w:p>
    <w:p w14:paraId="5AAFD642" w14:textId="77777777" w:rsidR="00662D20" w:rsidRPr="00843F55" w:rsidRDefault="00662D20" w:rsidP="00662D20">
      <w:pPr>
        <w:rPr>
          <w:rFonts w:eastAsia="Times New Roman" w:cs="Times New Roman"/>
          <w:color w:val="000000" w:themeColor="text1"/>
        </w:rPr>
      </w:pPr>
    </w:p>
    <w:p w14:paraId="26BB88B5" w14:textId="2AFD25FC" w:rsidR="00662D20" w:rsidRPr="00843F55" w:rsidRDefault="00662D20" w:rsidP="00662D20">
      <w:pPr>
        <w:rPr>
          <w:rFonts w:cs="Times New Roman"/>
          <w:color w:val="000000" w:themeColor="text1"/>
        </w:rPr>
      </w:pPr>
      <w:r w:rsidRPr="00843F55">
        <w:rPr>
          <w:rFonts w:cs="Times New Roman"/>
          <w:color w:val="000000" w:themeColor="text1"/>
        </w:rPr>
        <w:t xml:space="preserve">There are </w:t>
      </w:r>
      <w:r w:rsidR="00CB13A6">
        <w:rPr>
          <w:rFonts w:cs="Times New Roman"/>
          <w:color w:val="000000" w:themeColor="text1"/>
        </w:rPr>
        <w:t xml:space="preserve">multiple </w:t>
      </w:r>
      <w:r w:rsidRPr="00843F55">
        <w:rPr>
          <w:rFonts w:cs="Times New Roman"/>
          <w:color w:val="000000" w:themeColor="text1"/>
        </w:rPr>
        <w:t xml:space="preserve">types of disbursements for state-administered highways: capital and bridge work, maintenance and highway services, administration, research and planning, law enforcement and safety, interest (on bond payments) and bond retirement. Disbursement data </w:t>
      </w:r>
      <w:del w:id="1487" w:author="Truong Bui" w:date="2022-10-18T23:33:00Z">
        <w:r w:rsidRPr="00843F55" w:rsidDel="00BC28FF">
          <w:rPr>
            <w:rFonts w:cs="Times New Roman"/>
            <w:color w:val="000000" w:themeColor="text1"/>
          </w:rPr>
          <w:delText>are collected for the first three</w:delText>
        </w:r>
      </w:del>
      <w:ins w:id="1488" w:author="Truong Bui" w:date="2022-10-18T23:33:00Z">
        <w:r w:rsidR="00BC28FF">
          <w:rPr>
            <w:rFonts w:cs="Times New Roman"/>
            <w:color w:val="000000" w:themeColor="text1"/>
          </w:rPr>
          <w:t>are put into four</w:t>
        </w:r>
      </w:ins>
      <w:r w:rsidRPr="00843F55">
        <w:rPr>
          <w:rFonts w:cs="Times New Roman"/>
          <w:color w:val="000000" w:themeColor="text1"/>
        </w:rPr>
        <w:t xml:space="preserve"> categories (Capital and Bridge Disbursements, Maintenance Disbursements, Administrative Disbursements</w:t>
      </w:r>
      <w:ins w:id="1489" w:author="Truong Bui" w:date="2022-10-18T23:33:00Z">
        <w:r w:rsidR="00BC28FF">
          <w:rPr>
            <w:rFonts w:cs="Times New Roman"/>
            <w:color w:val="000000" w:themeColor="text1"/>
          </w:rPr>
          <w:t>, and Other Disbursements</w:t>
        </w:r>
      </w:ins>
      <w:r w:rsidRPr="00843F55">
        <w:rPr>
          <w:rFonts w:cs="Times New Roman"/>
          <w:color w:val="000000" w:themeColor="text1"/>
        </w:rPr>
        <w:t>)</w:t>
      </w:r>
      <w:del w:id="1490" w:author="Truong Bui" w:date="2022-10-18T23:37:00Z">
        <w:r w:rsidRPr="00843F55" w:rsidDel="00BB4755">
          <w:rPr>
            <w:rFonts w:cs="Times New Roman"/>
            <w:color w:val="000000" w:themeColor="text1"/>
          </w:rPr>
          <w:delText xml:space="preserve"> as well as for the total expenditures (Total Disbursements)</w:delText>
        </w:r>
      </w:del>
      <w:r w:rsidRPr="00843F55">
        <w:rPr>
          <w:rFonts w:cs="Times New Roman"/>
          <w:color w:val="000000" w:themeColor="text1"/>
        </w:rPr>
        <w:t>. Disbursements by state-administered agencies fund the state highway agency, other toll and turnpike state agencies, and state universities, parks, prisons, etc.  </w:t>
      </w:r>
    </w:p>
    <w:p w14:paraId="03783C5C" w14:textId="77777777" w:rsidR="00662D20" w:rsidRPr="00843F55" w:rsidRDefault="00662D20" w:rsidP="00662D20">
      <w:pPr>
        <w:rPr>
          <w:rFonts w:eastAsia="Times New Roman" w:cs="Times New Roman"/>
          <w:color w:val="000000" w:themeColor="text1"/>
        </w:rPr>
      </w:pPr>
    </w:p>
    <w:p w14:paraId="36B0362B" w14:textId="76F7D665" w:rsidR="00662D20" w:rsidRPr="00843F55" w:rsidRDefault="00662D20" w:rsidP="00662D20">
      <w:pPr>
        <w:rPr>
          <w:rFonts w:cs="Times New Roman"/>
          <w:color w:val="000000" w:themeColor="text1"/>
        </w:rPr>
      </w:pPr>
      <w:r w:rsidRPr="00843F55">
        <w:rPr>
          <w:rFonts w:cs="Times New Roman"/>
          <w:color w:val="000000" w:themeColor="text1"/>
        </w:rPr>
        <w:t>The source of all these data is Tab</w:t>
      </w:r>
      <w:r w:rsidR="00151F5A" w:rsidRPr="00843F55">
        <w:rPr>
          <w:rFonts w:cs="Times New Roman"/>
          <w:color w:val="000000" w:themeColor="text1"/>
        </w:rPr>
        <w:t xml:space="preserve">le SF-4, </w:t>
      </w:r>
      <w:r w:rsidR="00151F5A" w:rsidRPr="00C1267F">
        <w:rPr>
          <w:rFonts w:cs="Times New Roman"/>
          <w:i/>
          <w:color w:val="000000" w:themeColor="text1"/>
        </w:rPr>
        <w:t>Highway Statistics 20</w:t>
      </w:r>
      <w:r w:rsidR="00CB13A6">
        <w:rPr>
          <w:rFonts w:cs="Times New Roman"/>
          <w:i/>
          <w:color w:val="000000" w:themeColor="text1"/>
        </w:rPr>
        <w:t>20</w:t>
      </w:r>
      <w:r w:rsidRPr="00843F55">
        <w:rPr>
          <w:rFonts w:cs="Times New Roman"/>
          <w:color w:val="000000" w:themeColor="text1"/>
        </w:rPr>
        <w:t xml:space="preserve"> (</w:t>
      </w:r>
      <w:commentRangeStart w:id="1491"/>
      <w:commentRangeStart w:id="1492"/>
      <w:r>
        <w:fldChar w:fldCharType="begin"/>
      </w:r>
      <w:r>
        <w:instrText xml:space="preserve"> HYPERLINK "https://www.fhwa.dot.gov/policyinformation/statistics/2020/" </w:instrText>
      </w:r>
      <w:r>
        <w:fldChar w:fldCharType="separate"/>
      </w:r>
      <w:r w:rsidR="00CB13A6" w:rsidRPr="003563F6">
        <w:rPr>
          <w:rStyle w:val="Hyperlink"/>
          <w:rFonts w:cs="Times New Roman"/>
        </w:rPr>
        <w:t>https://www.fhwa.dot.gov/policyinformation/statistics/2020/</w:t>
      </w:r>
      <w:r>
        <w:rPr>
          <w:rStyle w:val="Hyperlink"/>
          <w:rFonts w:cs="Times New Roman"/>
        </w:rPr>
        <w:fldChar w:fldCharType="end"/>
      </w:r>
      <w:commentRangeEnd w:id="1491"/>
      <w:r w:rsidR="00C4005E">
        <w:rPr>
          <w:rStyle w:val="CommentReference"/>
        </w:rPr>
        <w:commentReference w:id="1491"/>
      </w:r>
      <w:commentRangeEnd w:id="1492"/>
      <w:r w:rsidR="00C02C5E">
        <w:rPr>
          <w:rStyle w:val="CommentReference"/>
        </w:rPr>
        <w:commentReference w:id="1492"/>
      </w:r>
      <w:r w:rsidRPr="00843F55">
        <w:rPr>
          <w:rFonts w:cs="Times New Roman"/>
          <w:color w:val="000000" w:themeColor="text1"/>
        </w:rPr>
        <w:t xml:space="preserve">). </w:t>
      </w:r>
    </w:p>
    <w:p w14:paraId="211AD18F" w14:textId="77777777" w:rsidR="00662D20" w:rsidRPr="00843F55" w:rsidRDefault="00662D20" w:rsidP="00662D20">
      <w:pPr>
        <w:rPr>
          <w:rFonts w:eastAsia="Times New Roman" w:cs="Times New Roman"/>
          <w:color w:val="000000" w:themeColor="text1"/>
        </w:rPr>
      </w:pPr>
    </w:p>
    <w:p w14:paraId="1CE62ECC" w14:textId="0AEBB390" w:rsidR="00662D20" w:rsidRPr="00843F55" w:rsidRDefault="00662D20" w:rsidP="00662D20">
      <w:pPr>
        <w:rPr>
          <w:rFonts w:cs="Times New Roman"/>
          <w:color w:val="000000" w:themeColor="text1"/>
        </w:rPr>
      </w:pPr>
      <w:r w:rsidRPr="00843F55">
        <w:rPr>
          <w:rFonts w:cs="Times New Roman"/>
          <w:b/>
          <w:bCs/>
          <w:i/>
          <w:iCs/>
          <w:color w:val="000000" w:themeColor="text1"/>
        </w:rPr>
        <w:t>Capital and Bridge Disbursements and Maintenance Disbursements</w:t>
      </w:r>
      <w:r w:rsidRPr="00843F55">
        <w:rPr>
          <w:rFonts w:cs="Times New Roman"/>
          <w:b/>
          <w:bCs/>
          <w:color w:val="000000" w:themeColor="text1"/>
        </w:rPr>
        <w:t>:</w:t>
      </w:r>
      <w:r w:rsidRPr="00843F55">
        <w:rPr>
          <w:rFonts w:cs="Times New Roman"/>
          <w:color w:val="000000" w:themeColor="text1"/>
        </w:rPr>
        <w:t xml:space="preserve"> “Capital” actions are those intended to reconstruct or improve the system, whereas “maintenance” actions are those intended to preserve or repair the system, but not improve it. However, the definitions of these categories vary somewhat between the states. Most states </w:t>
      </w:r>
      <w:r w:rsidR="00CB13A6">
        <w:rPr>
          <w:rFonts w:cs="Times New Roman"/>
          <w:color w:val="000000" w:themeColor="text1"/>
        </w:rPr>
        <w:t xml:space="preserve">contract with </w:t>
      </w:r>
      <w:r w:rsidRPr="00843F55">
        <w:rPr>
          <w:rFonts w:cs="Times New Roman"/>
          <w:color w:val="000000" w:themeColor="text1"/>
        </w:rPr>
        <w:t>private</w:t>
      </w:r>
      <w:r w:rsidR="00E242C1">
        <w:rPr>
          <w:rFonts w:cs="Times New Roman"/>
          <w:color w:val="000000" w:themeColor="text1"/>
        </w:rPr>
        <w:t>-</w:t>
      </w:r>
      <w:r w:rsidRPr="00843F55">
        <w:rPr>
          <w:rFonts w:cs="Times New Roman"/>
          <w:color w:val="000000" w:themeColor="text1"/>
        </w:rPr>
        <w:t xml:space="preserve">sector </w:t>
      </w:r>
      <w:r w:rsidR="00CB13A6">
        <w:rPr>
          <w:rFonts w:cs="Times New Roman"/>
          <w:color w:val="000000" w:themeColor="text1"/>
        </w:rPr>
        <w:t xml:space="preserve">companies to build </w:t>
      </w:r>
      <w:r w:rsidRPr="00843F55">
        <w:rPr>
          <w:rFonts w:cs="Times New Roman"/>
          <w:color w:val="000000" w:themeColor="text1"/>
        </w:rPr>
        <w:t xml:space="preserve">and reconstruct the system, although in some cases </w:t>
      </w:r>
      <w:r w:rsidR="00CB13A6">
        <w:rPr>
          <w:rFonts w:cs="Times New Roman"/>
          <w:color w:val="000000" w:themeColor="text1"/>
        </w:rPr>
        <w:t xml:space="preserve">states </w:t>
      </w:r>
      <w:r w:rsidRPr="00843F55">
        <w:rPr>
          <w:rFonts w:cs="Times New Roman"/>
          <w:color w:val="000000" w:themeColor="text1"/>
        </w:rPr>
        <w:t>may also use their own workforces for some projects. Most states also conduct maintenance largely with agency forces, and the work is generally light in character, but many also conduct some major repairs such as thick overlays using contracted forces from the private sector.  </w:t>
      </w:r>
    </w:p>
    <w:p w14:paraId="459E0567" w14:textId="77777777" w:rsidR="00662D20" w:rsidRPr="00843F55" w:rsidRDefault="00662D20" w:rsidP="00662D20">
      <w:pPr>
        <w:rPr>
          <w:rFonts w:eastAsia="Times New Roman" w:cs="Times New Roman"/>
          <w:color w:val="000000" w:themeColor="text1"/>
        </w:rPr>
      </w:pPr>
    </w:p>
    <w:p w14:paraId="5A420A39" w14:textId="0F544C78" w:rsidR="00662D20" w:rsidRPr="00843F55" w:rsidRDefault="00662D20" w:rsidP="00662D20">
      <w:pPr>
        <w:rPr>
          <w:rFonts w:cs="Times New Roman"/>
          <w:color w:val="000000" w:themeColor="text1"/>
        </w:rPr>
      </w:pPr>
      <w:r w:rsidRPr="00843F55">
        <w:rPr>
          <w:rFonts w:cs="Times New Roman"/>
          <w:b/>
          <w:bCs/>
          <w:i/>
          <w:iCs/>
          <w:color w:val="000000" w:themeColor="text1"/>
        </w:rPr>
        <w:t>Administrative Disbursements</w:t>
      </w:r>
      <w:r w:rsidRPr="00843F55">
        <w:rPr>
          <w:rFonts w:cs="Times New Roman"/>
          <w:b/>
          <w:bCs/>
          <w:color w:val="000000" w:themeColor="text1"/>
        </w:rPr>
        <w:t xml:space="preserve">: </w:t>
      </w:r>
      <w:r w:rsidRPr="00843F55">
        <w:rPr>
          <w:rFonts w:cs="Times New Roman"/>
          <w:color w:val="000000" w:themeColor="text1"/>
        </w:rPr>
        <w:t>Administrative disbursements are intended to include all non-project-specific disbursements, and typically include most main-office and regional-office costs, research, planning</w:t>
      </w:r>
      <w:r w:rsidR="005B4A14">
        <w:rPr>
          <w:rFonts w:cs="Times New Roman"/>
          <w:color w:val="000000" w:themeColor="text1"/>
        </w:rPr>
        <w:t>,</w:t>
      </w:r>
      <w:r w:rsidRPr="00843F55">
        <w:rPr>
          <w:rFonts w:cs="Times New Roman"/>
          <w:color w:val="000000" w:themeColor="text1"/>
        </w:rPr>
        <w:t xml:space="preserve"> and similar activities. Sometimes this category also includes bond restructurings and other non-project-specific financial actions. As a result, administrative disbursement can vary widely from year to year. </w:t>
      </w:r>
    </w:p>
    <w:p w14:paraId="328F0353" w14:textId="77777777" w:rsidR="00662D20" w:rsidRPr="00843F55" w:rsidRDefault="00662D20" w:rsidP="00662D20">
      <w:pPr>
        <w:rPr>
          <w:rFonts w:eastAsia="Times New Roman" w:cs="Times New Roman"/>
          <w:color w:val="000000" w:themeColor="text1"/>
        </w:rPr>
      </w:pPr>
    </w:p>
    <w:p w14:paraId="233508DC" w14:textId="77777777" w:rsidR="00787A70" w:rsidRPr="00843F55" w:rsidRDefault="00787A70" w:rsidP="00787A70">
      <w:pPr>
        <w:rPr>
          <w:rFonts w:cs="Times New Roman"/>
          <w:color w:val="000000" w:themeColor="text1"/>
        </w:rPr>
      </w:pPr>
      <w:r>
        <w:rPr>
          <w:rFonts w:cs="Times New Roman"/>
          <w:b/>
          <w:bCs/>
          <w:i/>
          <w:iCs/>
          <w:color w:val="000000" w:themeColor="text1"/>
        </w:rPr>
        <w:t xml:space="preserve">Other </w:t>
      </w:r>
      <w:r w:rsidRPr="00843F55">
        <w:rPr>
          <w:rFonts w:cs="Times New Roman"/>
          <w:b/>
          <w:bCs/>
          <w:i/>
          <w:iCs/>
          <w:color w:val="000000" w:themeColor="text1"/>
        </w:rPr>
        <w:t>Disbursements</w:t>
      </w:r>
      <w:r w:rsidRPr="00843F55">
        <w:rPr>
          <w:rFonts w:cs="Times New Roman"/>
          <w:b/>
          <w:bCs/>
          <w:color w:val="000000" w:themeColor="text1"/>
        </w:rPr>
        <w:t xml:space="preserve">: </w:t>
      </w:r>
      <w:r>
        <w:rPr>
          <w:rFonts w:cs="Times New Roman"/>
          <w:color w:val="000000" w:themeColor="text1"/>
        </w:rPr>
        <w:t xml:space="preserve">These disbursements are not counted in the first three categories and include law enforcement, safety, bonds, and interest. This category can vary from year to year due to </w:t>
      </w:r>
      <w:r w:rsidRPr="00843F55">
        <w:rPr>
          <w:rFonts w:cs="Times New Roman"/>
          <w:color w:val="000000" w:themeColor="text1"/>
        </w:rPr>
        <w:t xml:space="preserve">major bond sales, which </w:t>
      </w:r>
      <w:r>
        <w:rPr>
          <w:rFonts w:cs="Times New Roman"/>
          <w:color w:val="000000" w:themeColor="text1"/>
        </w:rPr>
        <w:t xml:space="preserve">because they are collected in one year and expended in another </w:t>
      </w:r>
      <w:r w:rsidRPr="00843F55">
        <w:rPr>
          <w:rFonts w:cs="Times New Roman"/>
          <w:color w:val="000000" w:themeColor="text1"/>
        </w:rPr>
        <w:t>show up as major increases in “receipts” without a similar increase in disbursements. And sometimes, later-year disbursements can be higher than receipts as states transfer money into projects without increasing revenues.</w:t>
      </w:r>
    </w:p>
    <w:p w14:paraId="3896437F" w14:textId="77777777" w:rsidR="00662D20" w:rsidRPr="00843F55" w:rsidRDefault="00662D20" w:rsidP="00662D20">
      <w:pPr>
        <w:rPr>
          <w:rFonts w:eastAsia="Times New Roman" w:cs="Times New Roman"/>
          <w:color w:val="000000" w:themeColor="text1"/>
        </w:rPr>
      </w:pPr>
    </w:p>
    <w:p w14:paraId="77A8439D" w14:textId="77777777" w:rsidR="00662D20" w:rsidRPr="00843F55" w:rsidRDefault="00662D20" w:rsidP="00662D20">
      <w:pPr>
        <w:rPr>
          <w:rFonts w:cs="Times New Roman"/>
          <w:color w:val="000000" w:themeColor="text1"/>
        </w:rPr>
      </w:pPr>
      <w:r w:rsidRPr="00843F55">
        <w:rPr>
          <w:rFonts w:cs="Times New Roman"/>
          <w:b/>
          <w:bCs/>
          <w:color w:val="000000" w:themeColor="text1"/>
        </w:rPr>
        <w:t>Measures of System Condition</w:t>
      </w:r>
    </w:p>
    <w:p w14:paraId="0D36CE22" w14:textId="77777777" w:rsidR="00662D20" w:rsidRPr="00843F55" w:rsidRDefault="00662D20" w:rsidP="00662D20">
      <w:pPr>
        <w:rPr>
          <w:rFonts w:eastAsia="Times New Roman" w:cs="Times New Roman"/>
          <w:color w:val="000000" w:themeColor="text1"/>
        </w:rPr>
      </w:pPr>
    </w:p>
    <w:p w14:paraId="0A8E97A4" w14:textId="304FF6FB" w:rsidR="00662D20" w:rsidRPr="00843F55" w:rsidRDefault="00662D20" w:rsidP="00662D20">
      <w:pPr>
        <w:rPr>
          <w:rFonts w:cs="Times New Roman"/>
          <w:color w:val="000000" w:themeColor="text1"/>
        </w:rPr>
      </w:pPr>
      <w:r w:rsidRPr="00843F55">
        <w:rPr>
          <w:rFonts w:cs="Times New Roman"/>
          <w:color w:val="000000" w:themeColor="text1"/>
        </w:rPr>
        <w:t xml:space="preserve">There are nine measures of highway system condition: Rural Interstate Poor-Condition Mileage, Urban Interstate Poor-Condition Mileage, Rural Other Principal Arterial (ROPA) Poor-Condition Mileage, Urban Other Principal Arterial (UOPA) Poor-Condition Mileage, </w:t>
      </w:r>
      <w:r w:rsidRPr="00843F55">
        <w:rPr>
          <w:rFonts w:cs="Times New Roman"/>
          <w:color w:val="000000" w:themeColor="text1"/>
        </w:rPr>
        <w:lastRenderedPageBreak/>
        <w:t>Urbanized Area Congestion, Structurally Deficient Bridges, Rural Fatality Rate, Urban Fatality Rate</w:t>
      </w:r>
      <w:r w:rsidR="00787A70">
        <w:rPr>
          <w:rFonts w:cs="Times New Roman"/>
          <w:color w:val="000000" w:themeColor="text1"/>
        </w:rPr>
        <w:t>, and Other Fatality Rate</w:t>
      </w:r>
      <w:r w:rsidRPr="00843F55">
        <w:rPr>
          <w:rFonts w:cs="Times New Roman"/>
          <w:color w:val="000000" w:themeColor="text1"/>
        </w:rPr>
        <w:t>.</w:t>
      </w:r>
    </w:p>
    <w:p w14:paraId="1B5C2547" w14:textId="77777777" w:rsidR="00662D20" w:rsidRPr="00843F55" w:rsidRDefault="00662D20" w:rsidP="00662D20">
      <w:pPr>
        <w:rPr>
          <w:rFonts w:eastAsia="Times New Roman" w:cs="Times New Roman"/>
          <w:color w:val="000000" w:themeColor="text1"/>
        </w:rPr>
      </w:pPr>
    </w:p>
    <w:p w14:paraId="390EDF33" w14:textId="76E705EA" w:rsidR="00662D20" w:rsidRPr="00843F55" w:rsidRDefault="00662D20" w:rsidP="00662D20">
      <w:pPr>
        <w:rPr>
          <w:rFonts w:cs="Times New Roman"/>
          <w:color w:val="000000" w:themeColor="text1"/>
        </w:rPr>
      </w:pPr>
      <w:r w:rsidRPr="00843F55">
        <w:rPr>
          <w:rFonts w:cs="Times New Roman"/>
          <w:b/>
          <w:bCs/>
          <w:i/>
          <w:iCs/>
          <w:color w:val="000000" w:themeColor="text1"/>
        </w:rPr>
        <w:t>Poor Condition Mileage</w:t>
      </w:r>
      <w:r w:rsidRPr="00843F55">
        <w:rPr>
          <w:rFonts w:cs="Times New Roman"/>
          <w:b/>
          <w:bCs/>
          <w:color w:val="000000" w:themeColor="text1"/>
        </w:rPr>
        <w:t>:</w:t>
      </w:r>
      <w:r w:rsidRPr="00843F55">
        <w:rPr>
          <w:rFonts w:cs="Times New Roman"/>
          <w:color w:val="000000" w:themeColor="text1"/>
        </w:rPr>
        <w:t xml:space="preserve"> Perhaps no measure is more fundamental to road performance than road condition. There are numerous ways of defining road condition, but the one used for the U.S. higher-road system is the International Roughness Index (IRI), a measure of surface “bumpiness” in inches of vertical deviation per mile of length. The states use a variety of procedures in gathering th</w:t>
      </w:r>
      <w:r w:rsidR="00852F6A" w:rsidRPr="00843F55">
        <w:rPr>
          <w:rFonts w:cs="Times New Roman"/>
          <w:color w:val="000000" w:themeColor="text1"/>
        </w:rPr>
        <w:t>e</w:t>
      </w:r>
      <w:r w:rsidRPr="00843F55">
        <w:rPr>
          <w:rFonts w:cs="Times New Roman"/>
          <w:color w:val="000000" w:themeColor="text1"/>
        </w:rPr>
        <w:t xml:space="preserve"> data, but most use mechanical or laser equipment driven over the road system. They often supplement </w:t>
      </w:r>
      <w:r w:rsidR="00E242C1" w:rsidRPr="00843F55">
        <w:rPr>
          <w:rFonts w:cs="Times New Roman"/>
          <w:color w:val="000000" w:themeColor="text1"/>
        </w:rPr>
        <w:t>th</w:t>
      </w:r>
      <w:r w:rsidR="00E242C1">
        <w:rPr>
          <w:rFonts w:cs="Times New Roman"/>
          <w:color w:val="000000" w:themeColor="text1"/>
        </w:rPr>
        <w:t>ese</w:t>
      </w:r>
      <w:r w:rsidR="00E242C1" w:rsidRPr="00843F55">
        <w:rPr>
          <w:rFonts w:cs="Times New Roman"/>
          <w:color w:val="000000" w:themeColor="text1"/>
        </w:rPr>
        <w:t xml:space="preserve"> </w:t>
      </w:r>
      <w:r w:rsidRPr="00843F55">
        <w:rPr>
          <w:rFonts w:cs="Times New Roman"/>
          <w:color w:val="000000" w:themeColor="text1"/>
        </w:rPr>
        <w:t>data with detailed information on road distress features, but this information is not generally used in federal reporting. A few states, however, still use visual ratings as the basis of their reports. Lower “roughness index” scores equate to a smoother road. Roads classified as poor typically have visible bumps and ruts leading to a rough ride. Long, smooth sections (greater than one mile in length) tend to dampen out short rough ones, so if a state has long, smooth sections in its database it can report very little “rough mileage” as a percent of the system. </w:t>
      </w:r>
    </w:p>
    <w:p w14:paraId="0A95692B" w14:textId="77777777" w:rsidR="00662D20" w:rsidRPr="00843F55" w:rsidRDefault="00662D20" w:rsidP="00662D20">
      <w:pPr>
        <w:rPr>
          <w:rFonts w:eastAsia="Times New Roman" w:cs="Times New Roman"/>
          <w:color w:val="000000" w:themeColor="text1"/>
        </w:rPr>
      </w:pPr>
    </w:p>
    <w:p w14:paraId="3E03EAFF" w14:textId="0B8AA8FE" w:rsidR="00662D20" w:rsidRPr="00843F55" w:rsidRDefault="00662D20" w:rsidP="00662D20">
      <w:pPr>
        <w:rPr>
          <w:rFonts w:cs="Times New Roman"/>
          <w:color w:val="000000" w:themeColor="text1"/>
        </w:rPr>
      </w:pPr>
      <w:r w:rsidRPr="00843F55">
        <w:rPr>
          <w:rFonts w:cs="Times New Roman"/>
          <w:color w:val="000000" w:themeColor="text1"/>
        </w:rPr>
        <w:t xml:space="preserve">The source of road roughness data is Table HM-64, </w:t>
      </w:r>
      <w:r w:rsidR="00440AB7" w:rsidRPr="00843F55">
        <w:rPr>
          <w:rFonts w:cs="Times New Roman"/>
          <w:i/>
          <w:iCs/>
          <w:color w:val="000000" w:themeColor="text1"/>
        </w:rPr>
        <w:t>Highway Statistics 20</w:t>
      </w:r>
      <w:r w:rsidR="00CB13A6">
        <w:rPr>
          <w:rFonts w:cs="Times New Roman"/>
          <w:i/>
          <w:iCs/>
          <w:color w:val="000000" w:themeColor="text1"/>
        </w:rPr>
        <w:t>20</w:t>
      </w:r>
      <w:r w:rsidRPr="00843F55">
        <w:rPr>
          <w:rFonts w:cs="Times New Roman"/>
          <w:i/>
          <w:iCs/>
          <w:color w:val="000000" w:themeColor="text1"/>
        </w:rPr>
        <w:t xml:space="preserve"> </w:t>
      </w:r>
      <w:r w:rsidRPr="00843F55">
        <w:rPr>
          <w:rFonts w:cs="Times New Roman"/>
          <w:color w:val="000000" w:themeColor="text1"/>
        </w:rPr>
        <w:t>(</w:t>
      </w:r>
      <w:hyperlink r:id="rId13" w:history="1">
        <w:r w:rsidR="00CB13A6" w:rsidRPr="003563F6">
          <w:rPr>
            <w:rStyle w:val="Hyperlink"/>
            <w:rFonts w:cs="Times New Roman"/>
          </w:rPr>
          <w:t>https://www.fhwa.dot.gov/policyinformation/statistics/2020/</w:t>
        </w:r>
      </w:hyperlink>
      <w:r w:rsidRPr="00843F55">
        <w:rPr>
          <w:rFonts w:cs="Times New Roman"/>
          <w:color w:val="000000" w:themeColor="text1"/>
        </w:rPr>
        <w:t>), which shows miles by roughness, for several functional classes, for each state. This mileage is then converted into a percent, to account for different sizes of systems (rural Interstate, urban Interstate</w:t>
      </w:r>
      <w:r w:rsidR="005B4A14">
        <w:rPr>
          <w:rFonts w:cs="Times New Roman"/>
          <w:color w:val="000000" w:themeColor="text1"/>
        </w:rPr>
        <w:t>,</w:t>
      </w:r>
      <w:r w:rsidRPr="00843F55">
        <w:rPr>
          <w:rFonts w:cs="Times New Roman"/>
          <w:color w:val="000000" w:themeColor="text1"/>
        </w:rPr>
        <w:t xml:space="preserve"> and rural other principal arterials) in each state. The national average is the weighted average, obtained by dividing the sum of all poor-rated mileage by the sum of all state-administered mileage. </w:t>
      </w:r>
    </w:p>
    <w:p w14:paraId="375B00F2" w14:textId="77777777" w:rsidR="00662D20" w:rsidRPr="00843F55" w:rsidRDefault="00662D20" w:rsidP="00662D20">
      <w:pPr>
        <w:rPr>
          <w:rFonts w:eastAsia="Times New Roman" w:cs="Times New Roman"/>
          <w:color w:val="000000" w:themeColor="text1"/>
        </w:rPr>
      </w:pPr>
    </w:p>
    <w:p w14:paraId="39400241" w14:textId="77777777" w:rsidR="00662D20" w:rsidRPr="00843F55" w:rsidRDefault="00662D20" w:rsidP="00662D20">
      <w:pPr>
        <w:rPr>
          <w:rFonts w:cs="Times New Roman"/>
          <w:color w:val="000000" w:themeColor="text1"/>
        </w:rPr>
      </w:pPr>
      <w:r w:rsidRPr="00843F55">
        <w:rPr>
          <w:rFonts w:cs="Times New Roman"/>
          <w:b/>
          <w:bCs/>
          <w:i/>
          <w:iCs/>
          <w:color w:val="000000" w:themeColor="text1"/>
        </w:rPr>
        <w:t>Rural Interstate Poor-Condition Mileage</w:t>
      </w:r>
      <w:r w:rsidRPr="00843F55">
        <w:rPr>
          <w:rFonts w:cs="Times New Roman"/>
          <w:b/>
          <w:bCs/>
          <w:color w:val="000000" w:themeColor="text1"/>
        </w:rPr>
        <w:t xml:space="preserve">: </w:t>
      </w:r>
      <w:r w:rsidRPr="00843F55">
        <w:rPr>
          <w:rFonts w:cs="Times New Roman"/>
          <w:color w:val="000000" w:themeColor="text1"/>
        </w:rPr>
        <w:t>Rural Interstate mileage is all mileage outside of urban areas. By convention, Interstate sections with an IRI roughness of greater than 170 inches of roughness per mile (about three inches of vertical variation per 100 feet of road) are classified as “poor” in most reports. By comparison, sections with less than 60 inches of roughness per mile (about one inch of vertical deviation per 100 feet) would be classified as “excellent.” (Delaware and Hawaii have no rural Interstate mileage and are not rated on this measure).</w:t>
      </w:r>
    </w:p>
    <w:p w14:paraId="67A3563F" w14:textId="77777777" w:rsidR="00662D20" w:rsidRPr="00843F55" w:rsidRDefault="00662D20" w:rsidP="00662D20">
      <w:pPr>
        <w:rPr>
          <w:rFonts w:eastAsia="Times New Roman" w:cs="Times New Roman"/>
          <w:color w:val="000000" w:themeColor="text1"/>
        </w:rPr>
      </w:pPr>
    </w:p>
    <w:p w14:paraId="0030988A" w14:textId="77777777" w:rsidR="00662D20" w:rsidRPr="00843F55" w:rsidRDefault="00662D20" w:rsidP="00662D20">
      <w:pPr>
        <w:rPr>
          <w:rFonts w:cs="Times New Roman"/>
          <w:color w:val="000000" w:themeColor="text1"/>
        </w:rPr>
      </w:pPr>
      <w:r w:rsidRPr="00843F55">
        <w:rPr>
          <w:rFonts w:cs="Times New Roman"/>
          <w:b/>
          <w:bCs/>
          <w:i/>
          <w:iCs/>
          <w:color w:val="000000" w:themeColor="text1"/>
        </w:rPr>
        <w:t>Urban Interstate Poor-Condition Mileage</w:t>
      </w:r>
      <w:r w:rsidRPr="00843F55">
        <w:rPr>
          <w:rFonts w:cs="Times New Roman"/>
          <w:b/>
          <w:bCs/>
          <w:color w:val="000000" w:themeColor="text1"/>
        </w:rPr>
        <w:t xml:space="preserve">: </w:t>
      </w:r>
      <w:r w:rsidRPr="00843F55">
        <w:rPr>
          <w:rFonts w:cs="Times New Roman"/>
          <w:color w:val="000000" w:themeColor="text1"/>
        </w:rPr>
        <w:t>Urban Interstate mileage is all mileage inside census-defined urban areas. It is calculated the same way as rural Interstate mileage is calculated. The IRI cutoff for urban Interstates is the same as for rural Interstates: 170 inches per mile or higher, for “poor” mileage.</w:t>
      </w:r>
    </w:p>
    <w:p w14:paraId="63589DF4" w14:textId="77777777" w:rsidR="00662D20" w:rsidRPr="00843F55" w:rsidRDefault="00662D20" w:rsidP="00662D20">
      <w:pPr>
        <w:rPr>
          <w:rFonts w:eastAsia="Times New Roman" w:cs="Times New Roman"/>
          <w:color w:val="000000" w:themeColor="text1"/>
        </w:rPr>
      </w:pPr>
    </w:p>
    <w:p w14:paraId="59B07FD8" w14:textId="77777777" w:rsidR="00662D20" w:rsidRPr="00843F55" w:rsidRDefault="00662D20" w:rsidP="00662D20">
      <w:pPr>
        <w:rPr>
          <w:rFonts w:cs="Times New Roman"/>
          <w:color w:val="000000" w:themeColor="text1"/>
        </w:rPr>
      </w:pPr>
      <w:r w:rsidRPr="00843F55">
        <w:rPr>
          <w:rFonts w:cs="Times New Roman"/>
          <w:b/>
          <w:bCs/>
          <w:i/>
          <w:iCs/>
          <w:color w:val="000000" w:themeColor="text1"/>
        </w:rPr>
        <w:t>Rural Other Principal Arterial Poor-Condition Mileage</w:t>
      </w:r>
      <w:r w:rsidRPr="00843F55">
        <w:rPr>
          <w:rFonts w:cs="Times New Roman"/>
          <w:b/>
          <w:bCs/>
          <w:color w:val="000000" w:themeColor="text1"/>
        </w:rPr>
        <w:t xml:space="preserve">: </w:t>
      </w:r>
      <w:r w:rsidRPr="00843F55">
        <w:rPr>
          <w:rFonts w:cs="Times New Roman"/>
          <w:color w:val="000000" w:themeColor="text1"/>
        </w:rPr>
        <w:t>Rural other principal arterials (ROPAs) are the major inter-city or regional connectors, off the Interstate system. They can be US-numbered and state-numbered roads, and sometimes toll roads or parkways. This system is generally a top priority of most state highway agencies because of its importance to the economic competitiveness of the state. By convention, ROPA sections with an IRI greater than 220 inches per mile of roughness (about four inches of vertical deviation per 100 feet) are classified as “poor” in most reports. The cutoff is higher than for Interstates since speeds on these roads are typically lower, resulting in a smoother trip. </w:t>
      </w:r>
    </w:p>
    <w:p w14:paraId="63256067" w14:textId="77777777" w:rsidR="00662D20" w:rsidRPr="00843F55" w:rsidRDefault="00662D20" w:rsidP="00662D20">
      <w:pPr>
        <w:rPr>
          <w:rFonts w:eastAsia="Times New Roman" w:cs="Times New Roman"/>
          <w:color w:val="000000" w:themeColor="text1"/>
        </w:rPr>
      </w:pPr>
    </w:p>
    <w:p w14:paraId="2BF02E94" w14:textId="66423A89" w:rsidR="00662D20" w:rsidRPr="00843F55" w:rsidRDefault="00662D20" w:rsidP="00662D20">
      <w:pPr>
        <w:rPr>
          <w:rFonts w:cs="Times New Roman"/>
          <w:color w:val="000000" w:themeColor="text1"/>
        </w:rPr>
      </w:pPr>
      <w:r w:rsidRPr="00843F55">
        <w:rPr>
          <w:rFonts w:cs="Times New Roman"/>
          <w:b/>
          <w:bCs/>
          <w:i/>
          <w:iCs/>
          <w:color w:val="000000" w:themeColor="text1"/>
        </w:rPr>
        <w:lastRenderedPageBreak/>
        <w:t>Urban Other Principal Arterial Poor-Condition Mileage:</w:t>
      </w:r>
      <w:r w:rsidRPr="00843F55">
        <w:rPr>
          <w:rFonts w:cs="Times New Roman"/>
          <w:color w:val="000000" w:themeColor="text1"/>
        </w:rPr>
        <w:t xml:space="preserve"> Urban other principal arterials (UOPAs) are the major connectors within an urban area, off the Interstate system. They can be US-numbered and state-numbered roads, and sometimes toll roads or parkways. The IRI cutoff for urban other principal arterials is the same as for rural principal arterials: 220 inches per mile or higher for “poor” mileage</w:t>
      </w:r>
      <w:r w:rsidR="00CF75E0">
        <w:rPr>
          <w:rFonts w:cs="Times New Roman"/>
          <w:color w:val="000000" w:themeColor="text1"/>
        </w:rPr>
        <w:t>.</w:t>
      </w:r>
    </w:p>
    <w:p w14:paraId="3837B178" w14:textId="77777777" w:rsidR="00662D20" w:rsidRPr="00843F55" w:rsidRDefault="00662D20" w:rsidP="00662D20">
      <w:pPr>
        <w:rPr>
          <w:rFonts w:eastAsia="Times New Roman" w:cs="Times New Roman"/>
          <w:color w:val="000000" w:themeColor="text1"/>
        </w:rPr>
      </w:pPr>
    </w:p>
    <w:p w14:paraId="4BA009EE" w14:textId="5937BDC4" w:rsidR="00662D20" w:rsidRPr="00843F55" w:rsidRDefault="00662D20" w:rsidP="00662D20">
      <w:pPr>
        <w:rPr>
          <w:rFonts w:cs="Times New Roman"/>
          <w:color w:val="000000" w:themeColor="text1"/>
        </w:rPr>
      </w:pPr>
      <w:r w:rsidRPr="00843F55">
        <w:rPr>
          <w:rFonts w:cs="Times New Roman"/>
          <w:b/>
          <w:bCs/>
          <w:i/>
          <w:iCs/>
          <w:color w:val="000000" w:themeColor="text1"/>
        </w:rPr>
        <w:t xml:space="preserve">Urbanized Area Congestion: </w:t>
      </w:r>
      <w:r w:rsidRPr="00843F55">
        <w:rPr>
          <w:rFonts w:cs="Times New Roman"/>
          <w:color w:val="000000" w:themeColor="text1"/>
        </w:rPr>
        <w:t>The Urbanized Area Congestion metric is measured as the “</w:t>
      </w:r>
      <w:del w:id="1493" w:author="Truong Bui" w:date="2022-10-19T01:56:00Z">
        <w:r w:rsidRPr="00843F55" w:rsidDel="007D6973">
          <w:rPr>
            <w:rFonts w:cs="Times New Roman"/>
            <w:color w:val="000000" w:themeColor="text1"/>
          </w:rPr>
          <w:delText>average number of hours lost in</w:delText>
        </w:r>
      </w:del>
      <w:ins w:id="1494" w:author="Truong Bui" w:date="2022-10-19T01:56:00Z">
        <w:r w:rsidR="007D6973">
          <w:rPr>
            <w:rFonts w:cs="Times New Roman"/>
            <w:color w:val="000000" w:themeColor="text1"/>
          </w:rPr>
          <w:t xml:space="preserve">annual hours of delay per auto commuter </w:t>
        </w:r>
      </w:ins>
      <w:del w:id="1495" w:author="Truong Bui" w:date="2022-10-19T02:53:00Z">
        <w:r w:rsidRPr="00843F55" w:rsidDel="008E2B1E">
          <w:rPr>
            <w:rFonts w:cs="Times New Roman"/>
            <w:color w:val="000000" w:themeColor="text1"/>
          </w:rPr>
          <w:delText xml:space="preserve"> congestion </w:delText>
        </w:r>
      </w:del>
      <w:r w:rsidRPr="00843F55">
        <w:rPr>
          <w:rFonts w:cs="Times New Roman"/>
          <w:color w:val="000000" w:themeColor="text1"/>
        </w:rPr>
        <w:t xml:space="preserve">during peak hours compared to free flow conditions.” Peak commute is defined as the most congested portion of the morning and afternoon commute periods. Free flow is defined as the highest average speed over the previous 24 hours. Hours </w:t>
      </w:r>
      <w:del w:id="1496" w:author="Truong Bui" w:date="2022-10-19T02:53:00Z">
        <w:r w:rsidRPr="00843F55" w:rsidDel="00444AD6">
          <w:rPr>
            <w:rFonts w:cs="Times New Roman"/>
            <w:color w:val="000000" w:themeColor="text1"/>
          </w:rPr>
          <w:delText>lost in congestion</w:delText>
        </w:r>
      </w:del>
      <w:ins w:id="1497" w:author="Truong Bui" w:date="2022-10-19T02:53:00Z">
        <w:r w:rsidR="00444AD6">
          <w:rPr>
            <w:rFonts w:cs="Times New Roman"/>
            <w:color w:val="000000" w:themeColor="text1"/>
          </w:rPr>
          <w:t>of delay</w:t>
        </w:r>
      </w:ins>
      <w:r w:rsidRPr="00843F55">
        <w:rPr>
          <w:rFonts w:cs="Times New Roman"/>
          <w:color w:val="000000" w:themeColor="text1"/>
        </w:rPr>
        <w:t xml:space="preserve"> captures the intensity of traffic </w:t>
      </w:r>
      <w:proofErr w:type="gramStart"/>
      <w:r w:rsidRPr="00843F55">
        <w:rPr>
          <w:rFonts w:cs="Times New Roman"/>
          <w:color w:val="000000" w:themeColor="text1"/>
        </w:rPr>
        <w:t>in a given</w:t>
      </w:r>
      <w:proofErr w:type="gramEnd"/>
      <w:r w:rsidRPr="00843F55">
        <w:rPr>
          <w:rFonts w:cs="Times New Roman"/>
          <w:color w:val="000000" w:themeColor="text1"/>
        </w:rPr>
        <w:t xml:space="preserve"> city. In other words, it compares how fast traffic would move from one destination to another (which destinations are chosen is defined further by </w:t>
      </w:r>
      <w:r w:rsidR="00E242C1">
        <w:rPr>
          <w:rFonts w:cs="Times New Roman"/>
          <w:color w:val="000000" w:themeColor="text1"/>
        </w:rPr>
        <w:t>INRIX</w:t>
      </w:r>
      <w:r w:rsidRPr="00843F55">
        <w:rPr>
          <w:rFonts w:cs="Times New Roman"/>
          <w:color w:val="000000" w:themeColor="text1"/>
        </w:rPr>
        <w:t>) during free flow periods compared to speed during peak periods. </w:t>
      </w:r>
    </w:p>
    <w:p w14:paraId="55A9D849" w14:textId="77777777" w:rsidR="00662D20" w:rsidRPr="00843F55" w:rsidRDefault="00662D20" w:rsidP="00662D20">
      <w:pPr>
        <w:rPr>
          <w:rFonts w:cs="Times New Roman"/>
          <w:color w:val="000000" w:themeColor="text1"/>
        </w:rPr>
      </w:pPr>
      <w:r w:rsidRPr="00843F55">
        <w:rPr>
          <w:rFonts w:cs="Times New Roman"/>
          <w:color w:val="000000" w:themeColor="text1"/>
        </w:rPr>
        <w:t> </w:t>
      </w:r>
    </w:p>
    <w:p w14:paraId="6FDB46C7" w14:textId="3DB91999" w:rsidR="00662D20" w:rsidRPr="00843F55" w:rsidRDefault="00662D20" w:rsidP="00662D20">
      <w:pPr>
        <w:rPr>
          <w:rFonts w:cs="Times New Roman"/>
          <w:color w:val="000000" w:themeColor="text1"/>
        </w:rPr>
      </w:pPr>
      <w:commentRangeStart w:id="1498"/>
      <w:r w:rsidRPr="00843F55">
        <w:rPr>
          <w:rFonts w:cs="Times New Roman"/>
          <w:color w:val="000000" w:themeColor="text1"/>
        </w:rPr>
        <w:t xml:space="preserve">There are </w:t>
      </w:r>
      <w:ins w:id="1499" w:author="Truong Bui" w:date="2022-10-19T01:58:00Z">
        <w:r w:rsidR="00806C09">
          <w:rPr>
            <w:rFonts w:cs="Times New Roman"/>
            <w:color w:val="000000" w:themeColor="text1"/>
          </w:rPr>
          <w:t>two</w:t>
        </w:r>
      </w:ins>
      <w:del w:id="1500" w:author="Truong Bui" w:date="2022-10-19T01:58:00Z">
        <w:r w:rsidRPr="00843F55" w:rsidDel="00806C09">
          <w:rPr>
            <w:rFonts w:cs="Times New Roman"/>
            <w:color w:val="000000" w:themeColor="text1"/>
          </w:rPr>
          <w:delText>three</w:delText>
        </w:r>
      </w:del>
      <w:r w:rsidRPr="00843F55">
        <w:rPr>
          <w:rFonts w:cs="Times New Roman"/>
          <w:color w:val="000000" w:themeColor="text1"/>
        </w:rPr>
        <w:t xml:space="preserve"> data sources are required to calculate the current metric</w:t>
      </w:r>
      <w:r w:rsidR="00787A70">
        <w:rPr>
          <w:rFonts w:cs="Times New Roman"/>
          <w:color w:val="000000" w:themeColor="text1"/>
        </w:rPr>
        <w:t>:</w:t>
      </w:r>
      <w:ins w:id="1501" w:author="Truong Bui" w:date="2022-10-19T01:58:00Z">
        <w:r w:rsidR="00806C09" w:rsidRPr="00806C09">
          <w:t xml:space="preserve"> </w:t>
        </w:r>
        <w:r w:rsidR="00806C09" w:rsidRPr="00806C09">
          <w:rPr>
            <w:rFonts w:cs="Times New Roman"/>
            <w:color w:val="000000" w:themeColor="text1"/>
          </w:rPr>
          <w:t xml:space="preserve">Texas A&amp;M Transportation Institute's </w:t>
        </w:r>
        <w:r w:rsidR="00806C09" w:rsidRPr="00806C09">
          <w:rPr>
            <w:rFonts w:cs="Times New Roman"/>
            <w:i/>
            <w:iCs/>
            <w:color w:val="000000" w:themeColor="text1"/>
            <w:rPrChange w:id="1502" w:author="Truong Bui" w:date="2022-10-19T02:00:00Z">
              <w:rPr>
                <w:rFonts w:cs="Times New Roman"/>
                <w:color w:val="000000" w:themeColor="text1"/>
              </w:rPr>
            </w:rPrChange>
          </w:rPr>
          <w:t>Urban Mobility Report</w:t>
        </w:r>
        <w:r w:rsidR="00806C09" w:rsidRPr="00806C09">
          <w:rPr>
            <w:rFonts w:cs="Times New Roman"/>
            <w:color w:val="000000" w:themeColor="text1"/>
          </w:rPr>
          <w:t xml:space="preserve"> (</w:t>
        </w:r>
      </w:ins>
      <w:ins w:id="1503" w:author="Truong Bui" w:date="2022-10-19T01:59:00Z">
        <w:r w:rsidR="00806C09">
          <w:rPr>
            <w:rFonts w:cs="Times New Roman"/>
            <w:color w:val="000000" w:themeColor="text1"/>
          </w:rPr>
          <w:fldChar w:fldCharType="begin"/>
        </w:r>
        <w:r w:rsidR="00806C09">
          <w:rPr>
            <w:rFonts w:cs="Times New Roman"/>
            <w:color w:val="000000" w:themeColor="text1"/>
          </w:rPr>
          <w:instrText xml:space="preserve"> HYPERLINK "</w:instrText>
        </w:r>
        <w:r w:rsidR="00806C09" w:rsidRPr="00806C09">
          <w:rPr>
            <w:rFonts w:cs="Times New Roman"/>
            <w:color w:val="000000" w:themeColor="text1"/>
          </w:rPr>
          <w:instrText>https://mobility.tamu.edu/umr/</w:instrText>
        </w:r>
        <w:r w:rsidR="00806C09">
          <w:rPr>
            <w:rFonts w:cs="Times New Roman"/>
            <w:color w:val="000000" w:themeColor="text1"/>
          </w:rPr>
          <w:instrText xml:space="preserve">" </w:instrText>
        </w:r>
        <w:r w:rsidR="00806C09">
          <w:rPr>
            <w:rFonts w:cs="Times New Roman"/>
            <w:color w:val="000000" w:themeColor="text1"/>
          </w:rPr>
          <w:fldChar w:fldCharType="separate"/>
        </w:r>
        <w:r w:rsidR="00806C09" w:rsidRPr="00C04F7F">
          <w:rPr>
            <w:rStyle w:val="Hyperlink"/>
            <w:rFonts w:cs="Times New Roman"/>
          </w:rPr>
          <w:t>https://mobility.tamu.edu/umr/</w:t>
        </w:r>
        <w:r w:rsidR="00806C09">
          <w:rPr>
            <w:rFonts w:cs="Times New Roman"/>
            <w:color w:val="000000" w:themeColor="text1"/>
          </w:rPr>
          <w:fldChar w:fldCharType="end"/>
        </w:r>
      </w:ins>
      <w:ins w:id="1504" w:author="Truong Bui" w:date="2022-10-19T01:58:00Z">
        <w:r w:rsidR="00806C09" w:rsidRPr="00806C09">
          <w:rPr>
            <w:rFonts w:cs="Times New Roman"/>
            <w:color w:val="000000" w:themeColor="text1"/>
          </w:rPr>
          <w:t>)</w:t>
        </w:r>
      </w:ins>
      <w:ins w:id="1505" w:author="Truong Bui" w:date="2022-10-19T01:59:00Z">
        <w:r w:rsidR="00806C09">
          <w:rPr>
            <w:rFonts w:cs="Times New Roman"/>
            <w:color w:val="000000" w:themeColor="text1"/>
          </w:rPr>
          <w:t xml:space="preserve"> and </w:t>
        </w:r>
      </w:ins>
      <w:ins w:id="1506" w:author="Truong Bui" w:date="2022-10-19T02:00:00Z">
        <w:r w:rsidR="00806C09">
          <w:rPr>
            <w:rFonts w:cs="Times New Roman"/>
            <w:color w:val="000000" w:themeColor="text1"/>
          </w:rPr>
          <w:t xml:space="preserve">Table HM-74 from the FHWA </w:t>
        </w:r>
        <w:r w:rsidR="00806C09">
          <w:rPr>
            <w:rFonts w:cs="Times New Roman"/>
            <w:i/>
            <w:iCs/>
            <w:color w:val="000000" w:themeColor="text1"/>
          </w:rPr>
          <w:t xml:space="preserve">Highway </w:t>
        </w:r>
      </w:ins>
      <w:ins w:id="1507" w:author="Truong Bui" w:date="2022-10-19T02:01:00Z">
        <w:r w:rsidR="00806C09">
          <w:rPr>
            <w:rFonts w:cs="Times New Roman"/>
            <w:i/>
            <w:iCs/>
            <w:color w:val="000000" w:themeColor="text1"/>
          </w:rPr>
          <w:t>Statistics</w:t>
        </w:r>
        <w:r w:rsidR="00806C09">
          <w:rPr>
            <w:rFonts w:cs="Times New Roman"/>
            <w:color w:val="000000" w:themeColor="text1"/>
          </w:rPr>
          <w:t xml:space="preserve"> series (</w:t>
        </w:r>
        <w:r w:rsidR="00806C09" w:rsidRPr="00806C09">
          <w:rPr>
            <w:rFonts w:cs="Times New Roman"/>
            <w:color w:val="000000" w:themeColor="text1"/>
          </w:rPr>
          <w:t>https://www.fhwa.dot.gov/policyinformation/statistics.cfm</w:t>
        </w:r>
        <w:r w:rsidR="00806C09">
          <w:rPr>
            <w:rFonts w:cs="Times New Roman"/>
            <w:color w:val="000000" w:themeColor="text1"/>
          </w:rPr>
          <w:t>).</w:t>
        </w:r>
      </w:ins>
      <w:del w:id="1508" w:author="Truong Bui" w:date="2022-10-19T01:58:00Z">
        <w:r w:rsidR="00787A70" w:rsidDel="00806C09">
          <w:rPr>
            <w:rFonts w:cs="Times New Roman"/>
            <w:color w:val="000000" w:themeColor="text1"/>
          </w:rPr>
          <w:delText xml:space="preserve"> </w:delText>
        </w:r>
        <w:r w:rsidR="00787A70" w:rsidRPr="00787A70" w:rsidDel="00806C09">
          <w:rPr>
            <w:rFonts w:cs="Times New Roman"/>
            <w:color w:val="FF0000"/>
          </w:rPr>
          <w:delText>X, Y, and Z</w:delText>
        </w:r>
      </w:del>
      <w:del w:id="1509" w:author="Truong Bui" w:date="2022-10-19T01:59:00Z">
        <w:r w:rsidR="00787A70" w:rsidRPr="00787A70" w:rsidDel="00806C09">
          <w:rPr>
            <w:rFonts w:cs="Times New Roman"/>
            <w:color w:val="FF0000"/>
          </w:rPr>
          <w:delText xml:space="preserve">. </w:delText>
        </w:r>
      </w:del>
    </w:p>
    <w:p w14:paraId="4A372D77" w14:textId="7838613E" w:rsidR="00662D20" w:rsidRDefault="00662D20" w:rsidP="00662D20">
      <w:pPr>
        <w:rPr>
          <w:ins w:id="1510" w:author="Truong Bui" w:date="2022-10-19T02:02:00Z"/>
          <w:rFonts w:eastAsia="Times New Roman" w:cs="Times New Roman"/>
          <w:color w:val="000000" w:themeColor="text1"/>
        </w:rPr>
      </w:pPr>
    </w:p>
    <w:p w14:paraId="25F77E70" w14:textId="055DFBDC" w:rsidR="00AA697F" w:rsidRDefault="00E713D6" w:rsidP="00662D20">
      <w:pPr>
        <w:rPr>
          <w:ins w:id="1511" w:author="Truong Bui" w:date="2022-10-19T02:24:00Z"/>
          <w:rFonts w:eastAsia="Times New Roman" w:cs="Times New Roman"/>
          <w:color w:val="000000" w:themeColor="text1"/>
        </w:rPr>
      </w:pPr>
      <w:ins w:id="1512" w:author="Truong Bui" w:date="2022-10-19T02:02:00Z">
        <w:r>
          <w:rPr>
            <w:rFonts w:eastAsia="Times New Roman" w:cs="Times New Roman"/>
            <w:color w:val="000000" w:themeColor="text1"/>
          </w:rPr>
          <w:t>The 2021 Urban Mobility Report</w:t>
        </w:r>
      </w:ins>
      <w:ins w:id="1513" w:author="Truong Bui" w:date="2022-10-19T02:05:00Z">
        <w:r w:rsidR="00BE004D">
          <w:rPr>
            <w:rFonts w:eastAsia="Times New Roman" w:cs="Times New Roman"/>
            <w:color w:val="000000" w:themeColor="text1"/>
          </w:rPr>
          <w:t xml:space="preserve"> (UMR)</w:t>
        </w:r>
      </w:ins>
      <w:ins w:id="1514" w:author="Truong Bui" w:date="2022-10-19T02:02:00Z">
        <w:r>
          <w:rPr>
            <w:rFonts w:eastAsia="Times New Roman" w:cs="Times New Roman"/>
            <w:color w:val="000000" w:themeColor="text1"/>
          </w:rPr>
          <w:t xml:space="preserve"> </w:t>
        </w:r>
      </w:ins>
      <w:ins w:id="1515" w:author="Truong Bui" w:date="2022-10-19T02:03:00Z">
        <w:r>
          <w:rPr>
            <w:rFonts w:eastAsia="Times New Roman" w:cs="Times New Roman"/>
            <w:color w:val="000000" w:themeColor="text1"/>
          </w:rPr>
          <w:t xml:space="preserve">provides 2020 congestion data for 494 urban areas in the US. Data items include </w:t>
        </w:r>
      </w:ins>
      <w:ins w:id="1516" w:author="Truong Bui" w:date="2022-10-19T02:05:00Z">
        <w:r w:rsidR="00210D6B">
          <w:rPr>
            <w:rFonts w:eastAsia="Times New Roman" w:cs="Times New Roman"/>
            <w:color w:val="000000" w:themeColor="text1"/>
          </w:rPr>
          <w:t>a</w:t>
        </w:r>
      </w:ins>
      <w:ins w:id="1517" w:author="Truong Bui" w:date="2022-10-19T02:04:00Z">
        <w:r>
          <w:rPr>
            <w:rFonts w:eastAsia="Times New Roman" w:cs="Times New Roman"/>
            <w:color w:val="000000" w:themeColor="text1"/>
          </w:rPr>
          <w:t xml:space="preserve">nnual </w:t>
        </w:r>
      </w:ins>
      <w:ins w:id="1518" w:author="Truong Bui" w:date="2022-10-19T02:05:00Z">
        <w:r w:rsidR="00210D6B">
          <w:rPr>
            <w:rFonts w:eastAsia="Times New Roman" w:cs="Times New Roman"/>
            <w:color w:val="000000" w:themeColor="text1"/>
          </w:rPr>
          <w:t>h</w:t>
        </w:r>
      </w:ins>
      <w:ins w:id="1519" w:author="Truong Bui" w:date="2022-10-19T02:04:00Z">
        <w:r>
          <w:rPr>
            <w:rFonts w:eastAsia="Times New Roman" w:cs="Times New Roman"/>
            <w:color w:val="000000" w:themeColor="text1"/>
          </w:rPr>
          <w:t xml:space="preserve">ours of </w:t>
        </w:r>
      </w:ins>
      <w:ins w:id="1520" w:author="Truong Bui" w:date="2022-10-19T02:05:00Z">
        <w:r w:rsidR="00210D6B">
          <w:rPr>
            <w:rFonts w:eastAsia="Times New Roman" w:cs="Times New Roman"/>
            <w:color w:val="000000" w:themeColor="text1"/>
          </w:rPr>
          <w:t>d</w:t>
        </w:r>
      </w:ins>
      <w:ins w:id="1521" w:author="Truong Bui" w:date="2022-10-19T02:04:00Z">
        <w:r>
          <w:rPr>
            <w:rFonts w:eastAsia="Times New Roman" w:cs="Times New Roman"/>
            <w:color w:val="000000" w:themeColor="text1"/>
          </w:rPr>
          <w:t xml:space="preserve">elay per </w:t>
        </w:r>
      </w:ins>
      <w:ins w:id="1522" w:author="Truong Bui" w:date="2022-10-19T02:05:00Z">
        <w:r w:rsidR="00210D6B">
          <w:rPr>
            <w:rFonts w:eastAsia="Times New Roman" w:cs="Times New Roman"/>
            <w:color w:val="000000" w:themeColor="text1"/>
          </w:rPr>
          <w:t>a</w:t>
        </w:r>
      </w:ins>
      <w:ins w:id="1523" w:author="Truong Bui" w:date="2022-10-19T02:04:00Z">
        <w:r>
          <w:rPr>
            <w:rFonts w:eastAsia="Times New Roman" w:cs="Times New Roman"/>
            <w:color w:val="000000" w:themeColor="text1"/>
          </w:rPr>
          <w:t xml:space="preserve">uto </w:t>
        </w:r>
      </w:ins>
      <w:ins w:id="1524" w:author="Truong Bui" w:date="2022-10-19T02:05:00Z">
        <w:r w:rsidR="00210D6B">
          <w:rPr>
            <w:rFonts w:eastAsia="Times New Roman" w:cs="Times New Roman"/>
            <w:color w:val="000000" w:themeColor="text1"/>
          </w:rPr>
          <w:t>c</w:t>
        </w:r>
      </w:ins>
      <w:ins w:id="1525" w:author="Truong Bui" w:date="2022-10-19T02:04:00Z">
        <w:r>
          <w:rPr>
            <w:rFonts w:eastAsia="Times New Roman" w:cs="Times New Roman"/>
            <w:color w:val="000000" w:themeColor="text1"/>
          </w:rPr>
          <w:t xml:space="preserve">ommuter </w:t>
        </w:r>
        <w:r w:rsidR="00210D6B">
          <w:rPr>
            <w:rFonts w:eastAsia="Times New Roman" w:cs="Times New Roman"/>
            <w:color w:val="000000" w:themeColor="text1"/>
          </w:rPr>
          <w:t>as well as the number of auto</w:t>
        </w:r>
      </w:ins>
      <w:ins w:id="1526" w:author="Truong Bui" w:date="2022-10-19T02:05:00Z">
        <w:r w:rsidR="00210D6B">
          <w:rPr>
            <w:rFonts w:eastAsia="Times New Roman" w:cs="Times New Roman"/>
            <w:color w:val="000000" w:themeColor="text1"/>
          </w:rPr>
          <w:t xml:space="preserve"> commuters </w:t>
        </w:r>
      </w:ins>
      <w:ins w:id="1527" w:author="Truong Bui" w:date="2022-10-19T02:04:00Z">
        <w:r w:rsidR="009E01AE">
          <w:rPr>
            <w:rFonts w:eastAsia="Times New Roman" w:cs="Times New Roman"/>
            <w:color w:val="000000" w:themeColor="text1"/>
          </w:rPr>
          <w:t>for each area.</w:t>
        </w:r>
      </w:ins>
      <w:ins w:id="1528" w:author="Truong Bui" w:date="2022-10-19T02:05:00Z">
        <w:r w:rsidR="00BE004D">
          <w:rPr>
            <w:rFonts w:eastAsia="Times New Roman" w:cs="Times New Roman"/>
            <w:color w:val="000000" w:themeColor="text1"/>
          </w:rPr>
          <w:t xml:space="preserve"> UMR </w:t>
        </w:r>
      </w:ins>
      <w:ins w:id="1529" w:author="Truong Bui" w:date="2022-10-19T02:07:00Z">
        <w:r w:rsidR="00BE004D">
          <w:rPr>
            <w:rFonts w:eastAsia="Times New Roman" w:cs="Times New Roman"/>
            <w:color w:val="000000" w:themeColor="text1"/>
          </w:rPr>
          <w:t>calculates their data based on INRIX speed data.</w:t>
        </w:r>
        <w:r w:rsidR="009F6080">
          <w:rPr>
            <w:rFonts w:eastAsia="Times New Roman" w:cs="Times New Roman"/>
            <w:color w:val="000000" w:themeColor="text1"/>
          </w:rPr>
          <w:t xml:space="preserve"> Table HM-74 </w:t>
        </w:r>
      </w:ins>
      <w:ins w:id="1530" w:author="Truong Bui" w:date="2022-10-19T02:22:00Z">
        <w:r w:rsidR="00534409" w:rsidRPr="00534409">
          <w:rPr>
            <w:rFonts w:eastAsia="Times New Roman" w:cs="Times New Roman"/>
            <w:color w:val="000000" w:themeColor="text1"/>
          </w:rPr>
          <w:t>(Daily Vehicle-Miles of Travel (DVMT) by Measured Pavement Roughness / Present Serviceability Rating)</w:t>
        </w:r>
        <w:r w:rsidR="00534409">
          <w:rPr>
            <w:rFonts w:eastAsia="Times New Roman" w:cs="Times New Roman"/>
            <w:color w:val="000000" w:themeColor="text1"/>
          </w:rPr>
          <w:t xml:space="preserve"> includes data</w:t>
        </w:r>
      </w:ins>
      <w:ins w:id="1531" w:author="Truong Bui" w:date="2022-10-19T02:23:00Z">
        <w:r w:rsidR="00534409">
          <w:rPr>
            <w:rFonts w:eastAsia="Times New Roman" w:cs="Times New Roman"/>
            <w:color w:val="000000" w:themeColor="text1"/>
          </w:rPr>
          <w:t xml:space="preserve"> on all urbanized areas in the US (</w:t>
        </w:r>
      </w:ins>
      <w:ins w:id="1532" w:author="Truong Bui" w:date="2022-10-19T04:43:00Z">
        <w:r w:rsidR="0055006C">
          <w:rPr>
            <w:rFonts w:eastAsia="Times New Roman" w:cs="Times New Roman"/>
            <w:color w:val="000000" w:themeColor="text1"/>
          </w:rPr>
          <w:t>i.e.,</w:t>
        </w:r>
      </w:ins>
      <w:ins w:id="1533" w:author="Truong Bui" w:date="2022-10-19T02:23:00Z">
        <w:r w:rsidR="00534409">
          <w:rPr>
            <w:rFonts w:eastAsia="Times New Roman" w:cs="Times New Roman"/>
            <w:color w:val="000000" w:themeColor="text1"/>
          </w:rPr>
          <w:t xml:space="preserve"> those with populations above 50,000). The DVMT data for multi-state urbanized areas are apportioned by state, </w:t>
        </w:r>
      </w:ins>
      <w:ins w:id="1534" w:author="Truong Bui" w:date="2022-10-19T02:24:00Z">
        <w:r w:rsidR="00534409">
          <w:rPr>
            <w:rFonts w:eastAsia="Times New Roman" w:cs="Times New Roman"/>
            <w:color w:val="000000" w:themeColor="text1"/>
          </w:rPr>
          <w:t xml:space="preserve">and the percentages </w:t>
        </w:r>
        <w:r w:rsidR="00534409" w:rsidRPr="00534409">
          <w:rPr>
            <w:rFonts w:eastAsia="Times New Roman" w:cs="Times New Roman"/>
            <w:color w:val="000000" w:themeColor="text1"/>
          </w:rPr>
          <w:t>of the DVMT in each state are calculated based on total reported DVMT</w:t>
        </w:r>
        <w:r w:rsidR="00534409">
          <w:rPr>
            <w:rFonts w:eastAsia="Times New Roman" w:cs="Times New Roman"/>
            <w:color w:val="000000" w:themeColor="text1"/>
          </w:rPr>
          <w:t>.</w:t>
        </w:r>
      </w:ins>
    </w:p>
    <w:p w14:paraId="47BCF1B3" w14:textId="3691390B" w:rsidR="007D0E37" w:rsidRDefault="007D0E37" w:rsidP="00662D20">
      <w:pPr>
        <w:rPr>
          <w:ins w:id="1535" w:author="Truong Bui" w:date="2022-10-19T02:24:00Z"/>
          <w:rFonts w:eastAsia="Times New Roman" w:cs="Times New Roman"/>
          <w:color w:val="000000" w:themeColor="text1"/>
        </w:rPr>
      </w:pPr>
    </w:p>
    <w:p w14:paraId="7C462CBD" w14:textId="35ADF33F" w:rsidR="007D0E37" w:rsidRDefault="000468A0" w:rsidP="00662D20">
      <w:pPr>
        <w:rPr>
          <w:ins w:id="1536" w:author="Truong Bui" w:date="2022-10-19T03:49:00Z"/>
          <w:rFonts w:eastAsia="Times New Roman" w:cs="Times New Roman"/>
          <w:color w:val="000000" w:themeColor="text1"/>
        </w:rPr>
      </w:pPr>
      <w:ins w:id="1537" w:author="Truong Bui" w:date="2022-10-19T03:12:00Z">
        <w:r>
          <w:rPr>
            <w:rFonts w:eastAsia="Times New Roman" w:cs="Times New Roman"/>
            <w:color w:val="000000" w:themeColor="text1"/>
          </w:rPr>
          <w:t xml:space="preserve">The calculation of the final metric is done through three steps. </w:t>
        </w:r>
      </w:ins>
      <w:ins w:id="1538" w:author="Truong Bui" w:date="2022-10-19T03:19:00Z">
        <w:r w:rsidR="008D68CF">
          <w:rPr>
            <w:rFonts w:eastAsia="Times New Roman" w:cs="Times New Roman"/>
            <w:color w:val="000000" w:themeColor="text1"/>
          </w:rPr>
          <w:t>First, t</w:t>
        </w:r>
      </w:ins>
      <w:ins w:id="1539" w:author="Truong Bui" w:date="2022-10-19T02:34:00Z">
        <w:r w:rsidR="00A76F15">
          <w:rPr>
            <w:rFonts w:eastAsia="Times New Roman" w:cs="Times New Roman"/>
            <w:color w:val="000000" w:themeColor="text1"/>
          </w:rPr>
          <w:t xml:space="preserve">he </w:t>
        </w:r>
      </w:ins>
      <w:ins w:id="1540" w:author="Truong Bui" w:date="2022-10-19T02:59:00Z">
        <w:r w:rsidR="005230BB">
          <w:rPr>
            <w:rFonts w:eastAsia="Times New Roman" w:cs="Times New Roman"/>
            <w:color w:val="000000" w:themeColor="text1"/>
          </w:rPr>
          <w:t xml:space="preserve">total </w:t>
        </w:r>
      </w:ins>
      <w:ins w:id="1541" w:author="Truong Bui" w:date="2022-10-19T02:41:00Z">
        <w:r w:rsidR="00A76F15">
          <w:rPr>
            <w:rFonts w:eastAsia="Times New Roman" w:cs="Times New Roman"/>
            <w:color w:val="000000" w:themeColor="text1"/>
          </w:rPr>
          <w:t>annual hours of delay</w:t>
        </w:r>
      </w:ins>
      <w:ins w:id="1542" w:author="Truong Bui" w:date="2022-10-19T03:00:00Z">
        <w:r w:rsidR="005230BB">
          <w:rPr>
            <w:rFonts w:eastAsia="Times New Roman" w:cs="Times New Roman"/>
            <w:color w:val="000000" w:themeColor="text1"/>
          </w:rPr>
          <w:t xml:space="preserve"> for each state </w:t>
        </w:r>
      </w:ins>
      <w:ins w:id="1543" w:author="Truong Bui" w:date="2022-10-19T04:42:00Z">
        <w:r w:rsidR="00834E66">
          <w:rPr>
            <w:rFonts w:eastAsia="Times New Roman" w:cs="Times New Roman"/>
            <w:color w:val="000000" w:themeColor="text1"/>
          </w:rPr>
          <w:t>are</w:t>
        </w:r>
      </w:ins>
      <w:ins w:id="1544" w:author="Truong Bui" w:date="2022-10-19T03:00:00Z">
        <w:r w:rsidR="005230BB">
          <w:rPr>
            <w:rFonts w:eastAsia="Times New Roman" w:cs="Times New Roman"/>
            <w:color w:val="000000" w:themeColor="text1"/>
          </w:rPr>
          <w:t xml:space="preserve"> calculated by multiplying </w:t>
        </w:r>
      </w:ins>
      <w:ins w:id="1545" w:author="Truong Bui" w:date="2022-10-19T03:10:00Z">
        <w:r>
          <w:rPr>
            <w:rFonts w:eastAsia="Times New Roman" w:cs="Times New Roman"/>
            <w:color w:val="000000" w:themeColor="text1"/>
          </w:rPr>
          <w:t>the</w:t>
        </w:r>
      </w:ins>
      <w:ins w:id="1546" w:author="Truong Bui" w:date="2022-10-19T03:42:00Z">
        <w:r w:rsidR="001A07F3">
          <w:rPr>
            <w:rFonts w:eastAsia="Times New Roman" w:cs="Times New Roman"/>
            <w:color w:val="000000" w:themeColor="text1"/>
          </w:rPr>
          <w:t xml:space="preserve"> annual hours of delay per auto commuter by the number of auto commuters</w:t>
        </w:r>
      </w:ins>
      <w:ins w:id="1547" w:author="Truong Bui" w:date="2022-10-19T03:43:00Z">
        <w:r w:rsidR="001A07F3">
          <w:rPr>
            <w:rFonts w:eastAsia="Times New Roman" w:cs="Times New Roman"/>
            <w:color w:val="000000" w:themeColor="text1"/>
          </w:rPr>
          <w:t xml:space="preserve"> for each </w:t>
        </w:r>
      </w:ins>
      <w:ins w:id="1548" w:author="Truong Bui" w:date="2022-10-19T03:47:00Z">
        <w:r w:rsidR="00436C09">
          <w:rPr>
            <w:rFonts w:eastAsia="Times New Roman" w:cs="Times New Roman"/>
            <w:color w:val="000000" w:themeColor="text1"/>
          </w:rPr>
          <w:t>urban area</w:t>
        </w:r>
      </w:ins>
      <w:ins w:id="1549" w:author="Truong Bui" w:date="2022-10-19T03:45:00Z">
        <w:r w:rsidR="001A07F3">
          <w:rPr>
            <w:rFonts w:eastAsia="Times New Roman" w:cs="Times New Roman"/>
            <w:color w:val="000000" w:themeColor="text1"/>
          </w:rPr>
          <w:t xml:space="preserve">, and then summing </w:t>
        </w:r>
      </w:ins>
      <w:ins w:id="1550" w:author="Truong Bui" w:date="2022-10-19T03:46:00Z">
        <w:r w:rsidR="001A07F3">
          <w:rPr>
            <w:rFonts w:eastAsia="Times New Roman" w:cs="Times New Roman"/>
            <w:color w:val="000000" w:themeColor="text1"/>
          </w:rPr>
          <w:t>the</w:t>
        </w:r>
        <w:r w:rsidR="009D42DC">
          <w:rPr>
            <w:rFonts w:eastAsia="Times New Roman" w:cs="Times New Roman"/>
            <w:color w:val="000000" w:themeColor="text1"/>
          </w:rPr>
          <w:t>m</w:t>
        </w:r>
        <w:r w:rsidR="001A07F3">
          <w:rPr>
            <w:rFonts w:eastAsia="Times New Roman" w:cs="Times New Roman"/>
            <w:color w:val="000000" w:themeColor="text1"/>
          </w:rPr>
          <w:t xml:space="preserve"> up for each state, </w:t>
        </w:r>
        <w:r w:rsidR="00746938">
          <w:rPr>
            <w:rFonts w:eastAsia="Times New Roman" w:cs="Times New Roman"/>
            <w:color w:val="000000" w:themeColor="text1"/>
          </w:rPr>
          <w:t>adjusted</w:t>
        </w:r>
        <w:r w:rsidR="001A07F3">
          <w:rPr>
            <w:rFonts w:eastAsia="Times New Roman" w:cs="Times New Roman"/>
            <w:color w:val="000000" w:themeColor="text1"/>
          </w:rPr>
          <w:t xml:space="preserve"> by the DVMT data. Second, the total number of commuters </w:t>
        </w:r>
      </w:ins>
      <w:ins w:id="1551" w:author="Truong Bui" w:date="2022-10-19T03:47:00Z">
        <w:r w:rsidR="00436C09">
          <w:rPr>
            <w:rFonts w:eastAsia="Times New Roman" w:cs="Times New Roman"/>
            <w:color w:val="000000" w:themeColor="text1"/>
          </w:rPr>
          <w:t>for each state, adjusted by the DVMT data, are added up from the urban areas. Fi</w:t>
        </w:r>
      </w:ins>
      <w:ins w:id="1552" w:author="Truong Bui" w:date="2022-10-19T03:48:00Z">
        <w:r w:rsidR="00436C09">
          <w:rPr>
            <w:rFonts w:eastAsia="Times New Roman" w:cs="Times New Roman"/>
            <w:color w:val="000000" w:themeColor="text1"/>
          </w:rPr>
          <w:t xml:space="preserve">nally, each state’s annual hours of delay per commuter are computed by dividing the state’s </w:t>
        </w:r>
      </w:ins>
      <w:ins w:id="1553" w:author="Truong Bui" w:date="2022-10-19T03:49:00Z">
        <w:r w:rsidR="00436C09">
          <w:rPr>
            <w:rFonts w:eastAsia="Times New Roman" w:cs="Times New Roman"/>
            <w:color w:val="000000" w:themeColor="text1"/>
          </w:rPr>
          <w:t xml:space="preserve">total </w:t>
        </w:r>
      </w:ins>
      <w:ins w:id="1554" w:author="Truong Bui" w:date="2022-10-19T03:48:00Z">
        <w:r w:rsidR="00436C09">
          <w:rPr>
            <w:rFonts w:eastAsia="Times New Roman" w:cs="Times New Roman"/>
            <w:color w:val="000000" w:themeColor="text1"/>
          </w:rPr>
          <w:t>annual hours o</w:t>
        </w:r>
      </w:ins>
      <w:ins w:id="1555" w:author="Truong Bui" w:date="2022-10-19T03:49:00Z">
        <w:r w:rsidR="00436C09">
          <w:rPr>
            <w:rFonts w:eastAsia="Times New Roman" w:cs="Times New Roman"/>
            <w:color w:val="000000" w:themeColor="text1"/>
          </w:rPr>
          <w:t>f delay by its total number of commuters.</w:t>
        </w:r>
      </w:ins>
    </w:p>
    <w:p w14:paraId="60100557" w14:textId="2CBA4EEB" w:rsidR="00AA697F" w:rsidRPr="00843F55" w:rsidDel="0027533E" w:rsidRDefault="00AA697F" w:rsidP="00662D20">
      <w:pPr>
        <w:rPr>
          <w:del w:id="1556" w:author="Truong Bui" w:date="2022-10-19T03:49:00Z"/>
          <w:rFonts w:eastAsia="Times New Roman" w:cs="Times New Roman"/>
          <w:color w:val="000000" w:themeColor="text1"/>
        </w:rPr>
      </w:pPr>
    </w:p>
    <w:p w14:paraId="7489D5A4" w14:textId="7A52EFC2" w:rsidR="00787A70" w:rsidRPr="005828B6" w:rsidDel="0027533E" w:rsidRDefault="00787A70" w:rsidP="00787A70">
      <w:pPr>
        <w:rPr>
          <w:del w:id="1557" w:author="Truong Bui" w:date="2022-10-19T03:49:00Z"/>
          <w:rFonts w:cs="Times New Roman"/>
          <w:color w:val="FF0000"/>
        </w:rPr>
      </w:pPr>
      <w:del w:id="1558" w:author="Truong Bui" w:date="2022-10-19T03:49:00Z">
        <w:r w:rsidRPr="005828B6" w:rsidDel="0027533E">
          <w:rPr>
            <w:rFonts w:cs="Times New Roman"/>
            <w:color w:val="FF0000"/>
          </w:rPr>
          <w:delText xml:space="preserve">Describe INRIX </w:delText>
        </w:r>
      </w:del>
    </w:p>
    <w:p w14:paraId="66D5FBE6" w14:textId="5AC4EE72" w:rsidR="00787A70" w:rsidRPr="005828B6" w:rsidDel="0027533E" w:rsidRDefault="00787A70" w:rsidP="00787A70">
      <w:pPr>
        <w:rPr>
          <w:del w:id="1559" w:author="Truong Bui" w:date="2022-10-19T03:49:00Z"/>
          <w:rFonts w:cs="Times New Roman"/>
          <w:color w:val="FF0000"/>
        </w:rPr>
      </w:pPr>
    </w:p>
    <w:p w14:paraId="3A2D8231" w14:textId="247415DE" w:rsidR="00787A70" w:rsidRPr="005828B6" w:rsidDel="0027533E" w:rsidRDefault="00787A70" w:rsidP="00787A70">
      <w:pPr>
        <w:rPr>
          <w:del w:id="1560" w:author="Truong Bui" w:date="2022-10-19T03:49:00Z"/>
          <w:rFonts w:cs="Times New Roman"/>
          <w:color w:val="FF0000"/>
        </w:rPr>
      </w:pPr>
      <w:del w:id="1561" w:author="Truong Bui" w:date="2022-10-19T03:49:00Z">
        <w:r w:rsidRPr="005828B6" w:rsidDel="0027533E">
          <w:rPr>
            <w:rFonts w:cs="Times New Roman"/>
            <w:color w:val="FF0000"/>
          </w:rPr>
          <w:delText>Describe TTI</w:delText>
        </w:r>
      </w:del>
    </w:p>
    <w:p w14:paraId="7EE87142" w14:textId="1477B60D" w:rsidR="00787A70" w:rsidRPr="005828B6" w:rsidDel="0027533E" w:rsidRDefault="00787A70" w:rsidP="00787A70">
      <w:pPr>
        <w:rPr>
          <w:del w:id="1562" w:author="Truong Bui" w:date="2022-10-19T03:49:00Z"/>
          <w:rFonts w:cs="Times New Roman"/>
          <w:color w:val="FF0000"/>
        </w:rPr>
      </w:pPr>
    </w:p>
    <w:p w14:paraId="364DDA8D" w14:textId="58D410CB" w:rsidR="00787A70" w:rsidRPr="005828B6" w:rsidDel="0027533E" w:rsidRDefault="00787A70" w:rsidP="00787A70">
      <w:pPr>
        <w:rPr>
          <w:del w:id="1563" w:author="Truong Bui" w:date="2022-10-19T03:49:00Z"/>
          <w:rFonts w:cs="Times New Roman"/>
          <w:color w:val="FF0000"/>
        </w:rPr>
      </w:pPr>
      <w:del w:id="1564" w:author="Truong Bui" w:date="2022-10-19T03:49:00Z">
        <w:r w:rsidRPr="005828B6" w:rsidDel="0027533E">
          <w:rPr>
            <w:rFonts w:cs="Times New Roman"/>
            <w:color w:val="FF0000"/>
          </w:rPr>
          <w:delText>Describe American Community Survey if you used it  </w:delText>
        </w:r>
      </w:del>
    </w:p>
    <w:p w14:paraId="63C62A83" w14:textId="2718EE42" w:rsidR="00787A70" w:rsidRPr="00843F55" w:rsidDel="0027533E" w:rsidRDefault="00787A70" w:rsidP="00787A70">
      <w:pPr>
        <w:rPr>
          <w:del w:id="1565" w:author="Truong Bui" w:date="2022-10-19T03:49:00Z"/>
          <w:rFonts w:cs="Times New Roman"/>
          <w:color w:val="000000" w:themeColor="text1"/>
        </w:rPr>
      </w:pPr>
      <w:del w:id="1566" w:author="Truong Bui" w:date="2022-10-19T03:49:00Z">
        <w:r w:rsidRPr="00843F55" w:rsidDel="0027533E">
          <w:rPr>
            <w:rFonts w:cs="Times New Roman"/>
            <w:color w:val="000000" w:themeColor="text1"/>
          </w:rPr>
          <w:delText> </w:delText>
        </w:r>
      </w:del>
    </w:p>
    <w:p w14:paraId="4459D4E2" w14:textId="5B2E13A8" w:rsidR="00787A70" w:rsidRPr="005828B6" w:rsidDel="0027533E" w:rsidRDefault="00787A70" w:rsidP="00787A70">
      <w:pPr>
        <w:rPr>
          <w:del w:id="1567" w:author="Truong Bui" w:date="2022-10-19T03:49:00Z"/>
          <w:rFonts w:cs="Times New Roman"/>
          <w:color w:val="FF0000"/>
        </w:rPr>
      </w:pPr>
      <w:del w:id="1568" w:author="Truong Bui" w:date="2022-10-19T03:49:00Z">
        <w:r w:rsidRPr="005828B6" w:rsidDel="0027533E">
          <w:rPr>
            <w:rFonts w:cs="Times New Roman"/>
            <w:color w:val="FF0000"/>
          </w:rPr>
          <w:delText>Explain how you used INRIX and TTI to obtain Peak Hours Spent in Congestion figure. </w:delText>
        </w:r>
        <w:commentRangeEnd w:id="1498"/>
        <w:r w:rsidR="00C4005E" w:rsidDel="0027533E">
          <w:rPr>
            <w:rStyle w:val="CommentReference"/>
          </w:rPr>
          <w:commentReference w:id="1498"/>
        </w:r>
      </w:del>
    </w:p>
    <w:p w14:paraId="2F6A2053" w14:textId="77777777" w:rsidR="00662D20" w:rsidRPr="00843F55" w:rsidRDefault="00662D20" w:rsidP="00662D20">
      <w:pPr>
        <w:rPr>
          <w:rFonts w:eastAsia="Times New Roman" w:cs="Times New Roman"/>
          <w:color w:val="000000" w:themeColor="text1"/>
        </w:rPr>
      </w:pPr>
    </w:p>
    <w:p w14:paraId="1566D683" w14:textId="77777777" w:rsidR="00662D20" w:rsidRPr="00843F55" w:rsidRDefault="00662D20" w:rsidP="00662D20">
      <w:pPr>
        <w:rPr>
          <w:rFonts w:cs="Times New Roman"/>
          <w:color w:val="000000" w:themeColor="text1"/>
        </w:rPr>
      </w:pPr>
      <w:r w:rsidRPr="00843F55">
        <w:rPr>
          <w:rFonts w:cs="Times New Roman"/>
          <w:b/>
          <w:bCs/>
          <w:i/>
          <w:iCs/>
          <w:color w:val="000000" w:themeColor="text1"/>
        </w:rPr>
        <w:t>Structurally Deficient Bridges:</w:t>
      </w:r>
      <w:r w:rsidRPr="00843F55">
        <w:rPr>
          <w:rFonts w:cs="Times New Roman"/>
          <w:b/>
          <w:bCs/>
          <w:color w:val="000000" w:themeColor="text1"/>
        </w:rPr>
        <w:t xml:space="preserve"> </w:t>
      </w:r>
      <w:r w:rsidRPr="00843F55">
        <w:rPr>
          <w:rFonts w:cs="Times New Roman"/>
          <w:color w:val="000000" w:themeColor="text1"/>
        </w:rPr>
        <w:t>As a result of several major bridge disasters in the 1960s and 1970s, states are required to inspect bridges biennially (every year if a bridge is rated structurally deficient) and maintain uniform records of inspections. </w:t>
      </w:r>
    </w:p>
    <w:p w14:paraId="25402892" w14:textId="77777777" w:rsidR="00662D20" w:rsidRPr="00843F55" w:rsidRDefault="00662D20" w:rsidP="00662D20">
      <w:pPr>
        <w:rPr>
          <w:rFonts w:eastAsia="Times New Roman" w:cs="Times New Roman"/>
          <w:color w:val="000000" w:themeColor="text1"/>
        </w:rPr>
      </w:pPr>
    </w:p>
    <w:p w14:paraId="29613FBC" w14:textId="55B5B9BE" w:rsidR="00662D20" w:rsidRPr="00843F55" w:rsidRDefault="00662D20" w:rsidP="00662D20">
      <w:pPr>
        <w:rPr>
          <w:rFonts w:cs="Times New Roman"/>
          <w:color w:val="000000" w:themeColor="text1"/>
        </w:rPr>
      </w:pPr>
      <w:r w:rsidRPr="00843F55">
        <w:rPr>
          <w:rFonts w:cs="Times New Roman"/>
          <w:color w:val="000000" w:themeColor="text1"/>
        </w:rPr>
        <w:t xml:space="preserve">This data source, titled the </w:t>
      </w:r>
      <w:r w:rsidRPr="00843F55">
        <w:rPr>
          <w:rFonts w:cs="Times New Roman"/>
          <w:i/>
          <w:iCs/>
          <w:color w:val="000000" w:themeColor="text1"/>
        </w:rPr>
        <w:t xml:space="preserve">National Bridge Inventory </w:t>
      </w:r>
      <w:r w:rsidRPr="00843F55">
        <w:rPr>
          <w:rFonts w:cs="Times New Roman"/>
          <w:color w:val="000000" w:themeColor="text1"/>
        </w:rPr>
        <w:t>(NBI), provides information on deficient bridges. Since the NBI contains a mixture of bridges inspected at different times, some as long ago as two years ago, the “average” inspection age is abo</w:t>
      </w:r>
      <w:r w:rsidR="00990F55" w:rsidRPr="00843F55">
        <w:rPr>
          <w:rFonts w:cs="Times New Roman"/>
          <w:color w:val="000000" w:themeColor="text1"/>
        </w:rPr>
        <w:t>ut one year. So, an October 202</w:t>
      </w:r>
      <w:r w:rsidR="00883B77">
        <w:rPr>
          <w:rFonts w:cs="Times New Roman"/>
          <w:color w:val="000000" w:themeColor="text1"/>
        </w:rPr>
        <w:t>1</w:t>
      </w:r>
      <w:r w:rsidRPr="00843F55">
        <w:rPr>
          <w:rFonts w:cs="Times New Roman"/>
          <w:color w:val="000000" w:themeColor="text1"/>
        </w:rPr>
        <w:t xml:space="preserve"> summary from the </w:t>
      </w:r>
      <w:r w:rsidRPr="00843F55">
        <w:rPr>
          <w:rFonts w:cs="Times New Roman"/>
          <w:i/>
          <w:iCs/>
          <w:color w:val="000000" w:themeColor="text1"/>
        </w:rPr>
        <w:t>Inventory</w:t>
      </w:r>
      <w:r w:rsidRPr="00843F55">
        <w:rPr>
          <w:rFonts w:cs="Times New Roman"/>
          <w:color w:val="000000" w:themeColor="text1"/>
        </w:rPr>
        <w:t xml:space="preserve"> would represent, on average, bri</w:t>
      </w:r>
      <w:r w:rsidR="00990F55" w:rsidRPr="00843F55">
        <w:rPr>
          <w:rFonts w:cs="Times New Roman"/>
          <w:color w:val="000000" w:themeColor="text1"/>
        </w:rPr>
        <w:t>dge condition as of October 201</w:t>
      </w:r>
      <w:r w:rsidR="00883B77">
        <w:rPr>
          <w:rFonts w:cs="Times New Roman"/>
          <w:color w:val="000000" w:themeColor="text1"/>
        </w:rPr>
        <w:t>0</w:t>
      </w:r>
      <w:r w:rsidRPr="00843F55">
        <w:rPr>
          <w:rFonts w:cs="Times New Roman"/>
          <w:color w:val="000000" w:themeColor="text1"/>
        </w:rPr>
        <w:t>.</w:t>
      </w:r>
    </w:p>
    <w:p w14:paraId="12D6C8D8" w14:textId="77777777" w:rsidR="00662D20" w:rsidRPr="00843F55" w:rsidRDefault="00662D20" w:rsidP="00662D20">
      <w:pPr>
        <w:rPr>
          <w:rFonts w:eastAsia="Times New Roman" w:cs="Times New Roman"/>
          <w:color w:val="000000" w:themeColor="text1"/>
        </w:rPr>
      </w:pPr>
    </w:p>
    <w:p w14:paraId="54E3CD20" w14:textId="164FC118" w:rsidR="00662D20" w:rsidRPr="00843F55" w:rsidRDefault="00662D20" w:rsidP="00662D20">
      <w:pPr>
        <w:rPr>
          <w:rFonts w:cs="Times New Roman"/>
          <w:color w:val="000000" w:themeColor="text1"/>
        </w:rPr>
      </w:pPr>
      <w:r w:rsidRPr="00843F55">
        <w:rPr>
          <w:rFonts w:cs="Times New Roman"/>
          <w:color w:val="000000" w:themeColor="text1"/>
        </w:rPr>
        <w:t xml:space="preserve">While deficient bridge data are in the NBI, we use the annual summary of bridge deficiencies prepared by </w:t>
      </w:r>
      <w:r w:rsidRPr="00843F55">
        <w:rPr>
          <w:rFonts w:cs="Times New Roman"/>
          <w:i/>
          <w:iCs/>
          <w:color w:val="000000" w:themeColor="text1"/>
        </w:rPr>
        <w:t>Better Roads</w:t>
      </w:r>
      <w:r w:rsidRPr="00843F55">
        <w:rPr>
          <w:rFonts w:cs="Times New Roman"/>
          <w:color w:val="000000" w:themeColor="text1"/>
        </w:rPr>
        <w:t xml:space="preserve">, a trade publication, as our source. This summary, published since 1979, contains very recent information, gathered from each state shortly before the end of each calendar year, using a proprietary survey sent to state bridge engineers. </w:t>
      </w:r>
      <w:r w:rsidR="00440AB7" w:rsidRPr="00843F55">
        <w:rPr>
          <w:rFonts w:cs="Times New Roman"/>
          <w:color w:val="000000" w:themeColor="text1"/>
        </w:rPr>
        <w:t>The 202</w:t>
      </w:r>
      <w:r w:rsidR="00883B77">
        <w:rPr>
          <w:rFonts w:cs="Times New Roman"/>
          <w:color w:val="000000" w:themeColor="text1"/>
        </w:rPr>
        <w:t>1</w:t>
      </w:r>
      <w:r w:rsidRPr="00843F55">
        <w:rPr>
          <w:rFonts w:cs="Times New Roman"/>
          <w:color w:val="000000" w:themeColor="text1"/>
        </w:rPr>
        <w:t xml:space="preserve"> </w:t>
      </w:r>
      <w:r w:rsidRPr="00843F55">
        <w:rPr>
          <w:rFonts w:cs="Times New Roman"/>
          <w:i/>
          <w:iCs/>
          <w:color w:val="000000" w:themeColor="text1"/>
        </w:rPr>
        <w:t>Better Roads Bridge Inventory</w:t>
      </w:r>
      <w:r w:rsidRPr="00843F55">
        <w:rPr>
          <w:rFonts w:cs="Times New Roman"/>
          <w:color w:val="000000" w:themeColor="text1"/>
        </w:rPr>
        <w:t xml:space="preserve"> (</w:t>
      </w:r>
      <w:hyperlink r:id="rId14" w:history="1">
        <w:r w:rsidRPr="00843F55">
          <w:rPr>
            <w:rFonts w:cs="Times New Roman"/>
            <w:color w:val="000000" w:themeColor="text1"/>
            <w:u w:val="single"/>
          </w:rPr>
          <w:t>ht</w:t>
        </w:r>
        <w:r w:rsidR="00440AB7" w:rsidRPr="00843F55">
          <w:rPr>
            <w:rFonts w:cs="Times New Roman"/>
            <w:color w:val="000000" w:themeColor="text1"/>
            <w:u w:val="single"/>
          </w:rPr>
          <w:t>tp://www.equipmentworld.com/2020</w:t>
        </w:r>
        <w:r w:rsidRPr="00843F55">
          <w:rPr>
            <w:rFonts w:cs="Times New Roman"/>
            <w:color w:val="000000" w:themeColor="text1"/>
            <w:u w:val="single"/>
          </w:rPr>
          <w:t>-better-roads-bridge-inventory-2-year-decline-in-deficient-u-s-bridges-snapped/</w:t>
        </w:r>
      </w:hyperlink>
      <w:r w:rsidRPr="00843F55">
        <w:rPr>
          <w:rFonts w:cs="Times New Roman"/>
          <w:color w:val="000000" w:themeColor="text1"/>
        </w:rPr>
        <w:t>) contains dat</w:t>
      </w:r>
      <w:r w:rsidR="00440AB7" w:rsidRPr="00843F55">
        <w:rPr>
          <w:rFonts w:cs="Times New Roman"/>
          <w:color w:val="000000" w:themeColor="text1"/>
        </w:rPr>
        <w:t>a collected through October 202</w:t>
      </w:r>
      <w:r w:rsidR="00883B77">
        <w:rPr>
          <w:rFonts w:cs="Times New Roman"/>
          <w:color w:val="000000" w:themeColor="text1"/>
        </w:rPr>
        <w:t>1</w:t>
      </w:r>
      <w:r w:rsidRPr="00843F55">
        <w:rPr>
          <w:rFonts w:cs="Times New Roman"/>
          <w:color w:val="000000" w:themeColor="text1"/>
        </w:rPr>
        <w:t>. </w:t>
      </w:r>
    </w:p>
    <w:p w14:paraId="4241297B" w14:textId="77777777" w:rsidR="00662D20" w:rsidRPr="00843F55" w:rsidRDefault="00662D20" w:rsidP="00662D20">
      <w:pPr>
        <w:rPr>
          <w:rFonts w:eastAsia="Times New Roman" w:cs="Times New Roman"/>
          <w:color w:val="000000" w:themeColor="text1"/>
        </w:rPr>
      </w:pPr>
    </w:p>
    <w:p w14:paraId="55C84D1C" w14:textId="77777777" w:rsidR="00787A70" w:rsidRDefault="00787A70" w:rsidP="00787A70">
      <w:pPr>
        <w:rPr>
          <w:rFonts w:cs="Times New Roman"/>
          <w:color w:val="000000" w:themeColor="text1"/>
        </w:rPr>
      </w:pPr>
      <w:r w:rsidRPr="00843F55">
        <w:rPr>
          <w:rFonts w:cs="Times New Roman"/>
          <w:b/>
          <w:bCs/>
          <w:color w:val="000000" w:themeColor="text1"/>
        </w:rPr>
        <w:t>Rural Fatality Rate:</w:t>
      </w:r>
      <w:r w:rsidRPr="00843F55">
        <w:rPr>
          <w:rFonts w:cs="Times New Roman"/>
          <w:color w:val="000000" w:themeColor="text1"/>
        </w:rPr>
        <w:t xml:space="preserve"> Road safety is a very important measure of system performance, and fatality rates are a key measure of safety. The overall state fatality rate has long been seen as a measure of state performance in road safety. </w:t>
      </w:r>
    </w:p>
    <w:p w14:paraId="00430AEF" w14:textId="77777777" w:rsidR="00787A70" w:rsidRDefault="00787A70" w:rsidP="00787A70">
      <w:pPr>
        <w:rPr>
          <w:rFonts w:cs="Times New Roman"/>
          <w:color w:val="000000" w:themeColor="text1"/>
        </w:rPr>
      </w:pPr>
    </w:p>
    <w:p w14:paraId="27072B8C" w14:textId="77777777" w:rsidR="00787A70" w:rsidRPr="00843F55" w:rsidRDefault="00787A70" w:rsidP="00787A70">
      <w:pPr>
        <w:rPr>
          <w:rFonts w:cs="Times New Roman"/>
          <w:color w:val="000000" w:themeColor="text1"/>
        </w:rPr>
      </w:pPr>
      <w:r w:rsidRPr="00843F55">
        <w:rPr>
          <w:rFonts w:cs="Times New Roman"/>
          <w:color w:val="000000" w:themeColor="text1"/>
        </w:rPr>
        <w:t xml:space="preserve">The Rural Fatality Rate applies to all rural Interstates, other freeways and expressways, and other principal arterials. The fatality rate includes two components: a count of fatalities and a measure of travel, i.e., vehicle-miles. The sources of each are Tables FI-20 and VM-2, </w:t>
      </w:r>
      <w:r w:rsidRPr="00843F55">
        <w:rPr>
          <w:rFonts w:cs="Times New Roman"/>
          <w:i/>
          <w:iCs/>
          <w:color w:val="000000" w:themeColor="text1"/>
        </w:rPr>
        <w:t>Highway Statistics 20</w:t>
      </w:r>
      <w:r>
        <w:rPr>
          <w:rFonts w:cs="Times New Roman"/>
          <w:i/>
          <w:iCs/>
          <w:color w:val="000000" w:themeColor="text1"/>
        </w:rPr>
        <w:t>20</w:t>
      </w:r>
      <w:r w:rsidRPr="00843F55">
        <w:rPr>
          <w:rFonts w:cs="Times New Roman"/>
          <w:i/>
          <w:iCs/>
          <w:color w:val="000000" w:themeColor="text1"/>
        </w:rPr>
        <w:t xml:space="preserve"> </w:t>
      </w:r>
      <w:r w:rsidRPr="00843F55">
        <w:rPr>
          <w:rFonts w:cs="Times New Roman"/>
          <w:color w:val="000000" w:themeColor="text1"/>
        </w:rPr>
        <w:t>(</w:t>
      </w:r>
      <w:hyperlink r:id="rId15" w:history="1">
        <w:r w:rsidRPr="003563F6">
          <w:rPr>
            <w:rStyle w:val="Hyperlink"/>
            <w:rFonts w:cs="Times New Roman"/>
          </w:rPr>
          <w:t>https://www.fhwa.dot.gov/policyinformation/statistics/2020/</w:t>
        </w:r>
      </w:hyperlink>
      <w:r w:rsidRPr="00843F55">
        <w:rPr>
          <w:rFonts w:cs="Times New Roman"/>
          <w:color w:val="000000" w:themeColor="text1"/>
        </w:rPr>
        <w:t>). Table FI-20 provides a count of fatalities by state and highway functional class and Table VM-2 provides an estimate of annual vehicle-miles of travel for each state by functional class. The national average fatality rates are the weighted averages across the states. </w:t>
      </w:r>
    </w:p>
    <w:p w14:paraId="591E6098" w14:textId="77777777" w:rsidR="00787A70" w:rsidRPr="00843F55" w:rsidRDefault="00787A70" w:rsidP="00787A70">
      <w:pPr>
        <w:rPr>
          <w:rFonts w:eastAsia="Times New Roman" w:cs="Times New Roman"/>
          <w:color w:val="000000" w:themeColor="text1"/>
        </w:rPr>
      </w:pPr>
    </w:p>
    <w:p w14:paraId="7D6C7B0F" w14:textId="77777777" w:rsidR="00787A70" w:rsidRPr="00843F55" w:rsidRDefault="00787A70" w:rsidP="00787A70">
      <w:pPr>
        <w:rPr>
          <w:rFonts w:cs="Times New Roman"/>
          <w:color w:val="000000" w:themeColor="text1"/>
        </w:rPr>
      </w:pPr>
      <w:r w:rsidRPr="00843F55">
        <w:rPr>
          <w:rFonts w:cs="Times New Roman"/>
          <w:b/>
          <w:bCs/>
          <w:color w:val="000000" w:themeColor="text1"/>
        </w:rPr>
        <w:t xml:space="preserve">Urban Fatality Rate: </w:t>
      </w:r>
      <w:r w:rsidRPr="00843F55">
        <w:rPr>
          <w:rFonts w:cs="Times New Roman"/>
          <w:color w:val="000000" w:themeColor="text1"/>
        </w:rPr>
        <w:t>The Urban Fatality Rate applies to all urban Interstates, other freeways and expressways, and other principal arterials.</w:t>
      </w:r>
      <w:r w:rsidRPr="00843F55">
        <w:rPr>
          <w:rFonts w:cs="Times New Roman"/>
          <w:b/>
          <w:bCs/>
          <w:color w:val="000000" w:themeColor="text1"/>
        </w:rPr>
        <w:t xml:space="preserve"> </w:t>
      </w:r>
      <w:r w:rsidRPr="00843F55">
        <w:rPr>
          <w:rFonts w:cs="Times New Roman"/>
          <w:color w:val="000000" w:themeColor="text1"/>
        </w:rPr>
        <w:t xml:space="preserve">It is calculated in the same manner as the </w:t>
      </w:r>
      <w:r>
        <w:rPr>
          <w:rFonts w:cs="Times New Roman"/>
          <w:color w:val="000000" w:themeColor="text1"/>
        </w:rPr>
        <w:t xml:space="preserve">Rural </w:t>
      </w:r>
      <w:r w:rsidRPr="00843F55">
        <w:rPr>
          <w:rFonts w:cs="Times New Roman"/>
          <w:color w:val="000000" w:themeColor="text1"/>
        </w:rPr>
        <w:t>Fatality Rate.</w:t>
      </w:r>
    </w:p>
    <w:p w14:paraId="45B9F878" w14:textId="77777777" w:rsidR="00787A70" w:rsidRPr="00843F55" w:rsidRDefault="00787A70" w:rsidP="00787A70">
      <w:pPr>
        <w:rPr>
          <w:rFonts w:eastAsia="Times New Roman" w:cs="Times New Roman"/>
          <w:color w:val="000000" w:themeColor="text1"/>
        </w:rPr>
      </w:pPr>
    </w:p>
    <w:p w14:paraId="0A7DDD8D" w14:textId="77777777" w:rsidR="00787A70" w:rsidRPr="003C4B42" w:rsidRDefault="00787A70" w:rsidP="00787A70">
      <w:pPr>
        <w:rPr>
          <w:rFonts w:cs="Times New Roman"/>
          <w:color w:val="000000" w:themeColor="text1"/>
        </w:rPr>
      </w:pPr>
      <w:r w:rsidRPr="00843F55">
        <w:rPr>
          <w:rFonts w:cs="Times New Roman"/>
          <w:b/>
          <w:bCs/>
          <w:color w:val="000000" w:themeColor="text1"/>
        </w:rPr>
        <w:t>O</w:t>
      </w:r>
      <w:r>
        <w:rPr>
          <w:rFonts w:cs="Times New Roman"/>
          <w:b/>
          <w:bCs/>
          <w:color w:val="000000" w:themeColor="text1"/>
        </w:rPr>
        <w:t>ther</w:t>
      </w:r>
      <w:r w:rsidRPr="00843F55">
        <w:rPr>
          <w:rFonts w:cs="Times New Roman"/>
          <w:b/>
          <w:bCs/>
          <w:color w:val="000000" w:themeColor="text1"/>
        </w:rPr>
        <w:t xml:space="preserve"> Fatality Rate: </w:t>
      </w:r>
      <w:r>
        <w:rPr>
          <w:rFonts w:cs="Times New Roman"/>
          <w:color w:val="000000" w:themeColor="text1"/>
        </w:rPr>
        <w:t xml:space="preserve">The Overall Fatality Rate applies to all rural and urban minor arterials, collectors, and local roads. </w:t>
      </w:r>
      <w:r w:rsidRPr="00843F55">
        <w:rPr>
          <w:rFonts w:cs="Times New Roman"/>
          <w:color w:val="000000" w:themeColor="text1"/>
        </w:rPr>
        <w:t xml:space="preserve">It is calculated in the same manner as the </w:t>
      </w:r>
      <w:r>
        <w:rPr>
          <w:rFonts w:cs="Times New Roman"/>
          <w:color w:val="000000" w:themeColor="text1"/>
        </w:rPr>
        <w:t xml:space="preserve">Rural </w:t>
      </w:r>
      <w:r w:rsidRPr="00843F55">
        <w:rPr>
          <w:rFonts w:cs="Times New Roman"/>
          <w:color w:val="000000" w:themeColor="text1"/>
        </w:rPr>
        <w:t>Fatality Rate.</w:t>
      </w:r>
    </w:p>
    <w:p w14:paraId="76B0B36F" w14:textId="77777777" w:rsidR="00662D20" w:rsidRPr="00843F55" w:rsidRDefault="00662D20" w:rsidP="00662D20">
      <w:pPr>
        <w:rPr>
          <w:rFonts w:eastAsia="Times New Roman" w:cs="Times New Roman"/>
          <w:color w:val="000000" w:themeColor="text1"/>
        </w:rPr>
      </w:pPr>
    </w:p>
    <w:p w14:paraId="73E096DE" w14:textId="77777777" w:rsidR="00662D20" w:rsidRPr="00883B77" w:rsidRDefault="00662D20" w:rsidP="00662D20">
      <w:pPr>
        <w:rPr>
          <w:rFonts w:cs="Times New Roman"/>
          <w:color w:val="000000" w:themeColor="text1"/>
        </w:rPr>
      </w:pPr>
      <w:r w:rsidRPr="00883B77">
        <w:rPr>
          <w:rFonts w:cs="Times New Roman"/>
          <w:b/>
          <w:bCs/>
          <w:color w:val="000000" w:themeColor="text1"/>
        </w:rPr>
        <w:t>Overall Ratings</w:t>
      </w:r>
    </w:p>
    <w:p w14:paraId="0A08B212" w14:textId="77777777" w:rsidR="00662D20" w:rsidRPr="00883B77" w:rsidRDefault="00662D20" w:rsidP="00662D20">
      <w:pPr>
        <w:rPr>
          <w:rFonts w:eastAsia="Times New Roman" w:cs="Times New Roman"/>
          <w:color w:val="000000" w:themeColor="text1"/>
        </w:rPr>
      </w:pPr>
    </w:p>
    <w:p w14:paraId="0AA413EA" w14:textId="77777777" w:rsidR="00662D20" w:rsidRPr="00883B77" w:rsidRDefault="00662D20" w:rsidP="00662D20">
      <w:pPr>
        <w:rPr>
          <w:rFonts w:cs="Times New Roman"/>
          <w:color w:val="000000" w:themeColor="text1"/>
        </w:rPr>
      </w:pPr>
      <w:r w:rsidRPr="00883B77">
        <w:rPr>
          <w:rFonts w:cs="Times New Roman"/>
          <w:color w:val="000000" w:themeColor="text1"/>
        </w:rPr>
        <w:t>The overall ratings for each state are developed in several steps:</w:t>
      </w:r>
    </w:p>
    <w:p w14:paraId="539CB466" w14:textId="77777777" w:rsidR="00662D20" w:rsidRPr="00883B77" w:rsidRDefault="00662D20" w:rsidP="00662D20">
      <w:pPr>
        <w:rPr>
          <w:rFonts w:eastAsia="Times New Roman" w:cs="Times New Roman"/>
          <w:color w:val="000000" w:themeColor="text1"/>
        </w:rPr>
      </w:pPr>
      <w:r w:rsidRPr="00883B77">
        <w:rPr>
          <w:rFonts w:eastAsia="Times New Roman" w:cs="Times New Roman"/>
          <w:color w:val="000000" w:themeColor="text1"/>
        </w:rPr>
        <w:br/>
      </w:r>
    </w:p>
    <w:p w14:paraId="3DC19654" w14:textId="5C4A515E" w:rsidR="00662D20" w:rsidRPr="00883B77" w:rsidRDefault="00440AB7" w:rsidP="00662D20">
      <w:pPr>
        <w:numPr>
          <w:ilvl w:val="0"/>
          <w:numId w:val="3"/>
        </w:numPr>
        <w:textAlignment w:val="baseline"/>
        <w:rPr>
          <w:rFonts w:cs="Times New Roman"/>
          <w:color w:val="000000" w:themeColor="text1"/>
        </w:rPr>
      </w:pPr>
      <w:r w:rsidRPr="00883B77">
        <w:rPr>
          <w:rFonts w:cs="Times New Roman"/>
          <w:color w:val="000000" w:themeColor="text1"/>
        </w:rPr>
        <w:t xml:space="preserve">The </w:t>
      </w:r>
      <w:r w:rsidR="00662D20" w:rsidRPr="00883B77">
        <w:rPr>
          <w:rFonts w:cs="Times New Roman"/>
          <w:color w:val="000000" w:themeColor="text1"/>
        </w:rPr>
        <w:t xml:space="preserve">relative performance of each state on each of 13 performance measures is determined by computing each state’s “performance ratio.” This is defined as the ratio of each state’s measure to the </w:t>
      </w:r>
      <w:del w:id="1569" w:author="Truong Bui" w:date="2022-10-19T04:02:00Z">
        <w:r w:rsidR="00662D20" w:rsidRPr="00883B77" w:rsidDel="002A545E">
          <w:rPr>
            <w:rFonts w:cs="Times New Roman"/>
            <w:color w:val="000000" w:themeColor="text1"/>
          </w:rPr>
          <w:delText>weighted U.S. mean for the measure</w:delText>
        </w:r>
      </w:del>
      <w:ins w:id="1570" w:author="Truong Bui" w:date="2022-10-19T04:02:00Z">
        <w:r w:rsidR="002A545E">
          <w:rPr>
            <w:rFonts w:cs="Times New Roman"/>
            <w:color w:val="000000" w:themeColor="text1"/>
          </w:rPr>
          <w:t>expected measure</w:t>
        </w:r>
      </w:ins>
      <w:r w:rsidR="00662D20" w:rsidRPr="00883B77">
        <w:rPr>
          <w:rFonts w:cs="Times New Roman"/>
          <w:color w:val="000000" w:themeColor="text1"/>
        </w:rPr>
        <w:t>. The mathematical structure is as follows: </w:t>
      </w:r>
    </w:p>
    <w:p w14:paraId="46B0F639" w14:textId="77777777" w:rsidR="00662D20" w:rsidRPr="00883B77" w:rsidRDefault="00662D20" w:rsidP="00662D20">
      <w:pPr>
        <w:rPr>
          <w:rFonts w:eastAsia="Times New Roman" w:cs="Times New Roman"/>
          <w:color w:val="000000" w:themeColor="text1"/>
        </w:rPr>
      </w:pPr>
    </w:p>
    <w:p w14:paraId="38285698" w14:textId="77777777" w:rsidR="002A545E" w:rsidRDefault="00662D20" w:rsidP="00662E95">
      <w:pPr>
        <w:ind w:left="1080" w:hanging="360"/>
        <w:rPr>
          <w:ins w:id="1571" w:author="Truong Bui" w:date="2022-10-19T04:05:00Z"/>
          <w:rFonts w:cs="Times New Roman"/>
          <w:color w:val="000000" w:themeColor="text1"/>
        </w:rPr>
      </w:pPr>
      <w:r w:rsidRPr="00883B77">
        <w:rPr>
          <w:rFonts w:cs="Times New Roman"/>
          <w:color w:val="000000" w:themeColor="text1"/>
        </w:rPr>
        <w:t>M</w:t>
      </w:r>
      <w:r w:rsidRPr="00883B77">
        <w:rPr>
          <w:rFonts w:cs="Times New Roman"/>
          <w:color w:val="000000" w:themeColor="text1"/>
          <w:vertAlign w:val="subscript"/>
        </w:rPr>
        <w:t>is</w:t>
      </w:r>
      <w:r w:rsidRPr="00883B77">
        <w:rPr>
          <w:rFonts w:cs="Times New Roman"/>
          <w:color w:val="000000" w:themeColor="text1"/>
          <w:vertAlign w:val="subscript"/>
        </w:rPr>
        <w:tab/>
      </w:r>
      <w:r w:rsidRPr="00883B77">
        <w:rPr>
          <w:rFonts w:cs="Times New Roman"/>
          <w:color w:val="000000" w:themeColor="text1"/>
        </w:rPr>
        <w:t>= </w:t>
      </w:r>
      <w:del w:id="1572" w:author="Truong Bui" w:date="2022-10-19T04:45:00Z">
        <w:r w:rsidRPr="00883B77" w:rsidDel="007E270B">
          <w:rPr>
            <w:rFonts w:cs="Times New Roman"/>
            <w:color w:val="000000" w:themeColor="text1"/>
          </w:rPr>
          <w:delText xml:space="preserve"> </w:delText>
        </w:r>
      </w:del>
      <w:r w:rsidRPr="00883B77">
        <w:rPr>
          <w:rFonts w:cs="Times New Roman"/>
          <w:color w:val="000000" w:themeColor="text1"/>
        </w:rPr>
        <w:t>Measure “</w:t>
      </w:r>
      <w:proofErr w:type="spellStart"/>
      <w:r w:rsidRPr="00883B77">
        <w:rPr>
          <w:rFonts w:cs="Times New Roman"/>
          <w:color w:val="000000" w:themeColor="text1"/>
        </w:rPr>
        <w:t>i</w:t>
      </w:r>
      <w:proofErr w:type="spellEnd"/>
      <w:r w:rsidRPr="00883B77">
        <w:rPr>
          <w:rFonts w:cs="Times New Roman"/>
          <w:color w:val="000000" w:themeColor="text1"/>
        </w:rPr>
        <w:t>” for state “s” (e.g., percent of rural Interstates in poor condition, for North Carolina) </w:t>
      </w:r>
    </w:p>
    <w:p w14:paraId="1D25BC04" w14:textId="77777777" w:rsidR="002A545E" w:rsidRDefault="002A545E" w:rsidP="00662E95">
      <w:pPr>
        <w:ind w:left="1080" w:hanging="360"/>
        <w:rPr>
          <w:ins w:id="1573" w:author="Truong Bui" w:date="2022-10-19T04:05:00Z"/>
          <w:rFonts w:cs="Times New Roman"/>
          <w:color w:val="000000" w:themeColor="text1"/>
        </w:rPr>
      </w:pPr>
    </w:p>
    <w:p w14:paraId="20C90542" w14:textId="77777777" w:rsidR="007538EE" w:rsidRDefault="002A545E" w:rsidP="00662E95">
      <w:pPr>
        <w:ind w:left="1080" w:hanging="360"/>
        <w:rPr>
          <w:ins w:id="1574" w:author="Truong Bui" w:date="2022-10-19T04:20:00Z"/>
          <w:rFonts w:cs="Times New Roman"/>
          <w:color w:val="000000" w:themeColor="text1"/>
        </w:rPr>
      </w:pPr>
      <w:ins w:id="1575" w:author="Truong Bui" w:date="2022-10-19T04:06:00Z">
        <w:r>
          <w:rPr>
            <w:rFonts w:cs="Times New Roman"/>
            <w:color w:val="000000" w:themeColor="text1"/>
          </w:rPr>
          <w:t>E(</w:t>
        </w:r>
      </w:ins>
      <w:ins w:id="1576" w:author="Truong Bui" w:date="2022-10-19T04:07:00Z">
        <w:r w:rsidRPr="00883B77">
          <w:rPr>
            <w:rFonts w:cs="Times New Roman"/>
            <w:color w:val="000000" w:themeColor="text1"/>
          </w:rPr>
          <w:t>M</w:t>
        </w:r>
        <w:r w:rsidRPr="00883B77">
          <w:rPr>
            <w:rFonts w:cs="Times New Roman"/>
            <w:color w:val="000000" w:themeColor="text1"/>
            <w:vertAlign w:val="subscript"/>
          </w:rPr>
          <w:t>is</w:t>
        </w:r>
        <w:r>
          <w:rPr>
            <w:rFonts w:cs="Times New Roman"/>
            <w:color w:val="000000" w:themeColor="text1"/>
          </w:rPr>
          <w:t>) = Expected value of Measure “</w:t>
        </w:r>
        <w:proofErr w:type="spellStart"/>
        <w:r>
          <w:rPr>
            <w:rFonts w:cs="Times New Roman"/>
            <w:color w:val="000000" w:themeColor="text1"/>
          </w:rPr>
          <w:t>i</w:t>
        </w:r>
        <w:proofErr w:type="spellEnd"/>
        <w:r>
          <w:rPr>
            <w:rFonts w:cs="Times New Roman"/>
            <w:color w:val="000000" w:themeColor="text1"/>
          </w:rPr>
          <w:t xml:space="preserve">” for state “s”. </w:t>
        </w:r>
      </w:ins>
    </w:p>
    <w:p w14:paraId="7D332347" w14:textId="77777777" w:rsidR="007538EE" w:rsidRDefault="007538EE" w:rsidP="00662E95">
      <w:pPr>
        <w:ind w:left="1080" w:hanging="360"/>
        <w:rPr>
          <w:ins w:id="1577" w:author="Truong Bui" w:date="2022-10-19T04:20:00Z"/>
          <w:rFonts w:cs="Times New Roman"/>
          <w:color w:val="000000" w:themeColor="text1"/>
        </w:rPr>
      </w:pPr>
    </w:p>
    <w:p w14:paraId="0DE2BD28" w14:textId="3B9B748F" w:rsidR="00662D20" w:rsidRPr="00883B77" w:rsidRDefault="002A545E" w:rsidP="007538EE">
      <w:pPr>
        <w:ind w:left="720"/>
        <w:rPr>
          <w:rFonts w:cs="Times New Roman"/>
          <w:color w:val="000000" w:themeColor="text1"/>
        </w:rPr>
        <w:pPrChange w:id="1578" w:author="Truong Bui" w:date="2022-10-19T04:21:00Z">
          <w:pPr>
            <w:ind w:left="1080" w:hanging="360"/>
          </w:pPr>
        </w:pPrChange>
      </w:pPr>
      <w:ins w:id="1579" w:author="Truong Bui" w:date="2022-10-19T04:07:00Z">
        <w:r>
          <w:rPr>
            <w:rFonts w:cs="Times New Roman"/>
            <w:color w:val="000000" w:themeColor="text1"/>
          </w:rPr>
          <w:t xml:space="preserve">The </w:t>
        </w:r>
      </w:ins>
      <w:ins w:id="1580" w:author="Truong Bui" w:date="2022-10-19T04:08:00Z">
        <w:r>
          <w:rPr>
            <w:rFonts w:cs="Times New Roman"/>
            <w:color w:val="000000" w:themeColor="text1"/>
          </w:rPr>
          <w:t>expected value</w:t>
        </w:r>
      </w:ins>
      <w:ins w:id="1581" w:author="Truong Bui" w:date="2022-10-19T04:21:00Z">
        <w:r w:rsidR="003C6EA9">
          <w:rPr>
            <w:rFonts w:cs="Times New Roman"/>
            <w:color w:val="000000" w:themeColor="text1"/>
          </w:rPr>
          <w:t>s</w:t>
        </w:r>
      </w:ins>
      <w:ins w:id="1582" w:author="Truong Bui" w:date="2022-10-19T04:08:00Z">
        <w:r>
          <w:rPr>
            <w:rFonts w:cs="Times New Roman"/>
            <w:color w:val="000000" w:themeColor="text1"/>
          </w:rPr>
          <w:t xml:space="preserve"> for the four spending categories</w:t>
        </w:r>
      </w:ins>
      <w:r w:rsidR="00662D20" w:rsidRPr="00883B77">
        <w:rPr>
          <w:rFonts w:cs="Times New Roman"/>
          <w:color w:val="000000" w:themeColor="text1"/>
        </w:rPr>
        <w:t> </w:t>
      </w:r>
      <w:ins w:id="1583" w:author="Truong Bui" w:date="2022-10-19T04:21:00Z">
        <w:r w:rsidR="003C6EA9">
          <w:rPr>
            <w:rFonts w:cs="Times New Roman"/>
            <w:color w:val="000000" w:themeColor="text1"/>
          </w:rPr>
          <w:t>are</w:t>
        </w:r>
      </w:ins>
      <w:ins w:id="1584" w:author="Truong Bui" w:date="2022-10-19T04:13:00Z">
        <w:r w:rsidR="007538EE">
          <w:rPr>
            <w:rFonts w:cs="Times New Roman"/>
            <w:color w:val="000000" w:themeColor="text1"/>
          </w:rPr>
          <w:t xml:space="preserve"> determined by </w:t>
        </w:r>
      </w:ins>
      <w:ins w:id="1585" w:author="Truong Bui" w:date="2022-10-19T04:14:00Z">
        <w:r w:rsidR="007538EE">
          <w:rPr>
            <w:rFonts w:cs="Times New Roman"/>
            <w:color w:val="000000" w:themeColor="text1"/>
          </w:rPr>
          <w:t>local</w:t>
        </w:r>
      </w:ins>
      <w:ins w:id="1586" w:author="Truong Bui" w:date="2022-10-19T04:20:00Z">
        <w:r w:rsidR="007538EE">
          <w:rPr>
            <w:rFonts w:cs="Times New Roman"/>
            <w:color w:val="000000" w:themeColor="text1"/>
          </w:rPr>
          <w:t xml:space="preserve"> </w:t>
        </w:r>
      </w:ins>
      <w:ins w:id="1587" w:author="Truong Bui" w:date="2022-10-19T04:14:00Z">
        <w:r w:rsidR="007538EE">
          <w:rPr>
            <w:rFonts w:cs="Times New Roman"/>
            <w:color w:val="000000" w:themeColor="text1"/>
          </w:rPr>
          <w:t>regression</w:t>
        </w:r>
      </w:ins>
      <w:ins w:id="1588" w:author="Truong Bui" w:date="2022-10-19T04:21:00Z">
        <w:r w:rsidR="003C6EA9">
          <w:rPr>
            <w:rFonts w:cs="Times New Roman"/>
            <w:color w:val="000000" w:themeColor="text1"/>
          </w:rPr>
          <w:t>s</w:t>
        </w:r>
      </w:ins>
      <w:ins w:id="1589" w:author="Truong Bui" w:date="2022-10-19T04:14:00Z">
        <w:r w:rsidR="007538EE">
          <w:rPr>
            <w:rFonts w:cs="Times New Roman"/>
            <w:color w:val="000000" w:themeColor="text1"/>
          </w:rPr>
          <w:t xml:space="preserve"> (LOESS) </w:t>
        </w:r>
      </w:ins>
      <w:ins w:id="1590" w:author="Truong Bui" w:date="2022-10-19T04:15:00Z">
        <w:r w:rsidR="007538EE">
          <w:rPr>
            <w:rFonts w:cs="Times New Roman"/>
            <w:color w:val="000000" w:themeColor="text1"/>
          </w:rPr>
          <w:t xml:space="preserve">between the </w:t>
        </w:r>
        <w:r w:rsidR="007538EE">
          <w:rPr>
            <w:color w:val="00B050"/>
          </w:rPr>
          <w:t>spending</w:t>
        </w:r>
      </w:ins>
      <w:ins w:id="1591" w:author="Truong Bui" w:date="2022-10-19T04:21:00Z">
        <w:r w:rsidR="004420F1">
          <w:rPr>
            <w:color w:val="00B050"/>
          </w:rPr>
          <w:t xml:space="preserve"> amounts</w:t>
        </w:r>
      </w:ins>
      <w:ins w:id="1592" w:author="Truong Bui" w:date="2022-10-19T04:15:00Z">
        <w:r w:rsidR="007538EE">
          <w:rPr>
            <w:color w:val="00B050"/>
          </w:rPr>
          <w:t xml:space="preserve"> per lane mile and the percent </w:t>
        </w:r>
        <w:r w:rsidR="007538EE">
          <w:rPr>
            <w:color w:val="00B050"/>
          </w:rPr>
          <w:lastRenderedPageBreak/>
          <w:t>of urbane lane miles</w:t>
        </w:r>
      </w:ins>
      <w:r w:rsidR="00662D20" w:rsidRPr="00883B77">
        <w:rPr>
          <w:rFonts w:cs="Times New Roman"/>
          <w:color w:val="000000" w:themeColor="text1"/>
        </w:rPr>
        <w:t> </w:t>
      </w:r>
      <w:ins w:id="1593" w:author="Truong Bui" w:date="2022-10-19T04:15:00Z">
        <w:r w:rsidR="007538EE">
          <w:rPr>
            <w:rFonts w:cs="Times New Roman"/>
            <w:color w:val="000000" w:themeColor="text1"/>
          </w:rPr>
          <w:t xml:space="preserve">to </w:t>
        </w:r>
        <w:proofErr w:type="gramStart"/>
        <w:r w:rsidR="007538EE">
          <w:rPr>
            <w:rFonts w:cs="Times New Roman"/>
            <w:color w:val="000000" w:themeColor="text1"/>
          </w:rPr>
          <w:t>take into account</w:t>
        </w:r>
        <w:proofErr w:type="gramEnd"/>
        <w:r w:rsidR="007538EE">
          <w:rPr>
            <w:rFonts w:cs="Times New Roman"/>
            <w:color w:val="000000" w:themeColor="text1"/>
          </w:rPr>
          <w:t xml:space="preserve"> t</w:t>
        </w:r>
      </w:ins>
      <w:ins w:id="1594" w:author="Truong Bui" w:date="2022-10-19T04:16:00Z">
        <w:r w:rsidR="007538EE">
          <w:rPr>
            <w:rFonts w:cs="Times New Roman"/>
            <w:color w:val="000000" w:themeColor="text1"/>
          </w:rPr>
          <w:t>he fact that more urbanized states are expected to spend more on roads (per lane mile) than less urbanized ones.</w:t>
        </w:r>
      </w:ins>
      <w:ins w:id="1595" w:author="Truong Bui" w:date="2022-10-19T04:20:00Z">
        <w:r w:rsidR="007538EE">
          <w:rPr>
            <w:rFonts w:cs="Times New Roman"/>
            <w:color w:val="000000" w:themeColor="text1"/>
          </w:rPr>
          <w:t xml:space="preserve"> </w:t>
        </w:r>
        <w:r w:rsidR="007538EE">
          <w:t xml:space="preserve">For each state, the percent of urban lane miles is calculated by dividing the urban lane miles by the total (urban plus rural) lane miles of </w:t>
        </w:r>
      </w:ins>
      <w:ins w:id="1596" w:author="Truong Bui" w:date="2022-10-19T04:22:00Z">
        <w:r w:rsidR="00C468FB">
          <w:t>that</w:t>
        </w:r>
      </w:ins>
      <w:ins w:id="1597" w:author="Truong Bui" w:date="2022-10-19T04:20:00Z">
        <w:r w:rsidR="007538EE">
          <w:t xml:space="preserve"> state</w:t>
        </w:r>
        <w:r w:rsidR="007538EE">
          <w:t>.</w:t>
        </w:r>
      </w:ins>
      <w:ins w:id="1598" w:author="Truong Bui" w:date="2022-10-19T04:16:00Z">
        <w:r w:rsidR="007538EE">
          <w:rPr>
            <w:rFonts w:cs="Times New Roman"/>
            <w:color w:val="000000" w:themeColor="text1"/>
          </w:rPr>
          <w:t xml:space="preserve"> </w:t>
        </w:r>
      </w:ins>
      <w:ins w:id="1599" w:author="Truong Bui" w:date="2022-10-19T04:22:00Z">
        <w:r w:rsidR="000F761A">
          <w:rPr>
            <w:rFonts w:cs="Times New Roman"/>
            <w:color w:val="000000" w:themeColor="text1"/>
          </w:rPr>
          <w:t>We use l</w:t>
        </w:r>
      </w:ins>
      <w:ins w:id="1600" w:author="Truong Bui" w:date="2022-10-19T04:17:00Z">
        <w:r w:rsidR="007538EE" w:rsidRPr="007538EE">
          <w:rPr>
            <w:rFonts w:cs="Times New Roman"/>
            <w:color w:val="000000" w:themeColor="text1"/>
          </w:rPr>
          <w:t>ocal regressions instead of linear regressions to account for the non-linear relationships between the percent of urban lane miles and the disbursement per lane mile, especially for the “Other Disbursement” category.</w:t>
        </w:r>
      </w:ins>
      <w:ins w:id="1601" w:author="Truong Bui" w:date="2022-10-19T04:24:00Z">
        <w:r w:rsidR="008C2A7E">
          <w:rPr>
            <w:rFonts w:cs="Times New Roman"/>
            <w:color w:val="000000" w:themeColor="text1"/>
          </w:rPr>
          <w:t xml:space="preserve"> The local regressions are performed in R, a </w:t>
        </w:r>
      </w:ins>
      <w:ins w:id="1602" w:author="Truong Bui" w:date="2022-10-19T04:25:00Z">
        <w:r w:rsidR="008C2A7E">
          <w:rPr>
            <w:rFonts w:cs="Times New Roman"/>
            <w:color w:val="000000" w:themeColor="text1"/>
          </w:rPr>
          <w:t xml:space="preserve">statistical programming language, using </w:t>
        </w:r>
      </w:ins>
      <w:ins w:id="1603" w:author="Truong Bui" w:date="2022-10-19T04:27:00Z">
        <w:r w:rsidR="008C2A7E">
          <w:rPr>
            <w:rFonts w:cs="Times New Roman"/>
            <w:color w:val="000000" w:themeColor="text1"/>
          </w:rPr>
          <w:t>the default span of 0.75.</w:t>
        </w:r>
        <w:r w:rsidR="00681D95">
          <w:rPr>
            <w:rFonts w:cs="Times New Roman"/>
            <w:color w:val="000000" w:themeColor="text1"/>
          </w:rPr>
          <w:t xml:space="preserve"> For the other nine</w:t>
        </w:r>
      </w:ins>
      <w:ins w:id="1604" w:author="Truong Bui" w:date="2022-10-19T04:28:00Z">
        <w:r w:rsidR="00681D95">
          <w:rPr>
            <w:rFonts w:cs="Times New Roman"/>
            <w:color w:val="000000" w:themeColor="text1"/>
          </w:rPr>
          <w:t xml:space="preserve"> categories, the expected value is the national weighted average of the measure</w:t>
        </w:r>
      </w:ins>
      <w:ins w:id="1605" w:author="Truong Bui" w:date="2022-10-19T04:31:00Z">
        <w:r w:rsidR="002667CF">
          <w:rPr>
            <w:rFonts w:cs="Times New Roman"/>
            <w:color w:val="000000" w:themeColor="text1"/>
          </w:rPr>
          <w:t xml:space="preserve"> across the 50 states</w:t>
        </w:r>
      </w:ins>
      <w:ins w:id="1606" w:author="Truong Bui" w:date="2022-10-19T04:28:00Z">
        <w:r w:rsidR="00681D95">
          <w:rPr>
            <w:rFonts w:cs="Times New Roman"/>
            <w:color w:val="000000" w:themeColor="text1"/>
          </w:rPr>
          <w:t>.</w:t>
        </w:r>
      </w:ins>
    </w:p>
    <w:p w14:paraId="4E7F4FD8" w14:textId="77777777" w:rsidR="00662D20" w:rsidRPr="00883B77" w:rsidRDefault="00662D20" w:rsidP="00662D20">
      <w:pPr>
        <w:rPr>
          <w:rFonts w:eastAsia="Times New Roman" w:cs="Times New Roman"/>
          <w:color w:val="000000" w:themeColor="text1"/>
        </w:rPr>
      </w:pPr>
    </w:p>
    <w:p w14:paraId="0526E0AC" w14:textId="5AF000DF" w:rsidR="00662D20" w:rsidRPr="00883B77" w:rsidRDefault="00662D20" w:rsidP="0006143A">
      <w:pPr>
        <w:ind w:left="720"/>
        <w:rPr>
          <w:rFonts w:cs="Times New Roman"/>
          <w:color w:val="000000" w:themeColor="text1"/>
        </w:rPr>
        <w:pPrChange w:id="1607" w:author="Truong Bui" w:date="2022-10-19T04:45:00Z">
          <w:pPr>
            <w:ind w:left="1080"/>
          </w:pPr>
        </w:pPrChange>
      </w:pPr>
      <w:proofErr w:type="spellStart"/>
      <w:r w:rsidRPr="00883B77">
        <w:rPr>
          <w:rFonts w:cs="Times New Roman"/>
          <w:color w:val="000000" w:themeColor="text1"/>
        </w:rPr>
        <w:t>R</w:t>
      </w:r>
      <w:r w:rsidRPr="00883B77">
        <w:rPr>
          <w:rFonts w:cs="Times New Roman"/>
          <w:color w:val="000000" w:themeColor="text1"/>
          <w:vertAlign w:val="subscript"/>
        </w:rPr>
        <w:t>is</w:t>
      </w:r>
      <w:proofErr w:type="spellEnd"/>
      <w:ins w:id="1608" w:author="Truong Bui" w:date="2022-10-19T04:45:00Z">
        <w:r w:rsidR="007E270B">
          <w:rPr>
            <w:rFonts w:cs="Times New Roman"/>
            <w:color w:val="000000" w:themeColor="text1"/>
            <w:vertAlign w:val="subscript"/>
          </w:rPr>
          <w:t xml:space="preserve"> </w:t>
        </w:r>
      </w:ins>
      <w:ins w:id="1609" w:author="Truong Bui" w:date="2022-10-19T04:46:00Z">
        <w:r w:rsidR="007E270B">
          <w:rPr>
            <w:rFonts w:cs="Times New Roman"/>
            <w:color w:val="000000" w:themeColor="text1"/>
            <w:vertAlign w:val="subscript"/>
          </w:rPr>
          <w:tab/>
        </w:r>
      </w:ins>
      <w:del w:id="1610" w:author="Truong Bui" w:date="2022-10-19T04:45:00Z">
        <w:r w:rsidRPr="00883B77" w:rsidDel="007E270B">
          <w:rPr>
            <w:rFonts w:cs="Times New Roman"/>
            <w:color w:val="000000" w:themeColor="text1"/>
            <w:vertAlign w:val="subscript"/>
          </w:rPr>
          <w:delText xml:space="preserve"> </w:delText>
        </w:r>
        <w:r w:rsidRPr="00883B77" w:rsidDel="007E270B">
          <w:rPr>
            <w:rFonts w:cs="Times New Roman"/>
            <w:color w:val="000000" w:themeColor="text1"/>
            <w:vertAlign w:val="subscript"/>
          </w:rPr>
          <w:tab/>
        </w:r>
        <w:r w:rsidRPr="00883B77" w:rsidDel="0006143A">
          <w:rPr>
            <w:rFonts w:cs="Times New Roman"/>
            <w:color w:val="000000" w:themeColor="text1"/>
            <w:vertAlign w:val="subscript"/>
          </w:rPr>
          <w:tab/>
        </w:r>
      </w:del>
      <w:r w:rsidRPr="00883B77">
        <w:rPr>
          <w:rFonts w:cs="Times New Roman"/>
          <w:color w:val="000000" w:themeColor="text1"/>
        </w:rPr>
        <w:t>= Performance Ratio for measure “</w:t>
      </w:r>
      <w:proofErr w:type="spellStart"/>
      <w:r w:rsidRPr="00883B77">
        <w:rPr>
          <w:rFonts w:cs="Times New Roman"/>
          <w:color w:val="000000" w:themeColor="text1"/>
        </w:rPr>
        <w:t>i</w:t>
      </w:r>
      <w:proofErr w:type="spellEnd"/>
      <w:r w:rsidRPr="00883B77">
        <w:rPr>
          <w:rFonts w:cs="Times New Roman"/>
          <w:color w:val="000000" w:themeColor="text1"/>
        </w:rPr>
        <w:t>”, state “s”</w:t>
      </w:r>
    </w:p>
    <w:p w14:paraId="3F85D9BC" w14:textId="32F28921" w:rsidR="00662D20" w:rsidRPr="00883B77" w:rsidRDefault="007E270B" w:rsidP="007E270B">
      <w:pPr>
        <w:rPr>
          <w:rFonts w:cs="Times New Roman"/>
          <w:color w:val="000000" w:themeColor="text1"/>
        </w:rPr>
        <w:pPrChange w:id="1611" w:author="Truong Bui" w:date="2022-10-19T04:45:00Z">
          <w:pPr>
            <w:ind w:left="2160"/>
          </w:pPr>
        </w:pPrChange>
      </w:pPr>
      <w:ins w:id="1612" w:author="Truong Bui" w:date="2022-10-19T04:45:00Z">
        <w:r>
          <w:rPr>
            <w:rFonts w:cs="Times New Roman"/>
            <w:color w:val="000000" w:themeColor="text1"/>
          </w:rPr>
          <w:t xml:space="preserve">                    </w:t>
        </w:r>
      </w:ins>
      <w:ins w:id="1613" w:author="Truong Bui" w:date="2022-10-19T04:46:00Z">
        <w:r>
          <w:rPr>
            <w:rFonts w:cs="Times New Roman"/>
            <w:color w:val="000000" w:themeColor="text1"/>
          </w:rPr>
          <w:tab/>
        </w:r>
      </w:ins>
      <w:r w:rsidR="00662D20" w:rsidRPr="00883B77">
        <w:rPr>
          <w:rFonts w:cs="Times New Roman"/>
          <w:color w:val="000000" w:themeColor="text1"/>
        </w:rPr>
        <w:t>= M</w:t>
      </w:r>
      <w:r w:rsidR="00662D20" w:rsidRPr="00883B77">
        <w:rPr>
          <w:rFonts w:cs="Times New Roman"/>
          <w:color w:val="000000" w:themeColor="text1"/>
          <w:vertAlign w:val="subscript"/>
        </w:rPr>
        <w:t>is</w:t>
      </w:r>
      <w:r w:rsidR="00662D20" w:rsidRPr="002667CF">
        <w:rPr>
          <w:rFonts w:cs="Times New Roman"/>
          <w:color w:val="000000" w:themeColor="text1"/>
        </w:rPr>
        <w:t>/</w:t>
      </w:r>
      <w:ins w:id="1614" w:author="Truong Bui" w:date="2022-10-19T04:30:00Z">
        <w:r w:rsidR="002667CF">
          <w:rPr>
            <w:rFonts w:cs="Times New Roman"/>
            <w:color w:val="000000" w:themeColor="text1"/>
          </w:rPr>
          <w:t>E(</w:t>
        </w:r>
        <w:r w:rsidR="002667CF" w:rsidRPr="00883B77">
          <w:rPr>
            <w:rFonts w:cs="Times New Roman"/>
            <w:color w:val="000000" w:themeColor="text1"/>
          </w:rPr>
          <w:t>M</w:t>
        </w:r>
        <w:r w:rsidR="002667CF" w:rsidRPr="00883B77">
          <w:rPr>
            <w:rFonts w:cs="Times New Roman"/>
            <w:color w:val="000000" w:themeColor="text1"/>
            <w:vertAlign w:val="subscript"/>
          </w:rPr>
          <w:t>is</w:t>
        </w:r>
        <w:r w:rsidR="002667CF">
          <w:rPr>
            <w:rFonts w:cs="Times New Roman"/>
            <w:color w:val="000000" w:themeColor="text1"/>
          </w:rPr>
          <w:t>)</w:t>
        </w:r>
      </w:ins>
      <w:del w:id="1615" w:author="Truong Bui" w:date="2022-10-19T04:30:00Z">
        <w:r w:rsidR="00662D20" w:rsidRPr="002667CF" w:rsidDel="002667CF">
          <w:rPr>
            <w:rFonts w:cs="Times New Roman"/>
            <w:color w:val="000000" w:themeColor="text1"/>
            <w:rPrChange w:id="1616" w:author="Truong Bui" w:date="2022-10-19T04:30:00Z">
              <w:rPr>
                <w:rFonts w:cs="Times New Roman"/>
                <w:b/>
                <w:bCs/>
                <w:color w:val="000000" w:themeColor="text1"/>
              </w:rPr>
            </w:rPrChange>
          </w:rPr>
          <w:delText>M</w:delText>
        </w:r>
      </w:del>
      <w:del w:id="1617" w:author="Truong Bui" w:date="2022-10-19T04:31:00Z">
        <w:r w:rsidR="00662D20" w:rsidRPr="002667CF" w:rsidDel="002667CF">
          <w:rPr>
            <w:rFonts w:cs="Times New Roman"/>
            <w:color w:val="000000" w:themeColor="text1"/>
            <w:rPrChange w:id="1618" w:author="Truong Bui" w:date="2022-10-19T04:30:00Z">
              <w:rPr>
                <w:rFonts w:cs="Times New Roman"/>
                <w:b/>
                <w:bCs/>
                <w:color w:val="000000" w:themeColor="text1"/>
              </w:rPr>
            </w:rPrChange>
          </w:rPr>
          <w:delText>,</w:delText>
        </w:r>
        <w:r w:rsidR="00662D20" w:rsidRPr="00883B77" w:rsidDel="002667CF">
          <w:rPr>
            <w:rFonts w:cs="Times New Roman"/>
            <w:b/>
            <w:bCs/>
            <w:color w:val="000000" w:themeColor="text1"/>
          </w:rPr>
          <w:delText xml:space="preserve"> </w:delText>
        </w:r>
        <w:r w:rsidR="00662D20" w:rsidRPr="00883B77" w:rsidDel="002667CF">
          <w:rPr>
            <w:rFonts w:cs="Times New Roman"/>
            <w:color w:val="000000" w:themeColor="text1"/>
          </w:rPr>
          <w:delText>where</w:delText>
        </w:r>
        <w:r w:rsidR="00662D20" w:rsidRPr="00883B77" w:rsidDel="002667CF">
          <w:rPr>
            <w:rFonts w:cs="Times New Roman"/>
            <w:b/>
            <w:bCs/>
            <w:color w:val="000000" w:themeColor="text1"/>
          </w:rPr>
          <w:delText xml:space="preserve"> M</w:delText>
        </w:r>
        <w:r w:rsidR="00662D20" w:rsidRPr="00883B77" w:rsidDel="002667CF">
          <w:rPr>
            <w:rFonts w:cs="Times New Roman"/>
            <w:color w:val="000000" w:themeColor="text1"/>
          </w:rPr>
          <w:delText xml:space="preserve"> is the weighted average of M</w:delText>
        </w:r>
        <w:r w:rsidR="00662D20" w:rsidRPr="00883B77" w:rsidDel="002667CF">
          <w:rPr>
            <w:rFonts w:cs="Times New Roman"/>
            <w:color w:val="000000" w:themeColor="text1"/>
            <w:vertAlign w:val="subscript"/>
          </w:rPr>
          <w:delText>is</w:delText>
        </w:r>
        <w:r w:rsidR="00662D20" w:rsidRPr="00883B77" w:rsidDel="002667CF">
          <w:rPr>
            <w:rFonts w:cs="Times New Roman"/>
            <w:color w:val="000000" w:themeColor="text1"/>
          </w:rPr>
          <w:delText xml:space="preserve"> across the 50 states. </w:delText>
        </w:r>
      </w:del>
    </w:p>
    <w:p w14:paraId="0CFEE46E" w14:textId="77777777" w:rsidR="00662D20" w:rsidRPr="00883B77" w:rsidRDefault="00662D20" w:rsidP="00662D20">
      <w:pPr>
        <w:rPr>
          <w:rFonts w:eastAsia="Times New Roman" w:cs="Times New Roman"/>
          <w:color w:val="000000" w:themeColor="text1"/>
        </w:rPr>
      </w:pPr>
      <w:del w:id="1619" w:author="Truong Bui" w:date="2022-10-19T04:31:00Z">
        <w:r w:rsidRPr="00883B77" w:rsidDel="00FC12AC">
          <w:rPr>
            <w:rFonts w:eastAsia="Times New Roman" w:cs="Times New Roman"/>
            <w:color w:val="000000" w:themeColor="text1"/>
          </w:rPr>
          <w:br/>
        </w:r>
      </w:del>
    </w:p>
    <w:p w14:paraId="24EF26E4" w14:textId="530C4E38" w:rsidR="00662D20" w:rsidRPr="00883B77" w:rsidRDefault="00662D20" w:rsidP="00E8185B">
      <w:pPr>
        <w:numPr>
          <w:ilvl w:val="0"/>
          <w:numId w:val="4"/>
        </w:numPr>
        <w:textAlignment w:val="baseline"/>
        <w:rPr>
          <w:rFonts w:cs="Times New Roman"/>
          <w:color w:val="000000" w:themeColor="text1"/>
        </w:rPr>
      </w:pPr>
      <w:r w:rsidRPr="00883B77">
        <w:rPr>
          <w:rFonts w:cs="Times New Roman"/>
          <w:color w:val="000000" w:themeColor="text1"/>
        </w:rPr>
        <w:t xml:space="preserve">The </w:t>
      </w:r>
      <w:r w:rsidR="00CF75E0" w:rsidRPr="00883B77">
        <w:rPr>
          <w:rFonts w:cs="Times New Roman"/>
          <w:color w:val="000000" w:themeColor="text1"/>
        </w:rPr>
        <w:t>13</w:t>
      </w:r>
      <w:r w:rsidR="00440AB7" w:rsidRPr="00883B77">
        <w:rPr>
          <w:rFonts w:cs="Times New Roman"/>
          <w:color w:val="000000" w:themeColor="text1"/>
        </w:rPr>
        <w:t xml:space="preserve"> </w:t>
      </w:r>
      <w:r w:rsidRPr="00883B77">
        <w:rPr>
          <w:rFonts w:cs="Times New Roman"/>
          <w:color w:val="000000" w:themeColor="text1"/>
        </w:rPr>
        <w:t>performance ratios are combined to calculate the average performance</w:t>
      </w:r>
      <w:ins w:id="1620" w:author="Truong Bui" w:date="2022-10-19T04:46:00Z">
        <w:r w:rsidR="008C1686">
          <w:rPr>
            <w:rFonts w:cs="Times New Roman"/>
            <w:color w:val="000000" w:themeColor="text1"/>
          </w:rPr>
          <w:t xml:space="preserve"> ratio</w:t>
        </w:r>
      </w:ins>
      <w:r w:rsidR="00CF75E0" w:rsidRPr="00883B77">
        <w:rPr>
          <w:rFonts w:cs="Times New Roman"/>
          <w:color w:val="000000" w:themeColor="text1"/>
        </w:rPr>
        <w:t>:</w:t>
      </w:r>
      <w:r w:rsidRPr="00883B77">
        <w:rPr>
          <w:rFonts w:cs="Times New Roman"/>
          <w:color w:val="000000" w:themeColor="text1"/>
        </w:rPr>
        <w:t xml:space="preserve"> </w:t>
      </w:r>
    </w:p>
    <w:p w14:paraId="75C14E7B" w14:textId="77777777" w:rsidR="00843F55" w:rsidRPr="00883B77" w:rsidRDefault="00843F55" w:rsidP="00843F55">
      <w:pPr>
        <w:ind w:left="720"/>
        <w:textAlignment w:val="baseline"/>
        <w:rPr>
          <w:rFonts w:cs="Times New Roman"/>
          <w:color w:val="000000" w:themeColor="text1"/>
        </w:rPr>
      </w:pPr>
    </w:p>
    <w:p w14:paraId="1D3A8068" w14:textId="6169C3FA" w:rsidR="00852F6A" w:rsidRPr="00360009" w:rsidRDefault="00360009" w:rsidP="00662D20">
      <w:pPr>
        <w:ind w:left="720"/>
        <w:rPr>
          <w:rFonts w:cs="Times New Roman"/>
          <w:color w:val="000000" w:themeColor="text1"/>
        </w:rPr>
      </w:pPr>
      <m:oMathPara>
        <m:oMathParaPr>
          <m:jc m:val="left"/>
        </m:oMathParaPr>
        <m:oMath>
          <m:acc>
            <m:accPr>
              <m:chr m:val="̅"/>
              <m:ctrlPr>
                <w:ins w:id="1621" w:author="Truong Bui" w:date="2022-10-19T04:48:00Z">
                  <w:rPr>
                    <w:rFonts w:ascii="Cambria Math" w:hAnsi="Cambria Math" w:cs="Times New Roman"/>
                    <w:i/>
                    <w:color w:val="000000" w:themeColor="text1"/>
                  </w:rPr>
                </w:ins>
              </m:ctrlPr>
            </m:accPr>
            <m:e>
              <m:sSub>
                <m:sSubPr>
                  <m:ctrlPr>
                    <w:ins w:id="1622" w:author="Truong Bui" w:date="2022-10-19T04:50:00Z">
                      <w:rPr>
                        <w:rFonts w:ascii="Cambria Math" w:hAnsi="Cambria Math" w:cs="Times New Roman"/>
                        <w:i/>
                        <w:color w:val="000000" w:themeColor="text1"/>
                      </w:rPr>
                    </w:ins>
                  </m:ctrlPr>
                </m:sSubPr>
                <m:e>
                  <m:r>
                    <w:ins w:id="1623" w:author="Truong Bui" w:date="2022-10-19T04:50:00Z">
                      <w:rPr>
                        <w:rFonts w:ascii="Cambria Math" w:hAnsi="Cambria Math" w:cs="Times New Roman"/>
                        <w:color w:val="000000" w:themeColor="text1"/>
                      </w:rPr>
                      <m:t>R</m:t>
                    </w:ins>
                  </m:r>
                </m:e>
                <m:sub>
                  <m:r>
                    <w:ins w:id="1624" w:author="Truong Bui" w:date="2022-10-19T04:50:00Z">
                      <w:rPr>
                        <w:rFonts w:ascii="Cambria Math" w:hAnsi="Cambria Math" w:cs="Times New Roman"/>
                        <w:color w:val="000000" w:themeColor="text1"/>
                      </w:rPr>
                      <m:t>s</m:t>
                    </w:ins>
                  </m:r>
                </m:sub>
              </m:sSub>
            </m:e>
          </m:acc>
          <m:r>
            <w:ins w:id="1625" w:author="Truong Bui" w:date="2022-10-19T04:48:00Z">
              <w:rPr>
                <w:rFonts w:ascii="Cambria Math" w:hAnsi="Cambria Math" w:cs="Times New Roman"/>
                <w:color w:val="000000" w:themeColor="text1"/>
              </w:rPr>
              <m:t xml:space="preserve">= </m:t>
            </w:ins>
          </m:r>
          <m:f>
            <m:fPr>
              <m:ctrlPr>
                <w:ins w:id="1626" w:author="Truong Bui" w:date="2022-10-19T04:48:00Z">
                  <w:rPr>
                    <w:rFonts w:ascii="Cambria Math" w:hAnsi="Cambria Math" w:cs="Times New Roman"/>
                    <w:i/>
                    <w:color w:val="000000" w:themeColor="text1"/>
                  </w:rPr>
                </w:ins>
              </m:ctrlPr>
            </m:fPr>
            <m:num>
              <m:r>
                <w:ins w:id="1627" w:author="Truong Bui" w:date="2022-10-19T04:48:00Z">
                  <w:rPr>
                    <w:rFonts w:ascii="Cambria Math" w:hAnsi="Cambria Math" w:cs="Times New Roman"/>
                    <w:color w:val="000000" w:themeColor="text1"/>
                  </w:rPr>
                  <m:t>1</m:t>
                </w:ins>
              </m:r>
            </m:num>
            <m:den>
              <m:r>
                <w:ins w:id="1628" w:author="Truong Bui" w:date="2022-10-19T04:48:00Z">
                  <w:rPr>
                    <w:rFonts w:ascii="Cambria Math" w:hAnsi="Cambria Math" w:cs="Times New Roman"/>
                    <w:color w:val="000000" w:themeColor="text1"/>
                  </w:rPr>
                  <m:t>n</m:t>
                </w:ins>
              </m:r>
            </m:den>
          </m:f>
          <m:r>
            <w:ins w:id="1629" w:author="Truong Bui" w:date="2022-10-19T04:48:00Z">
              <w:rPr>
                <w:rFonts w:ascii="Cambria Math" w:hAnsi="Cambria Math" w:cs="Times New Roman"/>
                <w:color w:val="000000" w:themeColor="text1"/>
              </w:rPr>
              <m:t xml:space="preserve"> </m:t>
            </w:ins>
          </m:r>
          <m:nary>
            <m:naryPr>
              <m:chr m:val="∑"/>
              <m:limLoc m:val="undOvr"/>
              <m:ctrlPr>
                <w:ins w:id="1630" w:author="Truong Bui" w:date="2022-10-19T04:49:00Z">
                  <w:rPr>
                    <w:rFonts w:ascii="Cambria Math" w:hAnsi="Cambria Math" w:cs="Times New Roman"/>
                    <w:i/>
                    <w:color w:val="000000" w:themeColor="text1"/>
                  </w:rPr>
                </w:ins>
              </m:ctrlPr>
            </m:naryPr>
            <m:sub>
              <m:r>
                <w:ins w:id="1631" w:author="Truong Bui" w:date="2022-10-19T04:49:00Z">
                  <w:rPr>
                    <w:rFonts w:ascii="Cambria Math" w:hAnsi="Cambria Math" w:cs="Times New Roman"/>
                    <w:color w:val="000000" w:themeColor="text1"/>
                  </w:rPr>
                  <m:t>i=1</m:t>
                </w:ins>
              </m:r>
            </m:sub>
            <m:sup>
              <m:r>
                <w:ins w:id="1632" w:author="Truong Bui" w:date="2022-10-19T04:49:00Z">
                  <w:rPr>
                    <w:rFonts w:ascii="Cambria Math" w:hAnsi="Cambria Math" w:cs="Times New Roman"/>
                    <w:color w:val="000000" w:themeColor="text1"/>
                  </w:rPr>
                  <m:t>n</m:t>
                </w:ins>
              </m:r>
            </m:sup>
            <m:e>
              <m:sSub>
                <m:sSubPr>
                  <m:ctrlPr>
                    <w:ins w:id="1633" w:author="Truong Bui" w:date="2022-10-19T04:50:00Z">
                      <w:rPr>
                        <w:rFonts w:ascii="Cambria Math" w:hAnsi="Cambria Math" w:cs="Times New Roman"/>
                        <w:i/>
                        <w:color w:val="000000" w:themeColor="text1"/>
                      </w:rPr>
                    </w:ins>
                  </m:ctrlPr>
                </m:sSubPr>
                <m:e>
                  <m:r>
                    <w:ins w:id="1634" w:author="Truong Bui" w:date="2022-10-19T04:50:00Z">
                      <w:rPr>
                        <w:rFonts w:ascii="Cambria Math" w:hAnsi="Cambria Math" w:cs="Times New Roman"/>
                        <w:color w:val="000000" w:themeColor="text1"/>
                      </w:rPr>
                      <m:t>R</m:t>
                    </w:ins>
                  </m:r>
                </m:e>
                <m:sub>
                  <m:r>
                    <w:ins w:id="1635" w:author="Truong Bui" w:date="2022-10-19T04:50:00Z">
                      <w:rPr>
                        <w:rFonts w:ascii="Cambria Math" w:hAnsi="Cambria Math" w:cs="Times New Roman"/>
                        <w:color w:val="000000" w:themeColor="text1"/>
                      </w:rPr>
                      <m:t>is</m:t>
                    </w:ins>
                  </m:r>
                </m:sub>
              </m:sSub>
            </m:e>
          </m:nary>
          <m:r>
            <w:del w:id="1636" w:author="Truong Bui" w:date="2022-10-19T04:51:00Z">
              <m:rPr>
                <m:sty m:val="p"/>
              </m:rPr>
              <w:rPr>
                <w:rFonts w:ascii="Cambria Math" w:hAnsi="Cambria Math" w:cs="Times New Roman"/>
                <w:color w:val="000000" w:themeColor="text1"/>
              </w:rPr>
              <m:t>=Mis1 +……Mis1</m:t>
            </w:del>
          </m:r>
          <m:r>
            <w:del w:id="1637" w:author="Truong Bui" w:date="2022-10-19T04:51:00Z">
              <m:rPr>
                <m:sty m:val="p"/>
              </m:rPr>
              <w:rPr>
                <w:rFonts w:ascii="Cambria Math" w:hAnsi="Cambria Math" w:cs="Times New Roman"/>
                <w:color w:val="000000" w:themeColor="text1"/>
              </w:rPr>
              <m:t>3</m:t>
            </w:del>
          </m:r>
        </m:oMath>
      </m:oMathPara>
    </w:p>
    <w:p w14:paraId="4F562476" w14:textId="77777777" w:rsidR="00852F6A" w:rsidRPr="00883B77" w:rsidRDefault="00852F6A" w:rsidP="00662D20">
      <w:pPr>
        <w:ind w:left="720"/>
        <w:rPr>
          <w:rFonts w:cs="Times New Roman"/>
          <w:color w:val="000000" w:themeColor="text1"/>
        </w:rPr>
      </w:pPr>
    </w:p>
    <w:p w14:paraId="05B3CF60" w14:textId="685CE8A6" w:rsidR="00662D20" w:rsidRPr="00883B77" w:rsidRDefault="00662D20" w:rsidP="00662D20">
      <w:pPr>
        <w:ind w:left="720"/>
        <w:rPr>
          <w:rFonts w:cs="Times New Roman"/>
          <w:color w:val="000000" w:themeColor="text1"/>
        </w:rPr>
      </w:pPr>
      <w:r w:rsidRPr="00883B77">
        <w:rPr>
          <w:rFonts w:cs="Times New Roman"/>
          <w:color w:val="000000" w:themeColor="text1"/>
        </w:rPr>
        <w:t>In lieu of 13, Delaware and Hawaii use 12 since they have no rural Interstates. In final weighting, all metrics are weighted equally.   </w:t>
      </w:r>
    </w:p>
    <w:p w14:paraId="5E27417B" w14:textId="77777777" w:rsidR="00662D20" w:rsidRPr="00843F55" w:rsidRDefault="00662D20" w:rsidP="00662D20">
      <w:pPr>
        <w:rPr>
          <w:rFonts w:eastAsia="Times New Roman" w:cs="Times New Roman"/>
          <w:color w:val="000000" w:themeColor="text1"/>
        </w:rPr>
      </w:pPr>
    </w:p>
    <w:p w14:paraId="230800F3" w14:textId="77777777" w:rsidR="00662D20" w:rsidRPr="00843F55" w:rsidRDefault="00662D20" w:rsidP="00662D20">
      <w:pPr>
        <w:rPr>
          <w:rFonts w:cs="Times New Roman"/>
          <w:color w:val="000000" w:themeColor="text1"/>
        </w:rPr>
      </w:pPr>
      <w:r w:rsidRPr="00843F55">
        <w:rPr>
          <w:rFonts w:cs="Times New Roman"/>
          <w:color w:val="000000" w:themeColor="text1"/>
        </w:rPr>
        <w:t xml:space="preserve">Since several state agencies are included in each state’s reports, this report should </w:t>
      </w:r>
      <w:r w:rsidRPr="00843F55">
        <w:rPr>
          <w:rFonts w:cs="Times New Roman"/>
          <w:i/>
          <w:iCs/>
          <w:color w:val="000000" w:themeColor="text1"/>
        </w:rPr>
        <w:t>not</w:t>
      </w:r>
      <w:r w:rsidRPr="00843F55">
        <w:rPr>
          <w:rFonts w:cs="Times New Roman"/>
          <w:color w:val="000000" w:themeColor="text1"/>
        </w:rPr>
        <w:t xml:space="preserve"> be viewed as a cost-effectiveness comparison of the state highway departments. Instead, it should be viewed as an assessment of how the state</w:t>
      </w:r>
      <w:proofErr w:type="gramStart"/>
      <w:r w:rsidRPr="00843F55">
        <w:rPr>
          <w:rFonts w:cs="Times New Roman"/>
          <w:color w:val="000000" w:themeColor="text1"/>
        </w:rPr>
        <w:t>, as a whole, is</w:t>
      </w:r>
      <w:proofErr w:type="gramEnd"/>
      <w:r w:rsidRPr="00843F55">
        <w:rPr>
          <w:rFonts w:cs="Times New Roman"/>
          <w:color w:val="000000" w:themeColor="text1"/>
        </w:rPr>
        <w:t xml:space="preserve"> managing the state-owned roads. </w:t>
      </w:r>
    </w:p>
    <w:p w14:paraId="05192806" w14:textId="77777777" w:rsidR="00662D20" w:rsidRPr="00843F55" w:rsidRDefault="00662D20" w:rsidP="00662D20">
      <w:pPr>
        <w:spacing w:after="240"/>
        <w:rPr>
          <w:rFonts w:eastAsia="Times New Roman" w:cs="Times New Roman"/>
          <w:color w:val="000000" w:themeColor="text1"/>
        </w:rPr>
      </w:pPr>
    </w:p>
    <w:p w14:paraId="31211512" w14:textId="77777777" w:rsidR="00B21BEB" w:rsidRPr="00843F55" w:rsidRDefault="00B21BEB">
      <w:pPr>
        <w:rPr>
          <w:color w:val="000000" w:themeColor="text1"/>
        </w:rPr>
      </w:pPr>
    </w:p>
    <w:sectPr w:rsidR="00B21BEB" w:rsidRPr="00843F55" w:rsidSect="00A22C84">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Truong Bui" w:date="2022-10-08T22:32:00Z" w:initials="TB">
    <w:p w14:paraId="7497B6DE" w14:textId="77777777" w:rsidR="00D0341E" w:rsidRDefault="00D0341E" w:rsidP="00874F06">
      <w:r>
        <w:rPr>
          <w:rStyle w:val="CommentReference"/>
        </w:rPr>
        <w:annotationRef/>
      </w:r>
      <w:r>
        <w:rPr>
          <w:sz w:val="20"/>
          <w:szCs w:val="20"/>
        </w:rPr>
        <w:t>Is there a reason why we don’t list the actual 5 top and bottom states here? The states mentioned here are slightly different from that list.</w:t>
      </w:r>
    </w:p>
  </w:comment>
  <w:comment w:id="1" w:author="Truong Bui" w:date="2022-10-09T21:37:00Z" w:initials="TB">
    <w:p w14:paraId="3D57E7B8" w14:textId="77777777" w:rsidR="00EE548C" w:rsidRDefault="00EE548C" w:rsidP="00752AD3">
      <w:r>
        <w:rPr>
          <w:rStyle w:val="CommentReference"/>
        </w:rPr>
        <w:annotationRef/>
      </w:r>
      <w:r>
        <w:rPr>
          <w:sz w:val="20"/>
          <w:szCs w:val="20"/>
        </w:rPr>
        <w:t>Please check the rankings of these states. Most of them are wrong.</w:t>
      </w:r>
    </w:p>
  </w:comment>
  <w:comment w:id="2" w:author="Truong Bui" w:date="2022-10-09T22:46:00Z" w:initials="TB">
    <w:p w14:paraId="499AE0C6" w14:textId="77777777" w:rsidR="001D020E" w:rsidRDefault="001B20CA" w:rsidP="005508CF">
      <w:r>
        <w:rPr>
          <w:rStyle w:val="CommentReference"/>
        </w:rPr>
        <w:annotationRef/>
      </w:r>
      <w:r w:rsidR="001D020E">
        <w:rPr>
          <w:sz w:val="20"/>
          <w:szCs w:val="20"/>
        </w:rPr>
        <w:t>Some of the numbers in this table are wrong (e.g. Alabama). Please make sure all the rankings here are correct and match the outputs that we produced. Should this be a simple copy and paste?</w:t>
      </w:r>
    </w:p>
  </w:comment>
  <w:comment w:id="3" w:author="Teri Moore" w:date="2021-05-27T16:04:00Z" w:initials="TM">
    <w:p w14:paraId="34A417B3" w14:textId="296165B8" w:rsidR="00907215" w:rsidRDefault="00907215">
      <w:pPr>
        <w:pStyle w:val="CommentText"/>
      </w:pPr>
      <w:r>
        <w:rPr>
          <w:rStyle w:val="CommentReference"/>
        </w:rPr>
        <w:annotationRef/>
      </w:r>
      <w:r>
        <w:t>Ray, this is the map for overall rankings</w:t>
      </w:r>
    </w:p>
  </w:comment>
  <w:comment w:id="7" w:author="Baruch Feigenbaum" w:date="2022-10-03T12:43:00Z" w:initials="BF">
    <w:p w14:paraId="18010C8F" w14:textId="77777777" w:rsidR="00E03C69" w:rsidRDefault="00205DDC" w:rsidP="00A400C0">
      <w:r>
        <w:rPr>
          <w:rStyle w:val="CommentReference"/>
        </w:rPr>
        <w:annotationRef/>
      </w:r>
      <w:r w:rsidR="00E03C69">
        <w:rPr>
          <w:sz w:val="20"/>
          <w:szCs w:val="20"/>
        </w:rPr>
        <w:t xml:space="preserve">Truong, please explain the differences in calculating disbursements and congestion between this year’s report and the previous year’s report. </w:t>
      </w:r>
    </w:p>
  </w:comment>
  <w:comment w:id="123" w:author="Truong Bui" w:date="2022-10-11T23:59:00Z" w:initials="TB">
    <w:p w14:paraId="2B977FB2" w14:textId="77777777" w:rsidR="00F71ED1" w:rsidRDefault="00F71ED1" w:rsidP="000E09BC">
      <w:r>
        <w:rPr>
          <w:rStyle w:val="CommentReference"/>
        </w:rPr>
        <w:annotationRef/>
      </w:r>
      <w:r>
        <w:rPr>
          <w:sz w:val="20"/>
          <w:szCs w:val="20"/>
        </w:rPr>
        <w:t>Where does this number come from? Should it be the national SHA ratio, which is 2.416?</w:t>
      </w:r>
    </w:p>
  </w:comment>
  <w:comment w:id="168" w:author="Truong Bui" w:date="2022-10-12T02:30:00Z" w:initials="TB">
    <w:p w14:paraId="6C4BAA21" w14:textId="77777777" w:rsidR="001D6054" w:rsidRDefault="00B12525" w:rsidP="00A454DE">
      <w:r>
        <w:rPr>
          <w:rStyle w:val="CommentReference"/>
        </w:rPr>
        <w:annotationRef/>
      </w:r>
      <w:r w:rsidR="001D6054">
        <w:rPr>
          <w:sz w:val="20"/>
          <w:szCs w:val="20"/>
        </w:rPr>
        <w:t>What is a “composite score”? How is it different from other scores?</w:t>
      </w:r>
    </w:p>
  </w:comment>
  <w:comment w:id="177" w:author="Baruch Feigenbaum" w:date="2022-10-03T11:26:00Z" w:initials="BF">
    <w:p w14:paraId="1A9D1E31" w14:textId="73DB7B15" w:rsidR="00100939" w:rsidRDefault="00CF726B" w:rsidP="004D2AB8">
      <w:r>
        <w:rPr>
          <w:rStyle w:val="CommentReference"/>
        </w:rPr>
        <w:annotationRef/>
      </w:r>
      <w:r w:rsidR="00100939">
        <w:rPr>
          <w:sz w:val="20"/>
          <w:szCs w:val="20"/>
        </w:rPr>
        <w:t xml:space="preserve">Truong, I need you to add a column with a conversion factor to show how we got from the disbursement per lane mile to the ratio in column L under the scores and rankings tabs in the spreadsheet. </w:t>
      </w:r>
    </w:p>
  </w:comment>
  <w:comment w:id="180" w:author="Truong Bui" w:date="2022-10-12T02:57:00Z" w:initials="TB">
    <w:p w14:paraId="6B8D5E93" w14:textId="77777777" w:rsidR="006E6BEA" w:rsidRDefault="006E6BEA" w:rsidP="009501F4">
      <w:r>
        <w:rPr>
          <w:rStyle w:val="CommentReference"/>
        </w:rPr>
        <w:annotationRef/>
      </w:r>
      <w:r>
        <w:rPr>
          <w:sz w:val="20"/>
          <w:szCs w:val="20"/>
        </w:rPr>
        <w:t>Note that Adjusted Ratio = Disbursement per lane mile / Expected Disbursement per lane mile.</w:t>
      </w:r>
    </w:p>
  </w:comment>
  <w:comment w:id="181" w:author="Truong Bui" w:date="2022-10-12T03:24:00Z" w:initials="TB">
    <w:p w14:paraId="0AA05F8A" w14:textId="77777777" w:rsidR="00414EA6" w:rsidRDefault="00414EA6" w:rsidP="007544CE">
      <w:r>
        <w:rPr>
          <w:rStyle w:val="CommentReference"/>
        </w:rPr>
        <w:annotationRef/>
      </w:r>
      <w:r>
        <w:rPr>
          <w:sz w:val="20"/>
          <w:szCs w:val="20"/>
        </w:rPr>
        <w:t>17.4%?</w:t>
      </w:r>
    </w:p>
  </w:comment>
  <w:comment w:id="182" w:author="Truong Bui" w:date="2022-10-12T03:04:00Z" w:initials="TB">
    <w:p w14:paraId="1A9A9D04" w14:textId="027E0A0B" w:rsidR="003E0D52" w:rsidRDefault="003E0D52" w:rsidP="00701EC0">
      <w:r>
        <w:rPr>
          <w:rStyle w:val="CommentReference"/>
        </w:rPr>
        <w:annotationRef/>
      </w:r>
      <w:r>
        <w:rPr>
          <w:sz w:val="20"/>
          <w:szCs w:val="20"/>
        </w:rPr>
        <w:t>Why compare with 2018 instead of 2019?</w:t>
      </w:r>
    </w:p>
  </w:comment>
  <w:comment w:id="187" w:author="Baruch Feigenbaum" w:date="2022-10-03T11:27:00Z" w:initials="BF">
    <w:p w14:paraId="050CB7C8" w14:textId="4CDBBC96" w:rsidR="00E03B6A" w:rsidRDefault="00CF726B" w:rsidP="00302271">
      <w:r>
        <w:rPr>
          <w:rStyle w:val="CommentReference"/>
        </w:rPr>
        <w:annotationRef/>
      </w:r>
      <w:r w:rsidR="00E03B6A">
        <w:rPr>
          <w:sz w:val="20"/>
          <w:szCs w:val="20"/>
        </w:rPr>
        <w:t xml:space="preserve">Truong, I need you to add a column with a conversion factor to show how we got from the disbursement per lane mile to the ratio in column L under the scores and rankings tabs in the spreadsheet.  </w:t>
      </w:r>
    </w:p>
  </w:comment>
  <w:comment w:id="594" w:author="Baruch Feigenbaum" w:date="2022-10-03T11:28:00Z" w:initials="BF">
    <w:p w14:paraId="506E182A" w14:textId="77777777" w:rsidR="00E03B6A" w:rsidRDefault="00CF726B" w:rsidP="001A350B">
      <w:r>
        <w:rPr>
          <w:rStyle w:val="CommentReference"/>
        </w:rPr>
        <w:annotationRef/>
      </w:r>
      <w:r w:rsidR="00E03B6A">
        <w:rPr>
          <w:sz w:val="20"/>
          <w:szCs w:val="20"/>
        </w:rPr>
        <w:t xml:space="preserve">Truong, I need you to add a column with a conversion factor to show how we got from the disbursement per lane mile to the ratio in column L under the scores and rankings tabs in the spreadsheet. </w:t>
      </w:r>
    </w:p>
  </w:comment>
  <w:comment w:id="998" w:author="Truong Bui" w:date="2022-10-12T03:25:00Z" w:initials="TB">
    <w:p w14:paraId="63439AB7" w14:textId="77777777" w:rsidR="00414EA6" w:rsidRDefault="00414EA6" w:rsidP="001273C2">
      <w:r>
        <w:rPr>
          <w:rStyle w:val="CommentReference"/>
        </w:rPr>
        <w:annotationRef/>
      </w:r>
      <w:r>
        <w:rPr>
          <w:sz w:val="20"/>
          <w:szCs w:val="20"/>
        </w:rPr>
        <w:t>74%?</w:t>
      </w:r>
    </w:p>
  </w:comment>
  <w:comment w:id="999" w:author="Truong Bui" w:date="2022-10-12T03:28:00Z" w:initials="TB">
    <w:p w14:paraId="7D274AB6" w14:textId="77777777" w:rsidR="00F90831" w:rsidRDefault="00414EA6" w:rsidP="009214AD">
      <w:r>
        <w:rPr>
          <w:rStyle w:val="CommentReference"/>
        </w:rPr>
        <w:annotationRef/>
      </w:r>
      <w:r w:rsidR="00F90831">
        <w:rPr>
          <w:sz w:val="20"/>
          <w:szCs w:val="20"/>
        </w:rPr>
        <w:t>Should this be about Other Disbursements? We’ve already removed Total Disbursements from the rankings.</w:t>
      </w:r>
    </w:p>
  </w:comment>
  <w:comment w:id="1003" w:author="Baruch Feigenbaum" w:date="2022-10-03T11:28:00Z" w:initials="BF">
    <w:p w14:paraId="00F763D9" w14:textId="4A4AE136" w:rsidR="00E03B6A" w:rsidRDefault="00CF726B" w:rsidP="00216AD2">
      <w:r>
        <w:rPr>
          <w:rStyle w:val="CommentReference"/>
        </w:rPr>
        <w:annotationRef/>
      </w:r>
      <w:r w:rsidR="00E03B6A">
        <w:rPr>
          <w:sz w:val="20"/>
          <w:szCs w:val="20"/>
        </w:rPr>
        <w:t xml:space="preserve">Truong, I need you to add a column with a conversion factor to show how we got from the disbursement per lane mile to the ratio in column L under the scores and rankings tabs in the spreadsheet.  </w:t>
      </w:r>
    </w:p>
  </w:comment>
  <w:comment w:id="1407" w:author="Truong Bui" w:date="2022-10-12T03:40:00Z" w:initials="TB">
    <w:p w14:paraId="6CACDCAE" w14:textId="77777777" w:rsidR="00F23CE1" w:rsidRDefault="00A26709" w:rsidP="007A418A">
      <w:r>
        <w:rPr>
          <w:rStyle w:val="CommentReference"/>
        </w:rPr>
        <w:annotationRef/>
      </w:r>
      <w:r w:rsidR="00F23CE1">
        <w:rPr>
          <w:sz w:val="20"/>
          <w:szCs w:val="20"/>
        </w:rPr>
        <w:t>Should these years be swapped?</w:t>
      </w:r>
    </w:p>
  </w:comment>
  <w:comment w:id="1408" w:author="Truong Bui" w:date="2022-10-12T03:51:00Z" w:initials="TB">
    <w:p w14:paraId="22082B94" w14:textId="77777777" w:rsidR="00CD55C3" w:rsidRDefault="00CD55C3" w:rsidP="00A324F9">
      <w:r>
        <w:rPr>
          <w:rStyle w:val="CommentReference"/>
        </w:rPr>
        <w:annotationRef/>
      </w:r>
      <w:r>
        <w:rPr>
          <w:sz w:val="20"/>
          <w:szCs w:val="20"/>
        </w:rPr>
        <w:t>This sentence is confusing. Is it incomplete?</w:t>
      </w:r>
    </w:p>
  </w:comment>
  <w:comment w:id="1409" w:author="Truong Bui" w:date="2022-10-12T03:52:00Z" w:initials="TB">
    <w:p w14:paraId="6A6F7D86" w14:textId="77777777" w:rsidR="00F90831" w:rsidRDefault="007536FA" w:rsidP="00305441">
      <w:r>
        <w:rPr>
          <w:rStyle w:val="CommentReference"/>
        </w:rPr>
        <w:annotationRef/>
      </w:r>
      <w:r w:rsidR="00F90831">
        <w:rPr>
          <w:sz w:val="20"/>
          <w:szCs w:val="20"/>
        </w:rPr>
        <w:t>Why “additional”? Should it be just 19 states?</w:t>
      </w:r>
    </w:p>
  </w:comment>
  <w:comment w:id="1457" w:author="Truong Bui" w:date="2022-10-18T03:51:00Z" w:initials="TB">
    <w:p w14:paraId="62A3AA0B" w14:textId="77777777" w:rsidR="0097782B" w:rsidRDefault="0097782B" w:rsidP="008E33E9">
      <w:r>
        <w:rPr>
          <w:rStyle w:val="CommentReference"/>
        </w:rPr>
        <w:annotationRef/>
      </w:r>
      <w:r>
        <w:rPr>
          <w:sz w:val="20"/>
          <w:szCs w:val="20"/>
        </w:rPr>
        <w:t>The latest UMR data is for 2020, not 2021. So I’m not sure if this part is applicable.</w:t>
      </w:r>
    </w:p>
  </w:comment>
  <w:comment w:id="1486" w:author="Baruch Feigenbaum" w:date="2022-10-03T11:29:00Z" w:initials="BF">
    <w:p w14:paraId="2F7B4753" w14:textId="59312AD7" w:rsidR="00E03C69" w:rsidRDefault="0006228C" w:rsidP="0001166F">
      <w:r>
        <w:rPr>
          <w:rStyle w:val="CommentReference"/>
        </w:rPr>
        <w:annotationRef/>
      </w:r>
      <w:r w:rsidR="00E03C69">
        <w:rPr>
          <w:sz w:val="20"/>
          <w:szCs w:val="20"/>
        </w:rPr>
        <w:t xml:space="preserve">Truong, I need bios for you and Thuy. </w:t>
      </w:r>
    </w:p>
  </w:comment>
  <w:comment w:id="1491" w:author="Baruch Feigenbaum" w:date="2022-10-03T12:40:00Z" w:initials="BF">
    <w:p w14:paraId="1CE8C8C5" w14:textId="77777777" w:rsidR="00E03C69" w:rsidRDefault="00C4005E" w:rsidP="00C32E1A">
      <w:r>
        <w:rPr>
          <w:rStyle w:val="CommentReference"/>
        </w:rPr>
        <w:annotationRef/>
      </w:r>
      <w:r w:rsidR="00E03C69">
        <w:rPr>
          <w:sz w:val="20"/>
          <w:szCs w:val="20"/>
        </w:rPr>
        <w:t xml:space="preserve">Truong, please explain how you calculated disbursements. </w:t>
      </w:r>
    </w:p>
  </w:comment>
  <w:comment w:id="1492" w:author="Truong Bui" w:date="2022-10-18T23:40:00Z" w:initials="TB">
    <w:p w14:paraId="47667C6F" w14:textId="77777777" w:rsidR="00DB353F" w:rsidRDefault="00C02C5E" w:rsidP="002C17C5">
      <w:r>
        <w:rPr>
          <w:rStyle w:val="CommentReference"/>
        </w:rPr>
        <w:annotationRef/>
      </w:r>
      <w:r w:rsidR="00DB353F">
        <w:rPr>
          <w:sz w:val="20"/>
          <w:szCs w:val="20"/>
        </w:rPr>
        <w:t>There was no change to the disbursement calculation. We only changed how the scores (performance ratios) for these disbursements are calculated. This is explained later in the appendix.</w:t>
      </w:r>
    </w:p>
  </w:comment>
  <w:comment w:id="1498" w:author="Baruch Feigenbaum" w:date="2022-10-03T12:40:00Z" w:initials="BF">
    <w:p w14:paraId="6F326A3F" w14:textId="7924B25A" w:rsidR="00C4005E" w:rsidRDefault="00C4005E" w:rsidP="001E0311">
      <w:r>
        <w:rPr>
          <w:rStyle w:val="CommentReference"/>
        </w:rPr>
        <w:annotationRef/>
      </w:r>
      <w:r>
        <w:rPr>
          <w:sz w:val="20"/>
          <w:szCs w:val="20"/>
        </w:rPr>
        <w:t xml:space="preserve">Truong, I need you to explain this year’s method for congestion.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497B6DE" w15:done="0"/>
  <w15:commentEx w15:paraId="3D57E7B8" w15:done="0"/>
  <w15:commentEx w15:paraId="499AE0C6" w15:done="0"/>
  <w15:commentEx w15:paraId="34A417B3" w15:done="0"/>
  <w15:commentEx w15:paraId="18010C8F" w15:done="0"/>
  <w15:commentEx w15:paraId="2B977FB2" w15:done="0"/>
  <w15:commentEx w15:paraId="6C4BAA21" w15:done="0"/>
  <w15:commentEx w15:paraId="1A9D1E31" w15:done="0"/>
  <w15:commentEx w15:paraId="6B8D5E93" w15:done="0"/>
  <w15:commentEx w15:paraId="0AA05F8A" w15:done="0"/>
  <w15:commentEx w15:paraId="1A9A9D04" w15:done="0"/>
  <w15:commentEx w15:paraId="050CB7C8" w15:done="0"/>
  <w15:commentEx w15:paraId="506E182A" w15:done="0"/>
  <w15:commentEx w15:paraId="63439AB7" w15:done="0"/>
  <w15:commentEx w15:paraId="7D274AB6" w15:done="0"/>
  <w15:commentEx w15:paraId="00F763D9" w15:done="0"/>
  <w15:commentEx w15:paraId="6CACDCAE" w15:done="0"/>
  <w15:commentEx w15:paraId="22082B94" w15:done="0"/>
  <w15:commentEx w15:paraId="6A6F7D86" w15:done="0"/>
  <w15:commentEx w15:paraId="62A3AA0B" w15:done="0"/>
  <w15:commentEx w15:paraId="2F7B4753" w15:done="0"/>
  <w15:commentEx w15:paraId="1CE8C8C5" w15:done="0"/>
  <w15:commentEx w15:paraId="47667C6F" w15:paraIdParent="1CE8C8C5" w15:done="0"/>
  <w15:commentEx w15:paraId="6F326A3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EC7918" w16cex:dateUtc="2022-10-09T05:32:00Z"/>
  <w16cex:commentExtensible w16cex:durableId="26EDBD8A" w16cex:dateUtc="2022-10-10T04:37:00Z"/>
  <w16cex:commentExtensible w16cex:durableId="26EDCDD5" w16cex:dateUtc="2022-10-10T05:46:00Z"/>
  <w16cex:commentExtensible w16cex:durableId="26169746" w16cex:dateUtc="2021-05-27T20:04:00Z"/>
  <w16cex:commentExtensible w16cex:durableId="26E55781" w16cex:dateUtc="2022-10-03T16:43:00Z"/>
  <w16cex:commentExtensible w16cex:durableId="26F081F7" w16cex:dateUtc="2022-10-12T06:59:00Z"/>
  <w16cex:commentExtensible w16cex:durableId="26F0A558" w16cex:dateUtc="2022-10-12T09:30:00Z"/>
  <w16cex:commentExtensible w16cex:durableId="26E54583" w16cex:dateUtc="2022-10-03T15:26:00Z"/>
  <w16cex:commentExtensible w16cex:durableId="26F0AB88" w16cex:dateUtc="2022-10-12T09:57:00Z"/>
  <w16cex:commentExtensible w16cex:durableId="26F0B1F6" w16cex:dateUtc="2022-10-12T10:24:00Z"/>
  <w16cex:commentExtensible w16cex:durableId="26F0AD30" w16cex:dateUtc="2022-10-12T10:04:00Z"/>
  <w16cex:commentExtensible w16cex:durableId="26E545A8" w16cex:dateUtc="2022-10-03T15:27:00Z"/>
  <w16cex:commentExtensible w16cex:durableId="26E545C1" w16cex:dateUtc="2022-10-03T15:28:00Z"/>
  <w16cex:commentExtensible w16cex:durableId="26F0B241" w16cex:dateUtc="2022-10-12T10:25:00Z"/>
  <w16cex:commentExtensible w16cex:durableId="26F0B2F7" w16cex:dateUtc="2022-10-12T10:28:00Z"/>
  <w16cex:commentExtensible w16cex:durableId="26E545D5" w16cex:dateUtc="2022-10-03T15:28:00Z"/>
  <w16cex:commentExtensible w16cex:durableId="26F0B5AA" w16cex:dateUtc="2022-10-12T10:40:00Z"/>
  <w16cex:commentExtensible w16cex:durableId="26F0B84E" w16cex:dateUtc="2022-10-12T10:51:00Z"/>
  <w16cex:commentExtensible w16cex:durableId="26F0B865" w16cex:dateUtc="2022-10-12T10:52:00Z"/>
  <w16cex:commentExtensible w16cex:durableId="26F8A13D" w16cex:dateUtc="2022-10-18T10:51:00Z"/>
  <w16cex:commentExtensible w16cex:durableId="26E54631" w16cex:dateUtc="2022-10-03T15:29:00Z"/>
  <w16cex:commentExtensible w16cex:durableId="26E556DA" w16cex:dateUtc="2022-10-03T16:40:00Z"/>
  <w16cex:commentExtensible w16cex:durableId="26F9B7ED" w16cex:dateUtc="2022-10-19T06:40:00Z"/>
  <w16cex:commentExtensible w16cex:durableId="26E556A6" w16cex:dateUtc="2022-10-03T16: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497B6DE" w16cid:durableId="26EC7918"/>
  <w16cid:commentId w16cid:paraId="3D57E7B8" w16cid:durableId="26EDBD8A"/>
  <w16cid:commentId w16cid:paraId="499AE0C6" w16cid:durableId="26EDCDD5"/>
  <w16cid:commentId w16cid:paraId="34A417B3" w16cid:durableId="26169746"/>
  <w16cid:commentId w16cid:paraId="18010C8F" w16cid:durableId="26E55781"/>
  <w16cid:commentId w16cid:paraId="2B977FB2" w16cid:durableId="26F081F7"/>
  <w16cid:commentId w16cid:paraId="6C4BAA21" w16cid:durableId="26F0A558"/>
  <w16cid:commentId w16cid:paraId="1A9D1E31" w16cid:durableId="26E54583"/>
  <w16cid:commentId w16cid:paraId="6B8D5E93" w16cid:durableId="26F0AB88"/>
  <w16cid:commentId w16cid:paraId="0AA05F8A" w16cid:durableId="26F0B1F6"/>
  <w16cid:commentId w16cid:paraId="1A9A9D04" w16cid:durableId="26F0AD30"/>
  <w16cid:commentId w16cid:paraId="050CB7C8" w16cid:durableId="26E545A8"/>
  <w16cid:commentId w16cid:paraId="506E182A" w16cid:durableId="26E545C1"/>
  <w16cid:commentId w16cid:paraId="63439AB7" w16cid:durableId="26F0B241"/>
  <w16cid:commentId w16cid:paraId="7D274AB6" w16cid:durableId="26F0B2F7"/>
  <w16cid:commentId w16cid:paraId="00F763D9" w16cid:durableId="26E545D5"/>
  <w16cid:commentId w16cid:paraId="6CACDCAE" w16cid:durableId="26F0B5AA"/>
  <w16cid:commentId w16cid:paraId="22082B94" w16cid:durableId="26F0B84E"/>
  <w16cid:commentId w16cid:paraId="6A6F7D86" w16cid:durableId="26F0B865"/>
  <w16cid:commentId w16cid:paraId="62A3AA0B" w16cid:durableId="26F8A13D"/>
  <w16cid:commentId w16cid:paraId="2F7B4753" w16cid:durableId="26E54631"/>
  <w16cid:commentId w16cid:paraId="1CE8C8C5" w16cid:durableId="26E556DA"/>
  <w16cid:commentId w16cid:paraId="47667C6F" w16cid:durableId="26F9B7ED"/>
  <w16cid:commentId w16cid:paraId="6F326A3F" w16cid:durableId="26E556A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CCF7ED" w14:textId="77777777" w:rsidR="00F31645" w:rsidRDefault="00F31645" w:rsidP="006B6B0D">
      <w:r>
        <w:separator/>
      </w:r>
    </w:p>
  </w:endnote>
  <w:endnote w:type="continuationSeparator" w:id="0">
    <w:p w14:paraId="71142ED8" w14:textId="77777777" w:rsidR="00F31645" w:rsidRDefault="00F31645" w:rsidP="006B6B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Noto Sans Symbols">
    <w:altName w:val="Calibri"/>
    <w:panose1 w:val="020B0604020202020204"/>
    <w:charset w:val="00"/>
    <w:family w:val="auto"/>
    <w:pitch w:val="default"/>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7E08D2" w14:textId="77777777" w:rsidR="00F31645" w:rsidRDefault="00F31645" w:rsidP="006B6B0D">
      <w:r>
        <w:separator/>
      </w:r>
    </w:p>
  </w:footnote>
  <w:footnote w:type="continuationSeparator" w:id="0">
    <w:p w14:paraId="1035063C" w14:textId="77777777" w:rsidR="00F31645" w:rsidRDefault="00F31645" w:rsidP="006B6B0D">
      <w:r>
        <w:continuationSeparator/>
      </w:r>
    </w:p>
  </w:footnote>
</w:footnotes>
</file>

<file path=word/intelligence2.xml><?xml version="1.0" encoding="utf-8"?>
<int2:intelligence xmlns:int2="http://schemas.microsoft.com/office/intelligence/2020/intelligence" xmlns:oel="http://schemas.microsoft.com/office/2019/extlst">
  <int2:observations>
    <int2:bookmark int2:bookmarkName="_Int_3l33jLAv" int2:invalidationBookmarkName="" int2:hashCode="k6gBj5n6W9cKk2" int2:id="lcG5uKqt">
      <int2:state int2:value="Rejected" int2:type="LegacyProofing"/>
    </int2:bookmark>
    <int2:bookmark int2:bookmarkName="_Int_ROdzfzvZ" int2:invalidationBookmarkName="" int2:hashCode="pfdElUsaQWSJwp" int2:id="3IPdKDEz">
      <int2:state int2:value="Rejected" int2:type="LegacyProofing"/>
    </int2:bookmark>
    <int2:bookmark int2:bookmarkName="_Int_MVChpUwl" int2:invalidationBookmarkName="" int2:hashCode="87VLjbE6voa+37" int2:id="Knucpfs7">
      <int2:state int2:value="Rejected" int2:type="LegacyProofing"/>
    </int2:bookmark>
    <int2:bookmark int2:bookmarkName="_Int_QF83f8cD" int2:invalidationBookmarkName="" int2:hashCode="E1+Tt6RJBbZOzq" int2:id="56EdcAc3">
      <int2:state int2:value="Rejected" int2:type="LegacyProofing"/>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BB2F07"/>
    <w:multiLevelType w:val="multilevel"/>
    <w:tmpl w:val="9CE6B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1D67C7"/>
    <w:multiLevelType w:val="multilevel"/>
    <w:tmpl w:val="9CE6B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825D6C"/>
    <w:multiLevelType w:val="hybridMultilevel"/>
    <w:tmpl w:val="A6989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93503BB"/>
    <w:multiLevelType w:val="multilevel"/>
    <w:tmpl w:val="9FDC2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966B97"/>
    <w:multiLevelType w:val="multilevel"/>
    <w:tmpl w:val="9AC61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DF7408"/>
    <w:multiLevelType w:val="multilevel"/>
    <w:tmpl w:val="49C43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4453DC"/>
    <w:multiLevelType w:val="multilevel"/>
    <w:tmpl w:val="D5800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F02768"/>
    <w:multiLevelType w:val="hybridMultilevel"/>
    <w:tmpl w:val="F904C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79B3DE3"/>
    <w:multiLevelType w:val="multilevel"/>
    <w:tmpl w:val="020CC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6962038">
    <w:abstractNumId w:val="0"/>
  </w:num>
  <w:num w:numId="2" w16cid:durableId="1506630161">
    <w:abstractNumId w:val="3"/>
  </w:num>
  <w:num w:numId="3" w16cid:durableId="1952781075">
    <w:abstractNumId w:val="8"/>
  </w:num>
  <w:num w:numId="4" w16cid:durableId="552079186">
    <w:abstractNumId w:val="6"/>
  </w:num>
  <w:num w:numId="5" w16cid:durableId="44909452">
    <w:abstractNumId w:val="4"/>
  </w:num>
  <w:num w:numId="6" w16cid:durableId="1485317458">
    <w:abstractNumId w:val="5"/>
  </w:num>
  <w:num w:numId="7" w16cid:durableId="2034723469">
    <w:abstractNumId w:val="1"/>
  </w:num>
  <w:num w:numId="8" w16cid:durableId="1132603170">
    <w:abstractNumId w:val="7"/>
  </w:num>
  <w:num w:numId="9" w16cid:durableId="746807296">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Truong Bui">
    <w15:presenceInfo w15:providerId="Windows Live" w15:userId="4d099da90f2615be"/>
  </w15:person>
  <w15:person w15:author="Teri Moore">
    <w15:presenceInfo w15:providerId="Windows Live" w15:userId="14b9f843b4a364ec"/>
  </w15:person>
  <w15:person w15:author="Baruch Feigenbaum">
    <w15:presenceInfo w15:providerId="Windows Live" w15:userId="b24072c8b608cea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3"/>
  <w:proofState w:spelling="clean" w:grammar="clean"/>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62D20"/>
    <w:rsid w:val="00001791"/>
    <w:rsid w:val="00003AE6"/>
    <w:rsid w:val="00010E19"/>
    <w:rsid w:val="000136EB"/>
    <w:rsid w:val="000142C7"/>
    <w:rsid w:val="000150DC"/>
    <w:rsid w:val="00017207"/>
    <w:rsid w:val="0002E0E7"/>
    <w:rsid w:val="000350D5"/>
    <w:rsid w:val="00035CC1"/>
    <w:rsid w:val="000367F5"/>
    <w:rsid w:val="0003DF08"/>
    <w:rsid w:val="00042297"/>
    <w:rsid w:val="00043A98"/>
    <w:rsid w:val="00043EA0"/>
    <w:rsid w:val="000468A0"/>
    <w:rsid w:val="00050612"/>
    <w:rsid w:val="0005488A"/>
    <w:rsid w:val="0006143A"/>
    <w:rsid w:val="0006228C"/>
    <w:rsid w:val="0006776E"/>
    <w:rsid w:val="00075C6F"/>
    <w:rsid w:val="00082315"/>
    <w:rsid w:val="00090CCD"/>
    <w:rsid w:val="000A04CC"/>
    <w:rsid w:val="000A6FE0"/>
    <w:rsid w:val="000B627B"/>
    <w:rsid w:val="000B7051"/>
    <w:rsid w:val="000C0737"/>
    <w:rsid w:val="000C388C"/>
    <w:rsid w:val="000C38C6"/>
    <w:rsid w:val="000D0619"/>
    <w:rsid w:val="000D4A95"/>
    <w:rsid w:val="000D67B3"/>
    <w:rsid w:val="000E093E"/>
    <w:rsid w:val="000E3E67"/>
    <w:rsid w:val="000E4FB3"/>
    <w:rsid w:val="000F1E2B"/>
    <w:rsid w:val="000F35A9"/>
    <w:rsid w:val="000F761A"/>
    <w:rsid w:val="00100939"/>
    <w:rsid w:val="001009C0"/>
    <w:rsid w:val="00100E85"/>
    <w:rsid w:val="0010115D"/>
    <w:rsid w:val="0010283C"/>
    <w:rsid w:val="00104975"/>
    <w:rsid w:val="00111F43"/>
    <w:rsid w:val="001174E4"/>
    <w:rsid w:val="001236C7"/>
    <w:rsid w:val="00123C34"/>
    <w:rsid w:val="00126A61"/>
    <w:rsid w:val="00133D0B"/>
    <w:rsid w:val="001451ED"/>
    <w:rsid w:val="001462D5"/>
    <w:rsid w:val="00151F5A"/>
    <w:rsid w:val="001529FA"/>
    <w:rsid w:val="0016111A"/>
    <w:rsid w:val="0016200C"/>
    <w:rsid w:val="00165138"/>
    <w:rsid w:val="00166719"/>
    <w:rsid w:val="00171368"/>
    <w:rsid w:val="001717CE"/>
    <w:rsid w:val="00172DB7"/>
    <w:rsid w:val="00181261"/>
    <w:rsid w:val="00185CE6"/>
    <w:rsid w:val="00190FE0"/>
    <w:rsid w:val="00193410"/>
    <w:rsid w:val="00195AB9"/>
    <w:rsid w:val="00196B68"/>
    <w:rsid w:val="001A07F3"/>
    <w:rsid w:val="001B20CA"/>
    <w:rsid w:val="001B25FC"/>
    <w:rsid w:val="001B4027"/>
    <w:rsid w:val="001C553F"/>
    <w:rsid w:val="001C6085"/>
    <w:rsid w:val="001D020E"/>
    <w:rsid w:val="001D1ED6"/>
    <w:rsid w:val="001D6054"/>
    <w:rsid w:val="001D66A6"/>
    <w:rsid w:val="001E2774"/>
    <w:rsid w:val="001E7B11"/>
    <w:rsid w:val="001F463A"/>
    <w:rsid w:val="001F7776"/>
    <w:rsid w:val="00205DDC"/>
    <w:rsid w:val="00210D6B"/>
    <w:rsid w:val="0021528F"/>
    <w:rsid w:val="0021798C"/>
    <w:rsid w:val="0022098F"/>
    <w:rsid w:val="00225EF1"/>
    <w:rsid w:val="002319FE"/>
    <w:rsid w:val="002326C0"/>
    <w:rsid w:val="0023701C"/>
    <w:rsid w:val="00241C8C"/>
    <w:rsid w:val="00243FD6"/>
    <w:rsid w:val="00261607"/>
    <w:rsid w:val="002647D0"/>
    <w:rsid w:val="00264D10"/>
    <w:rsid w:val="00266677"/>
    <w:rsid w:val="002667CF"/>
    <w:rsid w:val="0027533E"/>
    <w:rsid w:val="0027537E"/>
    <w:rsid w:val="0027690B"/>
    <w:rsid w:val="0029224A"/>
    <w:rsid w:val="00293347"/>
    <w:rsid w:val="002936AD"/>
    <w:rsid w:val="00293B93"/>
    <w:rsid w:val="002A37B3"/>
    <w:rsid w:val="002A545E"/>
    <w:rsid w:val="002B17A1"/>
    <w:rsid w:val="002BC977"/>
    <w:rsid w:val="002C59A7"/>
    <w:rsid w:val="002C6AD0"/>
    <w:rsid w:val="002CCF95"/>
    <w:rsid w:val="002D1B8A"/>
    <w:rsid w:val="002D4A71"/>
    <w:rsid w:val="002D577B"/>
    <w:rsid w:val="002D601C"/>
    <w:rsid w:val="002E63F8"/>
    <w:rsid w:val="002F07C7"/>
    <w:rsid w:val="002F0B51"/>
    <w:rsid w:val="002F0FA1"/>
    <w:rsid w:val="002F2082"/>
    <w:rsid w:val="002F3717"/>
    <w:rsid w:val="002F5FED"/>
    <w:rsid w:val="002F70B0"/>
    <w:rsid w:val="00300B64"/>
    <w:rsid w:val="0030456C"/>
    <w:rsid w:val="0031043E"/>
    <w:rsid w:val="003120B4"/>
    <w:rsid w:val="0031663D"/>
    <w:rsid w:val="00323485"/>
    <w:rsid w:val="0032493B"/>
    <w:rsid w:val="00327558"/>
    <w:rsid w:val="00327E8D"/>
    <w:rsid w:val="003364D1"/>
    <w:rsid w:val="0033666D"/>
    <w:rsid w:val="00340000"/>
    <w:rsid w:val="00360009"/>
    <w:rsid w:val="003625DC"/>
    <w:rsid w:val="00362FBF"/>
    <w:rsid w:val="003630D2"/>
    <w:rsid w:val="00380375"/>
    <w:rsid w:val="003875C1"/>
    <w:rsid w:val="003955F5"/>
    <w:rsid w:val="003A12A9"/>
    <w:rsid w:val="003A199C"/>
    <w:rsid w:val="003A1C66"/>
    <w:rsid w:val="003A1EE8"/>
    <w:rsid w:val="003A1FD1"/>
    <w:rsid w:val="003B107F"/>
    <w:rsid w:val="003B20C3"/>
    <w:rsid w:val="003B59D8"/>
    <w:rsid w:val="003B5B35"/>
    <w:rsid w:val="003C1862"/>
    <w:rsid w:val="003C6EA9"/>
    <w:rsid w:val="003D0B6C"/>
    <w:rsid w:val="003D0C9C"/>
    <w:rsid w:val="003D4FC1"/>
    <w:rsid w:val="003E0D52"/>
    <w:rsid w:val="003E238E"/>
    <w:rsid w:val="003E2DBB"/>
    <w:rsid w:val="003E467F"/>
    <w:rsid w:val="003E70A8"/>
    <w:rsid w:val="003F3B07"/>
    <w:rsid w:val="00406F6F"/>
    <w:rsid w:val="00411805"/>
    <w:rsid w:val="00411A11"/>
    <w:rsid w:val="00412CD7"/>
    <w:rsid w:val="00414EA6"/>
    <w:rsid w:val="00421448"/>
    <w:rsid w:val="00425AA7"/>
    <w:rsid w:val="0043052F"/>
    <w:rsid w:val="004309B3"/>
    <w:rsid w:val="00434519"/>
    <w:rsid w:val="00436C09"/>
    <w:rsid w:val="00440AB7"/>
    <w:rsid w:val="00440C0E"/>
    <w:rsid w:val="004420F1"/>
    <w:rsid w:val="004425DC"/>
    <w:rsid w:val="00442A83"/>
    <w:rsid w:val="00444AD6"/>
    <w:rsid w:val="004461CA"/>
    <w:rsid w:val="0044D0CC"/>
    <w:rsid w:val="00452CE3"/>
    <w:rsid w:val="004561A8"/>
    <w:rsid w:val="004561CA"/>
    <w:rsid w:val="004571AA"/>
    <w:rsid w:val="00466F02"/>
    <w:rsid w:val="00470288"/>
    <w:rsid w:val="00473594"/>
    <w:rsid w:val="004738BF"/>
    <w:rsid w:val="00475AD0"/>
    <w:rsid w:val="00481558"/>
    <w:rsid w:val="00484CB1"/>
    <w:rsid w:val="00487941"/>
    <w:rsid w:val="00487F30"/>
    <w:rsid w:val="00491424"/>
    <w:rsid w:val="00494C01"/>
    <w:rsid w:val="00497C5B"/>
    <w:rsid w:val="004A3447"/>
    <w:rsid w:val="004A3ADC"/>
    <w:rsid w:val="004B09FF"/>
    <w:rsid w:val="004B3155"/>
    <w:rsid w:val="004B59BB"/>
    <w:rsid w:val="004C6248"/>
    <w:rsid w:val="004D4582"/>
    <w:rsid w:val="004F138D"/>
    <w:rsid w:val="004F2E6F"/>
    <w:rsid w:val="004F30E8"/>
    <w:rsid w:val="004F77EE"/>
    <w:rsid w:val="00511C0E"/>
    <w:rsid w:val="00514841"/>
    <w:rsid w:val="0051504C"/>
    <w:rsid w:val="0052128F"/>
    <w:rsid w:val="005230BB"/>
    <w:rsid w:val="0053263C"/>
    <w:rsid w:val="00533BEC"/>
    <w:rsid w:val="00534409"/>
    <w:rsid w:val="005354CE"/>
    <w:rsid w:val="00536B99"/>
    <w:rsid w:val="005407EF"/>
    <w:rsid w:val="0054402B"/>
    <w:rsid w:val="0054444A"/>
    <w:rsid w:val="005450E6"/>
    <w:rsid w:val="0055006C"/>
    <w:rsid w:val="00555DE8"/>
    <w:rsid w:val="0057187B"/>
    <w:rsid w:val="00576734"/>
    <w:rsid w:val="00587330"/>
    <w:rsid w:val="00591E61"/>
    <w:rsid w:val="00595E75"/>
    <w:rsid w:val="005B4A14"/>
    <w:rsid w:val="005B57AC"/>
    <w:rsid w:val="005B6B29"/>
    <w:rsid w:val="005C1234"/>
    <w:rsid w:val="005C70F8"/>
    <w:rsid w:val="005C7643"/>
    <w:rsid w:val="005D463E"/>
    <w:rsid w:val="005E0439"/>
    <w:rsid w:val="005F4C6C"/>
    <w:rsid w:val="00602063"/>
    <w:rsid w:val="00614C82"/>
    <w:rsid w:val="00614D7E"/>
    <w:rsid w:val="006242BF"/>
    <w:rsid w:val="00624C30"/>
    <w:rsid w:val="00634DF9"/>
    <w:rsid w:val="00645283"/>
    <w:rsid w:val="00650201"/>
    <w:rsid w:val="006549B2"/>
    <w:rsid w:val="00660A27"/>
    <w:rsid w:val="00662952"/>
    <w:rsid w:val="00662D20"/>
    <w:rsid w:val="00662E95"/>
    <w:rsid w:val="00666657"/>
    <w:rsid w:val="00666D02"/>
    <w:rsid w:val="00666E69"/>
    <w:rsid w:val="00674CC6"/>
    <w:rsid w:val="00680F53"/>
    <w:rsid w:val="00681D95"/>
    <w:rsid w:val="006A453A"/>
    <w:rsid w:val="006A4B93"/>
    <w:rsid w:val="006A624B"/>
    <w:rsid w:val="006B002C"/>
    <w:rsid w:val="006B09DE"/>
    <w:rsid w:val="006B453A"/>
    <w:rsid w:val="006B4D19"/>
    <w:rsid w:val="006B6B0D"/>
    <w:rsid w:val="006E2287"/>
    <w:rsid w:val="006E65CE"/>
    <w:rsid w:val="006E6BEA"/>
    <w:rsid w:val="006F033B"/>
    <w:rsid w:val="006F4146"/>
    <w:rsid w:val="0070443E"/>
    <w:rsid w:val="0070494E"/>
    <w:rsid w:val="007052A6"/>
    <w:rsid w:val="0070534C"/>
    <w:rsid w:val="007056A8"/>
    <w:rsid w:val="00705AEB"/>
    <w:rsid w:val="00705FF8"/>
    <w:rsid w:val="007222BE"/>
    <w:rsid w:val="00725771"/>
    <w:rsid w:val="0073166C"/>
    <w:rsid w:val="00733679"/>
    <w:rsid w:val="00736975"/>
    <w:rsid w:val="00746938"/>
    <w:rsid w:val="00751BDC"/>
    <w:rsid w:val="007536FA"/>
    <w:rsid w:val="007538EE"/>
    <w:rsid w:val="00754DEB"/>
    <w:rsid w:val="00760A6A"/>
    <w:rsid w:val="00761BBA"/>
    <w:rsid w:val="0076593F"/>
    <w:rsid w:val="00766F2D"/>
    <w:rsid w:val="00767579"/>
    <w:rsid w:val="00787A70"/>
    <w:rsid w:val="007932D2"/>
    <w:rsid w:val="0079379F"/>
    <w:rsid w:val="00794B56"/>
    <w:rsid w:val="007A03CB"/>
    <w:rsid w:val="007A66D4"/>
    <w:rsid w:val="007B6350"/>
    <w:rsid w:val="007B6F87"/>
    <w:rsid w:val="007D0E37"/>
    <w:rsid w:val="007D4326"/>
    <w:rsid w:val="007D4A72"/>
    <w:rsid w:val="007D54F0"/>
    <w:rsid w:val="007D6973"/>
    <w:rsid w:val="007E270B"/>
    <w:rsid w:val="007E419F"/>
    <w:rsid w:val="007F5139"/>
    <w:rsid w:val="007F561C"/>
    <w:rsid w:val="00801099"/>
    <w:rsid w:val="00806C09"/>
    <w:rsid w:val="00814EAE"/>
    <w:rsid w:val="0082013C"/>
    <w:rsid w:val="0082144B"/>
    <w:rsid w:val="00830C47"/>
    <w:rsid w:val="00831F8D"/>
    <w:rsid w:val="00834E66"/>
    <w:rsid w:val="0084335B"/>
    <w:rsid w:val="00843F55"/>
    <w:rsid w:val="00844331"/>
    <w:rsid w:val="00846D24"/>
    <w:rsid w:val="008501DD"/>
    <w:rsid w:val="00852F6A"/>
    <w:rsid w:val="00854F7F"/>
    <w:rsid w:val="008605C4"/>
    <w:rsid w:val="0087369F"/>
    <w:rsid w:val="0087569C"/>
    <w:rsid w:val="00883B77"/>
    <w:rsid w:val="00886338"/>
    <w:rsid w:val="0089631E"/>
    <w:rsid w:val="008A204D"/>
    <w:rsid w:val="008A35CA"/>
    <w:rsid w:val="008B5978"/>
    <w:rsid w:val="008B6856"/>
    <w:rsid w:val="008C1686"/>
    <w:rsid w:val="008C2A7E"/>
    <w:rsid w:val="008C4251"/>
    <w:rsid w:val="008D1B61"/>
    <w:rsid w:val="008D2D27"/>
    <w:rsid w:val="008D50CA"/>
    <w:rsid w:val="008D68CF"/>
    <w:rsid w:val="008D7DB1"/>
    <w:rsid w:val="008E1080"/>
    <w:rsid w:val="008E2B1E"/>
    <w:rsid w:val="008E3A1E"/>
    <w:rsid w:val="008E4500"/>
    <w:rsid w:val="008F0806"/>
    <w:rsid w:val="008F1C1C"/>
    <w:rsid w:val="008F34D8"/>
    <w:rsid w:val="008F36D9"/>
    <w:rsid w:val="009043F2"/>
    <w:rsid w:val="00907010"/>
    <w:rsid w:val="00907215"/>
    <w:rsid w:val="00916043"/>
    <w:rsid w:val="00916BB8"/>
    <w:rsid w:val="00923C24"/>
    <w:rsid w:val="009258F7"/>
    <w:rsid w:val="00930FAC"/>
    <w:rsid w:val="00935FA4"/>
    <w:rsid w:val="009455DC"/>
    <w:rsid w:val="00955D9B"/>
    <w:rsid w:val="00960E52"/>
    <w:rsid w:val="0096518C"/>
    <w:rsid w:val="009665C4"/>
    <w:rsid w:val="00968EAE"/>
    <w:rsid w:val="009737C2"/>
    <w:rsid w:val="009755BA"/>
    <w:rsid w:val="00976EBF"/>
    <w:rsid w:val="0097782B"/>
    <w:rsid w:val="009823B1"/>
    <w:rsid w:val="00985695"/>
    <w:rsid w:val="00986B0B"/>
    <w:rsid w:val="00987A1A"/>
    <w:rsid w:val="00990F55"/>
    <w:rsid w:val="009A1182"/>
    <w:rsid w:val="009A5E45"/>
    <w:rsid w:val="009A6C67"/>
    <w:rsid w:val="009B128D"/>
    <w:rsid w:val="009C0655"/>
    <w:rsid w:val="009D29FE"/>
    <w:rsid w:val="009D3E6F"/>
    <w:rsid w:val="009D3F33"/>
    <w:rsid w:val="009D42DC"/>
    <w:rsid w:val="009D7B02"/>
    <w:rsid w:val="009E01AE"/>
    <w:rsid w:val="009F3226"/>
    <w:rsid w:val="009F3F18"/>
    <w:rsid w:val="009F6080"/>
    <w:rsid w:val="00A07368"/>
    <w:rsid w:val="00A103C8"/>
    <w:rsid w:val="00A10AEC"/>
    <w:rsid w:val="00A11D77"/>
    <w:rsid w:val="00A12E70"/>
    <w:rsid w:val="00A22C84"/>
    <w:rsid w:val="00A25617"/>
    <w:rsid w:val="00A26709"/>
    <w:rsid w:val="00A30BD8"/>
    <w:rsid w:val="00A325D1"/>
    <w:rsid w:val="00A34FDE"/>
    <w:rsid w:val="00A47F6D"/>
    <w:rsid w:val="00A4A700"/>
    <w:rsid w:val="00A61283"/>
    <w:rsid w:val="00A6519A"/>
    <w:rsid w:val="00A676E7"/>
    <w:rsid w:val="00A6779B"/>
    <w:rsid w:val="00A767F9"/>
    <w:rsid w:val="00A76F15"/>
    <w:rsid w:val="00A80D4B"/>
    <w:rsid w:val="00AA0686"/>
    <w:rsid w:val="00AA098A"/>
    <w:rsid w:val="00AA14E9"/>
    <w:rsid w:val="00AA4C43"/>
    <w:rsid w:val="00AA697F"/>
    <w:rsid w:val="00AB2F38"/>
    <w:rsid w:val="00AB39C1"/>
    <w:rsid w:val="00AC534B"/>
    <w:rsid w:val="00AC5795"/>
    <w:rsid w:val="00AC6ADE"/>
    <w:rsid w:val="00AC82FB"/>
    <w:rsid w:val="00AD2C9B"/>
    <w:rsid w:val="00AD4B4A"/>
    <w:rsid w:val="00AD5090"/>
    <w:rsid w:val="00AD7C7B"/>
    <w:rsid w:val="00AE6A7D"/>
    <w:rsid w:val="00AE6E0D"/>
    <w:rsid w:val="00AE6EC7"/>
    <w:rsid w:val="00AEEDD1"/>
    <w:rsid w:val="00AF3BBF"/>
    <w:rsid w:val="00AF4B28"/>
    <w:rsid w:val="00AF64A2"/>
    <w:rsid w:val="00AF78EC"/>
    <w:rsid w:val="00B031B8"/>
    <w:rsid w:val="00B037B7"/>
    <w:rsid w:val="00B07DC6"/>
    <w:rsid w:val="00B100BF"/>
    <w:rsid w:val="00B11A51"/>
    <w:rsid w:val="00B12525"/>
    <w:rsid w:val="00B1FD69"/>
    <w:rsid w:val="00B21BEB"/>
    <w:rsid w:val="00B27564"/>
    <w:rsid w:val="00B28DE8"/>
    <w:rsid w:val="00B31386"/>
    <w:rsid w:val="00B33F92"/>
    <w:rsid w:val="00B51044"/>
    <w:rsid w:val="00B6059F"/>
    <w:rsid w:val="00B61A13"/>
    <w:rsid w:val="00B65C73"/>
    <w:rsid w:val="00B65F8C"/>
    <w:rsid w:val="00B73897"/>
    <w:rsid w:val="00B75912"/>
    <w:rsid w:val="00B76BA4"/>
    <w:rsid w:val="00B80A62"/>
    <w:rsid w:val="00B80D02"/>
    <w:rsid w:val="00B82A82"/>
    <w:rsid w:val="00B8433D"/>
    <w:rsid w:val="00B91D61"/>
    <w:rsid w:val="00B91D91"/>
    <w:rsid w:val="00B957CF"/>
    <w:rsid w:val="00B9714B"/>
    <w:rsid w:val="00BA088E"/>
    <w:rsid w:val="00BA1281"/>
    <w:rsid w:val="00BA33D7"/>
    <w:rsid w:val="00BA546E"/>
    <w:rsid w:val="00BB4755"/>
    <w:rsid w:val="00BB4CD2"/>
    <w:rsid w:val="00BB589C"/>
    <w:rsid w:val="00BC28FF"/>
    <w:rsid w:val="00BC544E"/>
    <w:rsid w:val="00BC78EB"/>
    <w:rsid w:val="00BD0F91"/>
    <w:rsid w:val="00BD5B66"/>
    <w:rsid w:val="00BE004D"/>
    <w:rsid w:val="00BE2808"/>
    <w:rsid w:val="00BE7F3F"/>
    <w:rsid w:val="00BF2301"/>
    <w:rsid w:val="00BF35EA"/>
    <w:rsid w:val="00C02C5E"/>
    <w:rsid w:val="00C1267F"/>
    <w:rsid w:val="00C2007A"/>
    <w:rsid w:val="00C21B62"/>
    <w:rsid w:val="00C22A73"/>
    <w:rsid w:val="00C2424D"/>
    <w:rsid w:val="00C27C8A"/>
    <w:rsid w:val="00C30641"/>
    <w:rsid w:val="00C31729"/>
    <w:rsid w:val="00C328EC"/>
    <w:rsid w:val="00C3604D"/>
    <w:rsid w:val="00C4005E"/>
    <w:rsid w:val="00C4455B"/>
    <w:rsid w:val="00C468FB"/>
    <w:rsid w:val="00C54172"/>
    <w:rsid w:val="00C562E6"/>
    <w:rsid w:val="00C704EF"/>
    <w:rsid w:val="00C76B81"/>
    <w:rsid w:val="00C77F50"/>
    <w:rsid w:val="00C810A9"/>
    <w:rsid w:val="00C82728"/>
    <w:rsid w:val="00C8544D"/>
    <w:rsid w:val="00C92F90"/>
    <w:rsid w:val="00C95895"/>
    <w:rsid w:val="00C95BD1"/>
    <w:rsid w:val="00CB13A6"/>
    <w:rsid w:val="00CB46D6"/>
    <w:rsid w:val="00CD0963"/>
    <w:rsid w:val="00CD55C3"/>
    <w:rsid w:val="00CD5A74"/>
    <w:rsid w:val="00CE0E5E"/>
    <w:rsid w:val="00CE204C"/>
    <w:rsid w:val="00CE6778"/>
    <w:rsid w:val="00CF13AC"/>
    <w:rsid w:val="00CF5C87"/>
    <w:rsid w:val="00CF642B"/>
    <w:rsid w:val="00CF671F"/>
    <w:rsid w:val="00CF705F"/>
    <w:rsid w:val="00CF726B"/>
    <w:rsid w:val="00CF75E0"/>
    <w:rsid w:val="00D00C4C"/>
    <w:rsid w:val="00D025F1"/>
    <w:rsid w:val="00D0341E"/>
    <w:rsid w:val="00D04403"/>
    <w:rsid w:val="00D06936"/>
    <w:rsid w:val="00D165A7"/>
    <w:rsid w:val="00D25ED4"/>
    <w:rsid w:val="00D26BD4"/>
    <w:rsid w:val="00D456D3"/>
    <w:rsid w:val="00D506FA"/>
    <w:rsid w:val="00D509E9"/>
    <w:rsid w:val="00D51B59"/>
    <w:rsid w:val="00D62849"/>
    <w:rsid w:val="00D638DA"/>
    <w:rsid w:val="00D65B0C"/>
    <w:rsid w:val="00D74EDA"/>
    <w:rsid w:val="00D87592"/>
    <w:rsid w:val="00D95379"/>
    <w:rsid w:val="00D96222"/>
    <w:rsid w:val="00DA02E9"/>
    <w:rsid w:val="00DA07A9"/>
    <w:rsid w:val="00DAD4B6"/>
    <w:rsid w:val="00DB339E"/>
    <w:rsid w:val="00DB353F"/>
    <w:rsid w:val="00DB3BE4"/>
    <w:rsid w:val="00DC5E92"/>
    <w:rsid w:val="00DD157A"/>
    <w:rsid w:val="00DD390D"/>
    <w:rsid w:val="00DD62A3"/>
    <w:rsid w:val="00DE4353"/>
    <w:rsid w:val="00DE4BF9"/>
    <w:rsid w:val="00DF1225"/>
    <w:rsid w:val="00DF1567"/>
    <w:rsid w:val="00DF2E9A"/>
    <w:rsid w:val="00DF430C"/>
    <w:rsid w:val="00DF4DC3"/>
    <w:rsid w:val="00E03B6A"/>
    <w:rsid w:val="00E03C69"/>
    <w:rsid w:val="00E0A65B"/>
    <w:rsid w:val="00E11666"/>
    <w:rsid w:val="00E242C1"/>
    <w:rsid w:val="00E32153"/>
    <w:rsid w:val="00E33BA8"/>
    <w:rsid w:val="00E358BD"/>
    <w:rsid w:val="00E407EE"/>
    <w:rsid w:val="00E446F6"/>
    <w:rsid w:val="00E511D7"/>
    <w:rsid w:val="00E51955"/>
    <w:rsid w:val="00E54D21"/>
    <w:rsid w:val="00E55509"/>
    <w:rsid w:val="00E6073D"/>
    <w:rsid w:val="00E645A2"/>
    <w:rsid w:val="00E713D6"/>
    <w:rsid w:val="00E734F8"/>
    <w:rsid w:val="00E73EFE"/>
    <w:rsid w:val="00E77E4F"/>
    <w:rsid w:val="00E8185B"/>
    <w:rsid w:val="00E85157"/>
    <w:rsid w:val="00E90788"/>
    <w:rsid w:val="00E96E4A"/>
    <w:rsid w:val="00EA00A2"/>
    <w:rsid w:val="00EA0610"/>
    <w:rsid w:val="00EB3854"/>
    <w:rsid w:val="00EE50DD"/>
    <w:rsid w:val="00EE548C"/>
    <w:rsid w:val="00EE7927"/>
    <w:rsid w:val="00EF02F5"/>
    <w:rsid w:val="00EF2B3F"/>
    <w:rsid w:val="00EF5CC5"/>
    <w:rsid w:val="00F00EC5"/>
    <w:rsid w:val="00F00FEB"/>
    <w:rsid w:val="00F02226"/>
    <w:rsid w:val="00F03C27"/>
    <w:rsid w:val="00F051DE"/>
    <w:rsid w:val="00F13FC7"/>
    <w:rsid w:val="00F1772A"/>
    <w:rsid w:val="00F23CE1"/>
    <w:rsid w:val="00F307AE"/>
    <w:rsid w:val="00F30B17"/>
    <w:rsid w:val="00F31645"/>
    <w:rsid w:val="00F31AC8"/>
    <w:rsid w:val="00F343BC"/>
    <w:rsid w:val="00F41D8D"/>
    <w:rsid w:val="00F43703"/>
    <w:rsid w:val="00F44E74"/>
    <w:rsid w:val="00F46C0D"/>
    <w:rsid w:val="00F50E04"/>
    <w:rsid w:val="00F51DCF"/>
    <w:rsid w:val="00F547DB"/>
    <w:rsid w:val="00F66C71"/>
    <w:rsid w:val="00F709E5"/>
    <w:rsid w:val="00F71ED1"/>
    <w:rsid w:val="00F81FF1"/>
    <w:rsid w:val="00F90831"/>
    <w:rsid w:val="00FB1A6D"/>
    <w:rsid w:val="00FB715D"/>
    <w:rsid w:val="00FC12AC"/>
    <w:rsid w:val="00FD1707"/>
    <w:rsid w:val="00FD2EB9"/>
    <w:rsid w:val="00FE0C8D"/>
    <w:rsid w:val="00FE3784"/>
    <w:rsid w:val="010799A5"/>
    <w:rsid w:val="010A97ED"/>
    <w:rsid w:val="011A7876"/>
    <w:rsid w:val="011BCBC3"/>
    <w:rsid w:val="012C0DBC"/>
    <w:rsid w:val="012D2730"/>
    <w:rsid w:val="01366BDB"/>
    <w:rsid w:val="01464F8D"/>
    <w:rsid w:val="0148E118"/>
    <w:rsid w:val="014AE2EF"/>
    <w:rsid w:val="014E6A8C"/>
    <w:rsid w:val="01551A62"/>
    <w:rsid w:val="015B0EF5"/>
    <w:rsid w:val="015B1F12"/>
    <w:rsid w:val="0165B87F"/>
    <w:rsid w:val="017B519E"/>
    <w:rsid w:val="017B7A0A"/>
    <w:rsid w:val="0188C9DE"/>
    <w:rsid w:val="018C1A62"/>
    <w:rsid w:val="018C7973"/>
    <w:rsid w:val="018CDE1A"/>
    <w:rsid w:val="0198D4E8"/>
    <w:rsid w:val="01A5C05C"/>
    <w:rsid w:val="01AA5328"/>
    <w:rsid w:val="01AE21B8"/>
    <w:rsid w:val="01B9FED0"/>
    <w:rsid w:val="01C070F5"/>
    <w:rsid w:val="01DDEAE4"/>
    <w:rsid w:val="01F61995"/>
    <w:rsid w:val="02059BB9"/>
    <w:rsid w:val="021BAA8E"/>
    <w:rsid w:val="021F8660"/>
    <w:rsid w:val="0226A2DC"/>
    <w:rsid w:val="022D12BB"/>
    <w:rsid w:val="022F3E4A"/>
    <w:rsid w:val="02363224"/>
    <w:rsid w:val="023832F3"/>
    <w:rsid w:val="023CCB89"/>
    <w:rsid w:val="0241E04D"/>
    <w:rsid w:val="02567481"/>
    <w:rsid w:val="025773C1"/>
    <w:rsid w:val="02683264"/>
    <w:rsid w:val="026DCC3D"/>
    <w:rsid w:val="026E6165"/>
    <w:rsid w:val="026EE244"/>
    <w:rsid w:val="02748936"/>
    <w:rsid w:val="027E27C2"/>
    <w:rsid w:val="027EA8CF"/>
    <w:rsid w:val="029381F9"/>
    <w:rsid w:val="02AEDB54"/>
    <w:rsid w:val="02C5D806"/>
    <w:rsid w:val="02C8F85A"/>
    <w:rsid w:val="02D1DD24"/>
    <w:rsid w:val="02DC2B9E"/>
    <w:rsid w:val="02E094D7"/>
    <w:rsid w:val="02E0FCA8"/>
    <w:rsid w:val="02E86818"/>
    <w:rsid w:val="02ECC0FB"/>
    <w:rsid w:val="02F19728"/>
    <w:rsid w:val="02F83EB4"/>
    <w:rsid w:val="0305A415"/>
    <w:rsid w:val="030CB4DF"/>
    <w:rsid w:val="030F0A0C"/>
    <w:rsid w:val="0317A34B"/>
    <w:rsid w:val="031F71B4"/>
    <w:rsid w:val="032F645F"/>
    <w:rsid w:val="034447D5"/>
    <w:rsid w:val="034E4493"/>
    <w:rsid w:val="034E75BC"/>
    <w:rsid w:val="035A32F8"/>
    <w:rsid w:val="036A8CE2"/>
    <w:rsid w:val="0374843A"/>
    <w:rsid w:val="0380FC78"/>
    <w:rsid w:val="0382CD5C"/>
    <w:rsid w:val="039F7D1F"/>
    <w:rsid w:val="039F8816"/>
    <w:rsid w:val="03AEF309"/>
    <w:rsid w:val="03BA9477"/>
    <w:rsid w:val="03C7721C"/>
    <w:rsid w:val="03CE5ABF"/>
    <w:rsid w:val="03D26891"/>
    <w:rsid w:val="03D4EF80"/>
    <w:rsid w:val="03D7ABA8"/>
    <w:rsid w:val="03DC6B3D"/>
    <w:rsid w:val="03DCC2FF"/>
    <w:rsid w:val="03DEA10D"/>
    <w:rsid w:val="03E0B757"/>
    <w:rsid w:val="03EAA249"/>
    <w:rsid w:val="03EC8FFD"/>
    <w:rsid w:val="03FC80A9"/>
    <w:rsid w:val="040436B3"/>
    <w:rsid w:val="040B646F"/>
    <w:rsid w:val="040B6D3F"/>
    <w:rsid w:val="040ECD3E"/>
    <w:rsid w:val="04166141"/>
    <w:rsid w:val="04204F1A"/>
    <w:rsid w:val="04232752"/>
    <w:rsid w:val="04307637"/>
    <w:rsid w:val="0435BA05"/>
    <w:rsid w:val="043F3A67"/>
    <w:rsid w:val="044D98CB"/>
    <w:rsid w:val="04521938"/>
    <w:rsid w:val="04536C85"/>
    <w:rsid w:val="04547B62"/>
    <w:rsid w:val="0457B0CE"/>
    <w:rsid w:val="045D18F8"/>
    <w:rsid w:val="046994F2"/>
    <w:rsid w:val="047573A4"/>
    <w:rsid w:val="047A10B1"/>
    <w:rsid w:val="047C9AF4"/>
    <w:rsid w:val="047DF04F"/>
    <w:rsid w:val="047F2B0D"/>
    <w:rsid w:val="04803A32"/>
    <w:rsid w:val="048428AD"/>
    <w:rsid w:val="04875EE9"/>
    <w:rsid w:val="048D2362"/>
    <w:rsid w:val="04A2386C"/>
    <w:rsid w:val="04A29BA1"/>
    <w:rsid w:val="04A67AE7"/>
    <w:rsid w:val="04AB821D"/>
    <w:rsid w:val="04C3BB24"/>
    <w:rsid w:val="04C79F03"/>
    <w:rsid w:val="04CA98B1"/>
    <w:rsid w:val="04D581C0"/>
    <w:rsid w:val="04DA232B"/>
    <w:rsid w:val="04DD611E"/>
    <w:rsid w:val="04E0E9BA"/>
    <w:rsid w:val="04EDC657"/>
    <w:rsid w:val="0500F1AC"/>
    <w:rsid w:val="0509EF48"/>
    <w:rsid w:val="051F8794"/>
    <w:rsid w:val="0528D35C"/>
    <w:rsid w:val="0529E887"/>
    <w:rsid w:val="0533874C"/>
    <w:rsid w:val="0543AD36"/>
    <w:rsid w:val="0543B6E7"/>
    <w:rsid w:val="05455A1B"/>
    <w:rsid w:val="054790AD"/>
    <w:rsid w:val="05483E55"/>
    <w:rsid w:val="054D14C6"/>
    <w:rsid w:val="05524C23"/>
    <w:rsid w:val="0558D783"/>
    <w:rsid w:val="057AD304"/>
    <w:rsid w:val="05823099"/>
    <w:rsid w:val="05890F2D"/>
    <w:rsid w:val="058CCF32"/>
    <w:rsid w:val="05963EA3"/>
    <w:rsid w:val="059AF217"/>
    <w:rsid w:val="059DDA6D"/>
    <w:rsid w:val="05B3A3DA"/>
    <w:rsid w:val="05B86209"/>
    <w:rsid w:val="05E0293E"/>
    <w:rsid w:val="060146BF"/>
    <w:rsid w:val="061557BB"/>
    <w:rsid w:val="0619C0B0"/>
    <w:rsid w:val="062D06CF"/>
    <w:rsid w:val="062EF9C4"/>
    <w:rsid w:val="06340378"/>
    <w:rsid w:val="063D836B"/>
    <w:rsid w:val="063EF755"/>
    <w:rsid w:val="063FD5C5"/>
    <w:rsid w:val="06443DCD"/>
    <w:rsid w:val="065511F1"/>
    <w:rsid w:val="065D7B9D"/>
    <w:rsid w:val="0661F7AA"/>
    <w:rsid w:val="066A9A89"/>
    <w:rsid w:val="0677467C"/>
    <w:rsid w:val="0678B3E2"/>
    <w:rsid w:val="067B2007"/>
    <w:rsid w:val="067F611A"/>
    <w:rsid w:val="0681F0E9"/>
    <w:rsid w:val="0688BDEE"/>
    <w:rsid w:val="068B09A6"/>
    <w:rsid w:val="0693BBDE"/>
    <w:rsid w:val="06A60D67"/>
    <w:rsid w:val="06AC1671"/>
    <w:rsid w:val="06AF552E"/>
    <w:rsid w:val="06B53976"/>
    <w:rsid w:val="06DB8DBD"/>
    <w:rsid w:val="06E2A8F1"/>
    <w:rsid w:val="06EC28CD"/>
    <w:rsid w:val="06EEF8A6"/>
    <w:rsid w:val="06F294DB"/>
    <w:rsid w:val="06F918CE"/>
    <w:rsid w:val="06FCFAD0"/>
    <w:rsid w:val="0708440E"/>
    <w:rsid w:val="0710B2AF"/>
    <w:rsid w:val="07283C97"/>
    <w:rsid w:val="073559D3"/>
    <w:rsid w:val="073601FD"/>
    <w:rsid w:val="07416B1A"/>
    <w:rsid w:val="07515422"/>
    <w:rsid w:val="075E3667"/>
    <w:rsid w:val="0765A0DB"/>
    <w:rsid w:val="076BE6E7"/>
    <w:rsid w:val="077126CF"/>
    <w:rsid w:val="0779D971"/>
    <w:rsid w:val="0780369A"/>
    <w:rsid w:val="0782C06E"/>
    <w:rsid w:val="078F9D34"/>
    <w:rsid w:val="0791A969"/>
    <w:rsid w:val="0797D087"/>
    <w:rsid w:val="079DFF66"/>
    <w:rsid w:val="079E10B4"/>
    <w:rsid w:val="079F16A5"/>
    <w:rsid w:val="07ABD288"/>
    <w:rsid w:val="07AD1466"/>
    <w:rsid w:val="07C0E16B"/>
    <w:rsid w:val="07CA3061"/>
    <w:rsid w:val="07CB5CB5"/>
    <w:rsid w:val="07CFCBB1"/>
    <w:rsid w:val="07E00E2E"/>
    <w:rsid w:val="07F09A2A"/>
    <w:rsid w:val="07F7F54D"/>
    <w:rsid w:val="07F89B90"/>
    <w:rsid w:val="07FDC80B"/>
    <w:rsid w:val="08067BB8"/>
    <w:rsid w:val="080B3933"/>
    <w:rsid w:val="082DA41B"/>
    <w:rsid w:val="083DF2EB"/>
    <w:rsid w:val="085F5210"/>
    <w:rsid w:val="08603143"/>
    <w:rsid w:val="08653784"/>
    <w:rsid w:val="08671DA1"/>
    <w:rsid w:val="0867F49F"/>
    <w:rsid w:val="087F41B6"/>
    <w:rsid w:val="0888019A"/>
    <w:rsid w:val="089D4E4F"/>
    <w:rsid w:val="08A4490A"/>
    <w:rsid w:val="08A68D86"/>
    <w:rsid w:val="08ADDF85"/>
    <w:rsid w:val="08B47096"/>
    <w:rsid w:val="08B63BB6"/>
    <w:rsid w:val="08B9EBC7"/>
    <w:rsid w:val="08BD0F4E"/>
    <w:rsid w:val="08BF5B7C"/>
    <w:rsid w:val="08C9E013"/>
    <w:rsid w:val="09028DE4"/>
    <w:rsid w:val="09139468"/>
    <w:rsid w:val="091DF107"/>
    <w:rsid w:val="091FBF24"/>
    <w:rsid w:val="092FDA0B"/>
    <w:rsid w:val="09342776"/>
    <w:rsid w:val="0937F422"/>
    <w:rsid w:val="093AFFA3"/>
    <w:rsid w:val="094DDF57"/>
    <w:rsid w:val="094FF314"/>
    <w:rsid w:val="095FA28E"/>
    <w:rsid w:val="096620DA"/>
    <w:rsid w:val="096A29F5"/>
    <w:rsid w:val="09760CC4"/>
    <w:rsid w:val="097A3DB8"/>
    <w:rsid w:val="097AA12B"/>
    <w:rsid w:val="099BE144"/>
    <w:rsid w:val="09A5A6C8"/>
    <w:rsid w:val="09A652C0"/>
    <w:rsid w:val="09AE1AC1"/>
    <w:rsid w:val="09C07A43"/>
    <w:rsid w:val="09C55321"/>
    <w:rsid w:val="09C5DBF9"/>
    <w:rsid w:val="09C63D86"/>
    <w:rsid w:val="09D2E2E2"/>
    <w:rsid w:val="09E05BD3"/>
    <w:rsid w:val="09E27624"/>
    <w:rsid w:val="09F46CFD"/>
    <w:rsid w:val="09F6047E"/>
    <w:rsid w:val="0A1BE30B"/>
    <w:rsid w:val="0A1FDC3A"/>
    <w:rsid w:val="0A2157EC"/>
    <w:rsid w:val="0A260D2E"/>
    <w:rsid w:val="0A347BA8"/>
    <w:rsid w:val="0A3DC3A6"/>
    <w:rsid w:val="0A3FC86A"/>
    <w:rsid w:val="0A5D5D97"/>
    <w:rsid w:val="0A70114A"/>
    <w:rsid w:val="0A9408F6"/>
    <w:rsid w:val="0A9649EF"/>
    <w:rsid w:val="0A9FB7BB"/>
    <w:rsid w:val="0AB147D4"/>
    <w:rsid w:val="0AB2A503"/>
    <w:rsid w:val="0ACA44A7"/>
    <w:rsid w:val="0ACBE290"/>
    <w:rsid w:val="0AD3C483"/>
    <w:rsid w:val="0AD6FD4A"/>
    <w:rsid w:val="0AD7C3AA"/>
    <w:rsid w:val="0ADB0BE1"/>
    <w:rsid w:val="0ADDAA8D"/>
    <w:rsid w:val="0AF9BA9B"/>
    <w:rsid w:val="0AFE780B"/>
    <w:rsid w:val="0B030DAE"/>
    <w:rsid w:val="0B133948"/>
    <w:rsid w:val="0B1C25D4"/>
    <w:rsid w:val="0B2AEE42"/>
    <w:rsid w:val="0B56E0B7"/>
    <w:rsid w:val="0B6A610A"/>
    <w:rsid w:val="0B6ADC0D"/>
    <w:rsid w:val="0B7D8C16"/>
    <w:rsid w:val="0B8BF6EF"/>
    <w:rsid w:val="0B8E830A"/>
    <w:rsid w:val="0B92C1C6"/>
    <w:rsid w:val="0B938030"/>
    <w:rsid w:val="0B9CB995"/>
    <w:rsid w:val="0B9D281C"/>
    <w:rsid w:val="0BA396A4"/>
    <w:rsid w:val="0BB0579D"/>
    <w:rsid w:val="0BB3AB2A"/>
    <w:rsid w:val="0BD52F77"/>
    <w:rsid w:val="0BE87114"/>
    <w:rsid w:val="0BF27D8A"/>
    <w:rsid w:val="0C0B9531"/>
    <w:rsid w:val="0C0BA32E"/>
    <w:rsid w:val="0C18B710"/>
    <w:rsid w:val="0C2E3937"/>
    <w:rsid w:val="0C4379B3"/>
    <w:rsid w:val="0C4D4A94"/>
    <w:rsid w:val="0C5940BC"/>
    <w:rsid w:val="0C6BA8E5"/>
    <w:rsid w:val="0C6D097D"/>
    <w:rsid w:val="0C89187F"/>
    <w:rsid w:val="0CC93004"/>
    <w:rsid w:val="0CCECD09"/>
    <w:rsid w:val="0CCF90C1"/>
    <w:rsid w:val="0CE2F895"/>
    <w:rsid w:val="0CFCEEE0"/>
    <w:rsid w:val="0D04DB6B"/>
    <w:rsid w:val="0D06AC6E"/>
    <w:rsid w:val="0D0CF508"/>
    <w:rsid w:val="0D18AC95"/>
    <w:rsid w:val="0D1AC392"/>
    <w:rsid w:val="0D25B1A4"/>
    <w:rsid w:val="0D2C2286"/>
    <w:rsid w:val="0D3E6188"/>
    <w:rsid w:val="0D3F2532"/>
    <w:rsid w:val="0D5C7557"/>
    <w:rsid w:val="0D60DF76"/>
    <w:rsid w:val="0D642414"/>
    <w:rsid w:val="0D696A5F"/>
    <w:rsid w:val="0D765E6C"/>
    <w:rsid w:val="0D77692C"/>
    <w:rsid w:val="0D87E1B9"/>
    <w:rsid w:val="0D92CC9F"/>
    <w:rsid w:val="0D9AE9A1"/>
    <w:rsid w:val="0D9FF77B"/>
    <w:rsid w:val="0DA22534"/>
    <w:rsid w:val="0DA41403"/>
    <w:rsid w:val="0DA66F8C"/>
    <w:rsid w:val="0DA9A8CE"/>
    <w:rsid w:val="0DAD618A"/>
    <w:rsid w:val="0DB37B7B"/>
    <w:rsid w:val="0DC0DA69"/>
    <w:rsid w:val="0DC1A1B2"/>
    <w:rsid w:val="0DD10A7D"/>
    <w:rsid w:val="0DD2459A"/>
    <w:rsid w:val="0DD4E1D6"/>
    <w:rsid w:val="0DD9DEA1"/>
    <w:rsid w:val="0DDF4603"/>
    <w:rsid w:val="0DE3E035"/>
    <w:rsid w:val="0DFA6F61"/>
    <w:rsid w:val="0E00E904"/>
    <w:rsid w:val="0E0891D4"/>
    <w:rsid w:val="0E0E3BC3"/>
    <w:rsid w:val="0E154B4F"/>
    <w:rsid w:val="0E1D3A8B"/>
    <w:rsid w:val="0E26206E"/>
    <w:rsid w:val="0E2B4FA4"/>
    <w:rsid w:val="0E438E83"/>
    <w:rsid w:val="0E4F02F5"/>
    <w:rsid w:val="0E4F2AA1"/>
    <w:rsid w:val="0E4F6C14"/>
    <w:rsid w:val="0E56A62A"/>
    <w:rsid w:val="0E5BD58F"/>
    <w:rsid w:val="0E5CD588"/>
    <w:rsid w:val="0E658C19"/>
    <w:rsid w:val="0E74B927"/>
    <w:rsid w:val="0E77C4C8"/>
    <w:rsid w:val="0E84B0B1"/>
    <w:rsid w:val="0E8BA492"/>
    <w:rsid w:val="0E903047"/>
    <w:rsid w:val="0E91C90D"/>
    <w:rsid w:val="0EA76D30"/>
    <w:rsid w:val="0EA7ACDF"/>
    <w:rsid w:val="0EA87A97"/>
    <w:rsid w:val="0EB5906D"/>
    <w:rsid w:val="0EB70D52"/>
    <w:rsid w:val="0EBC09D3"/>
    <w:rsid w:val="0EBC82E3"/>
    <w:rsid w:val="0EBE4847"/>
    <w:rsid w:val="0EC04C5A"/>
    <w:rsid w:val="0EC1F365"/>
    <w:rsid w:val="0EC3A534"/>
    <w:rsid w:val="0EDFD9CF"/>
    <w:rsid w:val="0EE613C1"/>
    <w:rsid w:val="0EFAD4FE"/>
    <w:rsid w:val="0EFFCE22"/>
    <w:rsid w:val="0F0D3BC5"/>
    <w:rsid w:val="0F122ECD"/>
    <w:rsid w:val="0F21A4FA"/>
    <w:rsid w:val="0F2832EB"/>
    <w:rsid w:val="0F2C50D2"/>
    <w:rsid w:val="0F2DE54B"/>
    <w:rsid w:val="0F32D840"/>
    <w:rsid w:val="0F3A6DF3"/>
    <w:rsid w:val="0F46D978"/>
    <w:rsid w:val="0F491BDF"/>
    <w:rsid w:val="0F4E1DF5"/>
    <w:rsid w:val="0F571DF2"/>
    <w:rsid w:val="0F5B22DB"/>
    <w:rsid w:val="0F5D505D"/>
    <w:rsid w:val="0F63C610"/>
    <w:rsid w:val="0F674310"/>
    <w:rsid w:val="0F6CDADE"/>
    <w:rsid w:val="0F89B91F"/>
    <w:rsid w:val="0F8B0722"/>
    <w:rsid w:val="0F900100"/>
    <w:rsid w:val="0F907402"/>
    <w:rsid w:val="0FA1881D"/>
    <w:rsid w:val="0FA1A418"/>
    <w:rsid w:val="0FA9A126"/>
    <w:rsid w:val="0FABB913"/>
    <w:rsid w:val="0FB6E46D"/>
    <w:rsid w:val="0FC49C0B"/>
    <w:rsid w:val="0FD1B9F8"/>
    <w:rsid w:val="0FD41371"/>
    <w:rsid w:val="0FDA4878"/>
    <w:rsid w:val="0FE2C85D"/>
    <w:rsid w:val="0FEAE538"/>
    <w:rsid w:val="10066DCB"/>
    <w:rsid w:val="1009BD5C"/>
    <w:rsid w:val="100D8E23"/>
    <w:rsid w:val="1018C012"/>
    <w:rsid w:val="101FBC96"/>
    <w:rsid w:val="1020D12E"/>
    <w:rsid w:val="10314E9C"/>
    <w:rsid w:val="103AFCAC"/>
    <w:rsid w:val="1049073F"/>
    <w:rsid w:val="1058EE76"/>
    <w:rsid w:val="1078AE49"/>
    <w:rsid w:val="1079D919"/>
    <w:rsid w:val="1080D962"/>
    <w:rsid w:val="108AF0FC"/>
    <w:rsid w:val="108D98FD"/>
    <w:rsid w:val="108FA496"/>
    <w:rsid w:val="109E041A"/>
    <w:rsid w:val="10A39C13"/>
    <w:rsid w:val="10A5DB2D"/>
    <w:rsid w:val="10B168B8"/>
    <w:rsid w:val="10B3D33E"/>
    <w:rsid w:val="10B5E6FD"/>
    <w:rsid w:val="10CD2E92"/>
    <w:rsid w:val="10E37494"/>
    <w:rsid w:val="10E4EC40"/>
    <w:rsid w:val="10F81129"/>
    <w:rsid w:val="11002B05"/>
    <w:rsid w:val="11097420"/>
    <w:rsid w:val="1110CBD5"/>
    <w:rsid w:val="11171032"/>
    <w:rsid w:val="112BA41F"/>
    <w:rsid w:val="112CA249"/>
    <w:rsid w:val="112D9D7B"/>
    <w:rsid w:val="1133EF1D"/>
    <w:rsid w:val="117E758D"/>
    <w:rsid w:val="11846745"/>
    <w:rsid w:val="1195F2D7"/>
    <w:rsid w:val="119710DE"/>
    <w:rsid w:val="119A4706"/>
    <w:rsid w:val="119CB2FF"/>
    <w:rsid w:val="11AD5B2C"/>
    <w:rsid w:val="11B61F87"/>
    <w:rsid w:val="11B68738"/>
    <w:rsid w:val="11BBE426"/>
    <w:rsid w:val="11BC6A8A"/>
    <w:rsid w:val="11CFA2B0"/>
    <w:rsid w:val="11D315C1"/>
    <w:rsid w:val="11DF20BB"/>
    <w:rsid w:val="11E54E34"/>
    <w:rsid w:val="11E6062B"/>
    <w:rsid w:val="11FD0DBF"/>
    <w:rsid w:val="1205AF9C"/>
    <w:rsid w:val="120A09DA"/>
    <w:rsid w:val="120F5120"/>
    <w:rsid w:val="121050FD"/>
    <w:rsid w:val="1233CE73"/>
    <w:rsid w:val="1239ECC4"/>
    <w:rsid w:val="123BD3EA"/>
    <w:rsid w:val="123E5BD3"/>
    <w:rsid w:val="124DD1F6"/>
    <w:rsid w:val="125B6A4C"/>
    <w:rsid w:val="12776211"/>
    <w:rsid w:val="127BFF3E"/>
    <w:rsid w:val="128090A0"/>
    <w:rsid w:val="1289E3C9"/>
    <w:rsid w:val="1292734F"/>
    <w:rsid w:val="129E74AE"/>
    <w:rsid w:val="12B01F0A"/>
    <w:rsid w:val="12E21F22"/>
    <w:rsid w:val="12E64434"/>
    <w:rsid w:val="131833DC"/>
    <w:rsid w:val="132985E3"/>
    <w:rsid w:val="132C4346"/>
    <w:rsid w:val="132D53D1"/>
    <w:rsid w:val="1339FB1A"/>
    <w:rsid w:val="133CA103"/>
    <w:rsid w:val="13445A34"/>
    <w:rsid w:val="134D64C9"/>
    <w:rsid w:val="1357B487"/>
    <w:rsid w:val="1357BDB1"/>
    <w:rsid w:val="135FE050"/>
    <w:rsid w:val="136DE78B"/>
    <w:rsid w:val="136F51D7"/>
    <w:rsid w:val="137D0246"/>
    <w:rsid w:val="13833562"/>
    <w:rsid w:val="138517AA"/>
    <w:rsid w:val="1385D23F"/>
    <w:rsid w:val="13876E42"/>
    <w:rsid w:val="1388DF7B"/>
    <w:rsid w:val="1393184D"/>
    <w:rsid w:val="139EE8E4"/>
    <w:rsid w:val="13A59C56"/>
    <w:rsid w:val="13A714AB"/>
    <w:rsid w:val="13AE9980"/>
    <w:rsid w:val="13BFB1C3"/>
    <w:rsid w:val="13C56F36"/>
    <w:rsid w:val="13D150A2"/>
    <w:rsid w:val="13D51B3B"/>
    <w:rsid w:val="13D58C3F"/>
    <w:rsid w:val="13E82077"/>
    <w:rsid w:val="13F7233D"/>
    <w:rsid w:val="13FB2A80"/>
    <w:rsid w:val="14178272"/>
    <w:rsid w:val="141C8D02"/>
    <w:rsid w:val="143451F8"/>
    <w:rsid w:val="14399DF7"/>
    <w:rsid w:val="1441177F"/>
    <w:rsid w:val="145CF314"/>
    <w:rsid w:val="145E413E"/>
    <w:rsid w:val="14637223"/>
    <w:rsid w:val="14825068"/>
    <w:rsid w:val="148934BC"/>
    <w:rsid w:val="148BDF5B"/>
    <w:rsid w:val="14925BD3"/>
    <w:rsid w:val="14A2F715"/>
    <w:rsid w:val="14A9DFBD"/>
    <w:rsid w:val="14AEF954"/>
    <w:rsid w:val="14B937DB"/>
    <w:rsid w:val="14DDAA4E"/>
    <w:rsid w:val="14DE79B9"/>
    <w:rsid w:val="14E930D8"/>
    <w:rsid w:val="14EEFAC6"/>
    <w:rsid w:val="14EF8A8A"/>
    <w:rsid w:val="1501DA67"/>
    <w:rsid w:val="15030E3C"/>
    <w:rsid w:val="1505DA9F"/>
    <w:rsid w:val="15060D9E"/>
    <w:rsid w:val="15093D1B"/>
    <w:rsid w:val="1510BE7B"/>
    <w:rsid w:val="151E4D83"/>
    <w:rsid w:val="152FD4A8"/>
    <w:rsid w:val="154370B6"/>
    <w:rsid w:val="1546A1D1"/>
    <w:rsid w:val="15475363"/>
    <w:rsid w:val="155634BE"/>
    <w:rsid w:val="15682FE0"/>
    <w:rsid w:val="156FC7DB"/>
    <w:rsid w:val="157060BE"/>
    <w:rsid w:val="157868E6"/>
    <w:rsid w:val="157CD7FC"/>
    <w:rsid w:val="1584085A"/>
    <w:rsid w:val="159740E0"/>
    <w:rsid w:val="1597F741"/>
    <w:rsid w:val="1599CCA6"/>
    <w:rsid w:val="159B9256"/>
    <w:rsid w:val="15A086AA"/>
    <w:rsid w:val="15A240A6"/>
    <w:rsid w:val="15A77F12"/>
    <w:rsid w:val="15A92CC3"/>
    <w:rsid w:val="15AAC33D"/>
    <w:rsid w:val="15ABEB00"/>
    <w:rsid w:val="15B050A1"/>
    <w:rsid w:val="15B35D71"/>
    <w:rsid w:val="15B549D7"/>
    <w:rsid w:val="15B6E5A9"/>
    <w:rsid w:val="15B90071"/>
    <w:rsid w:val="15BDCFD7"/>
    <w:rsid w:val="15C2EF1F"/>
    <w:rsid w:val="15CC849D"/>
    <w:rsid w:val="15CC8AF0"/>
    <w:rsid w:val="15CE1F7E"/>
    <w:rsid w:val="15CE85D3"/>
    <w:rsid w:val="15F58980"/>
    <w:rsid w:val="15FEF22E"/>
    <w:rsid w:val="1601E57B"/>
    <w:rsid w:val="1605820F"/>
    <w:rsid w:val="16062FB2"/>
    <w:rsid w:val="1612F6E6"/>
    <w:rsid w:val="162DDE64"/>
    <w:rsid w:val="16308F6C"/>
    <w:rsid w:val="1632A6F2"/>
    <w:rsid w:val="1633183E"/>
    <w:rsid w:val="1636F69D"/>
    <w:rsid w:val="163DEC9A"/>
    <w:rsid w:val="1640A42B"/>
    <w:rsid w:val="164582D2"/>
    <w:rsid w:val="164E32D3"/>
    <w:rsid w:val="16587B7B"/>
    <w:rsid w:val="16639AF4"/>
    <w:rsid w:val="167E1152"/>
    <w:rsid w:val="1684481C"/>
    <w:rsid w:val="168FCD3A"/>
    <w:rsid w:val="169E4CE4"/>
    <w:rsid w:val="16B58A2D"/>
    <w:rsid w:val="16BEC372"/>
    <w:rsid w:val="16C278B4"/>
    <w:rsid w:val="16C721A6"/>
    <w:rsid w:val="16CA4AC9"/>
    <w:rsid w:val="16D0B965"/>
    <w:rsid w:val="16D3341A"/>
    <w:rsid w:val="16D5C19D"/>
    <w:rsid w:val="17031E51"/>
    <w:rsid w:val="170878F1"/>
    <w:rsid w:val="170EEE0B"/>
    <w:rsid w:val="171A1762"/>
    <w:rsid w:val="172028E2"/>
    <w:rsid w:val="173429DC"/>
    <w:rsid w:val="17343287"/>
    <w:rsid w:val="173C570B"/>
    <w:rsid w:val="173D934D"/>
    <w:rsid w:val="17404882"/>
    <w:rsid w:val="174162CC"/>
    <w:rsid w:val="17542DC4"/>
    <w:rsid w:val="175A630C"/>
    <w:rsid w:val="175D468D"/>
    <w:rsid w:val="1769DA10"/>
    <w:rsid w:val="176EEBBA"/>
    <w:rsid w:val="17862849"/>
    <w:rsid w:val="17A433D6"/>
    <w:rsid w:val="17A9E9BD"/>
    <w:rsid w:val="17B657D0"/>
    <w:rsid w:val="17C0AB90"/>
    <w:rsid w:val="17C20D06"/>
    <w:rsid w:val="17C4EF42"/>
    <w:rsid w:val="17C9AEC5"/>
    <w:rsid w:val="17D84728"/>
    <w:rsid w:val="17DF1859"/>
    <w:rsid w:val="17E47591"/>
    <w:rsid w:val="17ECE696"/>
    <w:rsid w:val="17F0602D"/>
    <w:rsid w:val="17FB3F98"/>
    <w:rsid w:val="1808B3AB"/>
    <w:rsid w:val="180EECA6"/>
    <w:rsid w:val="1810BBD0"/>
    <w:rsid w:val="1816227C"/>
    <w:rsid w:val="181E0940"/>
    <w:rsid w:val="1825AB3C"/>
    <w:rsid w:val="182B25AA"/>
    <w:rsid w:val="1835532D"/>
    <w:rsid w:val="1839DFF5"/>
    <w:rsid w:val="183C6081"/>
    <w:rsid w:val="1844F0CA"/>
    <w:rsid w:val="184EF15C"/>
    <w:rsid w:val="185663F5"/>
    <w:rsid w:val="185F2524"/>
    <w:rsid w:val="18611914"/>
    <w:rsid w:val="186AA3CE"/>
    <w:rsid w:val="1871C533"/>
    <w:rsid w:val="187888AE"/>
    <w:rsid w:val="187A6AD7"/>
    <w:rsid w:val="187A785A"/>
    <w:rsid w:val="187DB36E"/>
    <w:rsid w:val="187E856E"/>
    <w:rsid w:val="188A0B46"/>
    <w:rsid w:val="1898F5B6"/>
    <w:rsid w:val="189983F1"/>
    <w:rsid w:val="18A1B744"/>
    <w:rsid w:val="18A1C259"/>
    <w:rsid w:val="18AD2711"/>
    <w:rsid w:val="18B9A686"/>
    <w:rsid w:val="18BAA8CD"/>
    <w:rsid w:val="18BB0ED9"/>
    <w:rsid w:val="18BE6DE8"/>
    <w:rsid w:val="18C48364"/>
    <w:rsid w:val="18CA4A0B"/>
    <w:rsid w:val="18D114CA"/>
    <w:rsid w:val="18D8276C"/>
    <w:rsid w:val="18EA1839"/>
    <w:rsid w:val="18F4EBBE"/>
    <w:rsid w:val="18F780D1"/>
    <w:rsid w:val="18F8B342"/>
    <w:rsid w:val="190744AE"/>
    <w:rsid w:val="19104A33"/>
    <w:rsid w:val="1918DC69"/>
    <w:rsid w:val="192A1BB0"/>
    <w:rsid w:val="192E2CB2"/>
    <w:rsid w:val="192EADBF"/>
    <w:rsid w:val="1933647A"/>
    <w:rsid w:val="193972FC"/>
    <w:rsid w:val="1945D4A6"/>
    <w:rsid w:val="1954C2D1"/>
    <w:rsid w:val="196499CC"/>
    <w:rsid w:val="196D97FE"/>
    <w:rsid w:val="19725716"/>
    <w:rsid w:val="197C21AA"/>
    <w:rsid w:val="1986A2C0"/>
    <w:rsid w:val="19917A3F"/>
    <w:rsid w:val="1997DB6A"/>
    <w:rsid w:val="19A2D090"/>
    <w:rsid w:val="19A99518"/>
    <w:rsid w:val="19ABC3F4"/>
    <w:rsid w:val="19AFBC36"/>
    <w:rsid w:val="19B9CF94"/>
    <w:rsid w:val="19BB593C"/>
    <w:rsid w:val="19C8BC30"/>
    <w:rsid w:val="19DAB907"/>
    <w:rsid w:val="19E30F8E"/>
    <w:rsid w:val="19FB1599"/>
    <w:rsid w:val="19FE1782"/>
    <w:rsid w:val="19FF725A"/>
    <w:rsid w:val="1A03E086"/>
    <w:rsid w:val="1A09134C"/>
    <w:rsid w:val="1A16AE5D"/>
    <w:rsid w:val="1A27AEDF"/>
    <w:rsid w:val="1A44CDC3"/>
    <w:rsid w:val="1A463717"/>
    <w:rsid w:val="1A4BDA09"/>
    <w:rsid w:val="1A4C102E"/>
    <w:rsid w:val="1A52F602"/>
    <w:rsid w:val="1A595292"/>
    <w:rsid w:val="1A5B8883"/>
    <w:rsid w:val="1A5F05EF"/>
    <w:rsid w:val="1A6C9CEF"/>
    <w:rsid w:val="1A73F7CD"/>
    <w:rsid w:val="1A81E1D0"/>
    <w:rsid w:val="1A83DD8E"/>
    <w:rsid w:val="1A84840E"/>
    <w:rsid w:val="1A89D37D"/>
    <w:rsid w:val="1A8ADAF4"/>
    <w:rsid w:val="1A8D202A"/>
    <w:rsid w:val="1A96102B"/>
    <w:rsid w:val="1AA30BCC"/>
    <w:rsid w:val="1AA7DA73"/>
    <w:rsid w:val="1AAF135F"/>
    <w:rsid w:val="1AB364DE"/>
    <w:rsid w:val="1ABE4E16"/>
    <w:rsid w:val="1AC9B099"/>
    <w:rsid w:val="1ADB53FA"/>
    <w:rsid w:val="1ADF6C0C"/>
    <w:rsid w:val="1AECBECB"/>
    <w:rsid w:val="1AF07394"/>
    <w:rsid w:val="1AF47E3E"/>
    <w:rsid w:val="1AF91A83"/>
    <w:rsid w:val="1AFEECA8"/>
    <w:rsid w:val="1B03AFB4"/>
    <w:rsid w:val="1B117B81"/>
    <w:rsid w:val="1B14905B"/>
    <w:rsid w:val="1B1A7636"/>
    <w:rsid w:val="1B21CBB9"/>
    <w:rsid w:val="1B22155A"/>
    <w:rsid w:val="1B2F495A"/>
    <w:rsid w:val="1B38964C"/>
    <w:rsid w:val="1B3ED448"/>
    <w:rsid w:val="1B3EF1CB"/>
    <w:rsid w:val="1B440718"/>
    <w:rsid w:val="1B46601C"/>
    <w:rsid w:val="1B4D4002"/>
    <w:rsid w:val="1B555516"/>
    <w:rsid w:val="1B565BB1"/>
    <w:rsid w:val="1B5A6E98"/>
    <w:rsid w:val="1B5F3C3E"/>
    <w:rsid w:val="1B687B6C"/>
    <w:rsid w:val="1B6AB3F2"/>
    <w:rsid w:val="1B6EAEC3"/>
    <w:rsid w:val="1B73B192"/>
    <w:rsid w:val="1B81647E"/>
    <w:rsid w:val="1B8411EB"/>
    <w:rsid w:val="1B8759DA"/>
    <w:rsid w:val="1B8DB882"/>
    <w:rsid w:val="1B95B9E9"/>
    <w:rsid w:val="1BA02329"/>
    <w:rsid w:val="1BACAE61"/>
    <w:rsid w:val="1BB2191C"/>
    <w:rsid w:val="1BE0B6C1"/>
    <w:rsid w:val="1BEC3BEC"/>
    <w:rsid w:val="1BF2AF9B"/>
    <w:rsid w:val="1BF3BBD7"/>
    <w:rsid w:val="1BF60EAA"/>
    <w:rsid w:val="1BFF4A94"/>
    <w:rsid w:val="1C0CE434"/>
    <w:rsid w:val="1C0F24E4"/>
    <w:rsid w:val="1C1174D3"/>
    <w:rsid w:val="1C1BAAEC"/>
    <w:rsid w:val="1C204829"/>
    <w:rsid w:val="1C40649F"/>
    <w:rsid w:val="1C40710F"/>
    <w:rsid w:val="1C53651D"/>
    <w:rsid w:val="1C59996C"/>
    <w:rsid w:val="1C5D9FF8"/>
    <w:rsid w:val="1C84E642"/>
    <w:rsid w:val="1C995DBC"/>
    <w:rsid w:val="1C99D886"/>
    <w:rsid w:val="1C9B5EC0"/>
    <w:rsid w:val="1CA054D5"/>
    <w:rsid w:val="1CA6043B"/>
    <w:rsid w:val="1CB0A90E"/>
    <w:rsid w:val="1CB24C07"/>
    <w:rsid w:val="1CB3C26C"/>
    <w:rsid w:val="1CB554A0"/>
    <w:rsid w:val="1CD7CF7A"/>
    <w:rsid w:val="1CF68394"/>
    <w:rsid w:val="1CFAEF05"/>
    <w:rsid w:val="1CFE6456"/>
    <w:rsid w:val="1D068453"/>
    <w:rsid w:val="1D06FC44"/>
    <w:rsid w:val="1D0B9561"/>
    <w:rsid w:val="1D16ABAD"/>
    <w:rsid w:val="1D1D34DF"/>
    <w:rsid w:val="1D22C6A3"/>
    <w:rsid w:val="1D36E796"/>
    <w:rsid w:val="1D44E5D8"/>
    <w:rsid w:val="1D49C952"/>
    <w:rsid w:val="1D502830"/>
    <w:rsid w:val="1D637A4E"/>
    <w:rsid w:val="1D646058"/>
    <w:rsid w:val="1D67359E"/>
    <w:rsid w:val="1D680699"/>
    <w:rsid w:val="1D6885BD"/>
    <w:rsid w:val="1D7B7425"/>
    <w:rsid w:val="1D91DF0B"/>
    <w:rsid w:val="1DAB988F"/>
    <w:rsid w:val="1DB22610"/>
    <w:rsid w:val="1DC85CE1"/>
    <w:rsid w:val="1DD80156"/>
    <w:rsid w:val="1DD823D8"/>
    <w:rsid w:val="1DDE1164"/>
    <w:rsid w:val="1DF58941"/>
    <w:rsid w:val="1E0ED996"/>
    <w:rsid w:val="1E20EC15"/>
    <w:rsid w:val="1E2AA13B"/>
    <w:rsid w:val="1E30956E"/>
    <w:rsid w:val="1E32B45D"/>
    <w:rsid w:val="1E3680B8"/>
    <w:rsid w:val="1E3D3319"/>
    <w:rsid w:val="1E412BC2"/>
    <w:rsid w:val="1E491C43"/>
    <w:rsid w:val="1E4E66DA"/>
    <w:rsid w:val="1E542D5B"/>
    <w:rsid w:val="1E61BE38"/>
    <w:rsid w:val="1E6906B1"/>
    <w:rsid w:val="1E6EF66F"/>
    <w:rsid w:val="1E7AA62F"/>
    <w:rsid w:val="1E995B50"/>
    <w:rsid w:val="1E9ACB46"/>
    <w:rsid w:val="1EA174A4"/>
    <w:rsid w:val="1EA1D54D"/>
    <w:rsid w:val="1EC0CF04"/>
    <w:rsid w:val="1ECBBD49"/>
    <w:rsid w:val="1ED22C80"/>
    <w:rsid w:val="1ED5FAC9"/>
    <w:rsid w:val="1ED71D35"/>
    <w:rsid w:val="1ED7C3EB"/>
    <w:rsid w:val="1EE0B639"/>
    <w:rsid w:val="1EE4E9CD"/>
    <w:rsid w:val="1EE95108"/>
    <w:rsid w:val="1EF4961F"/>
    <w:rsid w:val="1EF7D06B"/>
    <w:rsid w:val="1EFBEBC4"/>
    <w:rsid w:val="1F0C5871"/>
    <w:rsid w:val="1F24FAC9"/>
    <w:rsid w:val="1F2AA123"/>
    <w:rsid w:val="1F2F96DE"/>
    <w:rsid w:val="1F3ABB25"/>
    <w:rsid w:val="1F3FFBEE"/>
    <w:rsid w:val="1F4BA3D1"/>
    <w:rsid w:val="1F57471E"/>
    <w:rsid w:val="1F5959BD"/>
    <w:rsid w:val="1F5F3FA9"/>
    <w:rsid w:val="1F721D84"/>
    <w:rsid w:val="1F74712B"/>
    <w:rsid w:val="1F85D837"/>
    <w:rsid w:val="1F909CE3"/>
    <w:rsid w:val="1F930D60"/>
    <w:rsid w:val="1F990501"/>
    <w:rsid w:val="1F9D427F"/>
    <w:rsid w:val="1FA4B9D4"/>
    <w:rsid w:val="1FC73F7A"/>
    <w:rsid w:val="1FD7B19A"/>
    <w:rsid w:val="1FD9E66F"/>
    <w:rsid w:val="1FE70512"/>
    <w:rsid w:val="1FE8781A"/>
    <w:rsid w:val="1FF574BC"/>
    <w:rsid w:val="1FFAB074"/>
    <w:rsid w:val="1FFD8E99"/>
    <w:rsid w:val="20167690"/>
    <w:rsid w:val="201C158A"/>
    <w:rsid w:val="20224FD6"/>
    <w:rsid w:val="2024FCB8"/>
    <w:rsid w:val="2025888D"/>
    <w:rsid w:val="202ABC32"/>
    <w:rsid w:val="202D08E6"/>
    <w:rsid w:val="205A8169"/>
    <w:rsid w:val="206E0853"/>
    <w:rsid w:val="20705D18"/>
    <w:rsid w:val="2085EFE1"/>
    <w:rsid w:val="20893C96"/>
    <w:rsid w:val="208DF084"/>
    <w:rsid w:val="2095E0B4"/>
    <w:rsid w:val="209820F2"/>
    <w:rsid w:val="2099E7BD"/>
    <w:rsid w:val="209A3DF4"/>
    <w:rsid w:val="209B4A3D"/>
    <w:rsid w:val="20A21369"/>
    <w:rsid w:val="20AFA933"/>
    <w:rsid w:val="20B0C099"/>
    <w:rsid w:val="20B22769"/>
    <w:rsid w:val="20BC0263"/>
    <w:rsid w:val="20D031FA"/>
    <w:rsid w:val="20DD9CC2"/>
    <w:rsid w:val="20EC9560"/>
    <w:rsid w:val="20F8F04E"/>
    <w:rsid w:val="20F91AC9"/>
    <w:rsid w:val="20FB100A"/>
    <w:rsid w:val="2107B323"/>
    <w:rsid w:val="2109FAB6"/>
    <w:rsid w:val="210C77D5"/>
    <w:rsid w:val="2111C233"/>
    <w:rsid w:val="211C0D5F"/>
    <w:rsid w:val="211F6537"/>
    <w:rsid w:val="21228477"/>
    <w:rsid w:val="213BF4F4"/>
    <w:rsid w:val="214613FC"/>
    <w:rsid w:val="21588CD7"/>
    <w:rsid w:val="2158B144"/>
    <w:rsid w:val="217D8ABB"/>
    <w:rsid w:val="217FDC1E"/>
    <w:rsid w:val="21995EFA"/>
    <w:rsid w:val="21A10C1A"/>
    <w:rsid w:val="21B459F2"/>
    <w:rsid w:val="21BE6331"/>
    <w:rsid w:val="21BEA244"/>
    <w:rsid w:val="21C19D3C"/>
    <w:rsid w:val="21D0112E"/>
    <w:rsid w:val="21DB643C"/>
    <w:rsid w:val="21EDFB79"/>
    <w:rsid w:val="21F72D24"/>
    <w:rsid w:val="2212A4E7"/>
    <w:rsid w:val="222A448B"/>
    <w:rsid w:val="2242FDD4"/>
    <w:rsid w:val="224C7E1A"/>
    <w:rsid w:val="2274882F"/>
    <w:rsid w:val="2275C3E8"/>
    <w:rsid w:val="229568B1"/>
    <w:rsid w:val="2298320F"/>
    <w:rsid w:val="22999B3A"/>
    <w:rsid w:val="22AC24E9"/>
    <w:rsid w:val="22BD928E"/>
    <w:rsid w:val="22C5E60E"/>
    <w:rsid w:val="22D38BDF"/>
    <w:rsid w:val="22DAD268"/>
    <w:rsid w:val="22ECA7F3"/>
    <w:rsid w:val="22F4F7ED"/>
    <w:rsid w:val="2304DD76"/>
    <w:rsid w:val="23069B45"/>
    <w:rsid w:val="2311E3C9"/>
    <w:rsid w:val="23149CE5"/>
    <w:rsid w:val="231C345B"/>
    <w:rsid w:val="2320A4DA"/>
    <w:rsid w:val="23352F5B"/>
    <w:rsid w:val="2339750C"/>
    <w:rsid w:val="233A1E82"/>
    <w:rsid w:val="235C1FDD"/>
    <w:rsid w:val="235D156B"/>
    <w:rsid w:val="235F3B62"/>
    <w:rsid w:val="2376DE9C"/>
    <w:rsid w:val="237F1DE5"/>
    <w:rsid w:val="238700AE"/>
    <w:rsid w:val="2399DB0C"/>
    <w:rsid w:val="23A72920"/>
    <w:rsid w:val="23A924E3"/>
    <w:rsid w:val="23B43262"/>
    <w:rsid w:val="23BCC7CD"/>
    <w:rsid w:val="23BD41ED"/>
    <w:rsid w:val="23C1604E"/>
    <w:rsid w:val="23C51887"/>
    <w:rsid w:val="23C8C26A"/>
    <w:rsid w:val="23D03060"/>
    <w:rsid w:val="23D1F170"/>
    <w:rsid w:val="23EB05B7"/>
    <w:rsid w:val="23F74334"/>
    <w:rsid w:val="23F9E121"/>
    <w:rsid w:val="2401CA9B"/>
    <w:rsid w:val="2402EDF8"/>
    <w:rsid w:val="240AF638"/>
    <w:rsid w:val="240DAD6A"/>
    <w:rsid w:val="240E10FE"/>
    <w:rsid w:val="24137F35"/>
    <w:rsid w:val="2419D9E5"/>
    <w:rsid w:val="242392BF"/>
    <w:rsid w:val="242D042C"/>
    <w:rsid w:val="2432B0CC"/>
    <w:rsid w:val="2433542A"/>
    <w:rsid w:val="2446A5DC"/>
    <w:rsid w:val="24706EDF"/>
    <w:rsid w:val="247220E4"/>
    <w:rsid w:val="2475B74D"/>
    <w:rsid w:val="24763CA0"/>
    <w:rsid w:val="247AAA7E"/>
    <w:rsid w:val="24821DF9"/>
    <w:rsid w:val="2486D46C"/>
    <w:rsid w:val="248DA524"/>
    <w:rsid w:val="2490C84E"/>
    <w:rsid w:val="24A21547"/>
    <w:rsid w:val="24A676EC"/>
    <w:rsid w:val="24A98A6D"/>
    <w:rsid w:val="24B2028E"/>
    <w:rsid w:val="24B490C2"/>
    <w:rsid w:val="24B61CF3"/>
    <w:rsid w:val="24B73780"/>
    <w:rsid w:val="24BB3254"/>
    <w:rsid w:val="24CF6C57"/>
    <w:rsid w:val="24D25A0A"/>
    <w:rsid w:val="24D76910"/>
    <w:rsid w:val="24DC078B"/>
    <w:rsid w:val="24DFF9F8"/>
    <w:rsid w:val="24E819EC"/>
    <w:rsid w:val="24ED70BD"/>
    <w:rsid w:val="24EE064E"/>
    <w:rsid w:val="24F89BB9"/>
    <w:rsid w:val="24F9270C"/>
    <w:rsid w:val="24FF02B7"/>
    <w:rsid w:val="25061A91"/>
    <w:rsid w:val="250BB790"/>
    <w:rsid w:val="25136D70"/>
    <w:rsid w:val="252AB27A"/>
    <w:rsid w:val="2530B8E1"/>
    <w:rsid w:val="2537036C"/>
    <w:rsid w:val="253C9251"/>
    <w:rsid w:val="253F8858"/>
    <w:rsid w:val="254FE102"/>
    <w:rsid w:val="2564F32C"/>
    <w:rsid w:val="2567B9D4"/>
    <w:rsid w:val="256F2AAD"/>
    <w:rsid w:val="25831A56"/>
    <w:rsid w:val="2593B26D"/>
    <w:rsid w:val="259E1E6A"/>
    <w:rsid w:val="25A2A942"/>
    <w:rsid w:val="25A8A9B6"/>
    <w:rsid w:val="25AF72E4"/>
    <w:rsid w:val="25B90001"/>
    <w:rsid w:val="25BB13C3"/>
    <w:rsid w:val="25BD185A"/>
    <w:rsid w:val="25C48249"/>
    <w:rsid w:val="25C80B53"/>
    <w:rsid w:val="25E6651C"/>
    <w:rsid w:val="26020630"/>
    <w:rsid w:val="260660CE"/>
    <w:rsid w:val="260A3C6A"/>
    <w:rsid w:val="260B5038"/>
    <w:rsid w:val="26151E4D"/>
    <w:rsid w:val="26310836"/>
    <w:rsid w:val="26329EAE"/>
    <w:rsid w:val="263680FE"/>
    <w:rsid w:val="263B1B73"/>
    <w:rsid w:val="264613A5"/>
    <w:rsid w:val="264AE318"/>
    <w:rsid w:val="26570E05"/>
    <w:rsid w:val="2658BEC5"/>
    <w:rsid w:val="265B54E0"/>
    <w:rsid w:val="265C2D44"/>
    <w:rsid w:val="26600595"/>
    <w:rsid w:val="266FCB7B"/>
    <w:rsid w:val="26709DD5"/>
    <w:rsid w:val="2678956C"/>
    <w:rsid w:val="267B26F7"/>
    <w:rsid w:val="267B33F5"/>
    <w:rsid w:val="267D88E8"/>
    <w:rsid w:val="26804E9E"/>
    <w:rsid w:val="26824FA3"/>
    <w:rsid w:val="2682CE4F"/>
    <w:rsid w:val="2684C6AF"/>
    <w:rsid w:val="26895A58"/>
    <w:rsid w:val="2694F76D"/>
    <w:rsid w:val="269A384A"/>
    <w:rsid w:val="269AA848"/>
    <w:rsid w:val="269EFC78"/>
    <w:rsid w:val="26A06030"/>
    <w:rsid w:val="26B82ACA"/>
    <w:rsid w:val="26C1ABFE"/>
    <w:rsid w:val="26D62CBB"/>
    <w:rsid w:val="26D9F4C3"/>
    <w:rsid w:val="26DA225D"/>
    <w:rsid w:val="26DAC60E"/>
    <w:rsid w:val="26DE7047"/>
    <w:rsid w:val="26E3563D"/>
    <w:rsid w:val="26E6160A"/>
    <w:rsid w:val="26FDA691"/>
    <w:rsid w:val="270967A5"/>
    <w:rsid w:val="272A9336"/>
    <w:rsid w:val="272B56EE"/>
    <w:rsid w:val="2738816E"/>
    <w:rsid w:val="2741D57D"/>
    <w:rsid w:val="2746718D"/>
    <w:rsid w:val="27473D58"/>
    <w:rsid w:val="274AC5A8"/>
    <w:rsid w:val="27538B8C"/>
    <w:rsid w:val="275F3129"/>
    <w:rsid w:val="2768D9D4"/>
    <w:rsid w:val="27BA1F7B"/>
    <w:rsid w:val="27BC6928"/>
    <w:rsid w:val="27BD0026"/>
    <w:rsid w:val="27D2515F"/>
    <w:rsid w:val="280EC8E5"/>
    <w:rsid w:val="2825117F"/>
    <w:rsid w:val="28256042"/>
    <w:rsid w:val="2825604A"/>
    <w:rsid w:val="2825AC05"/>
    <w:rsid w:val="28293552"/>
    <w:rsid w:val="28376D71"/>
    <w:rsid w:val="28385725"/>
    <w:rsid w:val="283F52B2"/>
    <w:rsid w:val="284626A6"/>
    <w:rsid w:val="2846AB83"/>
    <w:rsid w:val="2849AEEB"/>
    <w:rsid w:val="28588E06"/>
    <w:rsid w:val="285BCE24"/>
    <w:rsid w:val="285EA0F2"/>
    <w:rsid w:val="28687D5F"/>
    <w:rsid w:val="2891E238"/>
    <w:rsid w:val="2898B508"/>
    <w:rsid w:val="2899860F"/>
    <w:rsid w:val="28999F03"/>
    <w:rsid w:val="289E1B28"/>
    <w:rsid w:val="28A05F01"/>
    <w:rsid w:val="28A5D5C4"/>
    <w:rsid w:val="28B9FED1"/>
    <w:rsid w:val="28C1CF65"/>
    <w:rsid w:val="28C54618"/>
    <w:rsid w:val="28C58B70"/>
    <w:rsid w:val="28C5F41B"/>
    <w:rsid w:val="28C6FFB5"/>
    <w:rsid w:val="28D23EDF"/>
    <w:rsid w:val="28E11E8D"/>
    <w:rsid w:val="28EE6599"/>
    <w:rsid w:val="29013C5B"/>
    <w:rsid w:val="290621EF"/>
    <w:rsid w:val="2906C4FD"/>
    <w:rsid w:val="290F4C99"/>
    <w:rsid w:val="291EF417"/>
    <w:rsid w:val="29289C2A"/>
    <w:rsid w:val="2928B4CF"/>
    <w:rsid w:val="292A0A04"/>
    <w:rsid w:val="292D7465"/>
    <w:rsid w:val="293017B3"/>
    <w:rsid w:val="2934A803"/>
    <w:rsid w:val="293D5AB4"/>
    <w:rsid w:val="295190AA"/>
    <w:rsid w:val="2953F4DE"/>
    <w:rsid w:val="29663107"/>
    <w:rsid w:val="297CFB90"/>
    <w:rsid w:val="297DB467"/>
    <w:rsid w:val="298398EE"/>
    <w:rsid w:val="2985B741"/>
    <w:rsid w:val="298F52DF"/>
    <w:rsid w:val="2992F5A2"/>
    <w:rsid w:val="299C20CD"/>
    <w:rsid w:val="29A0E1C2"/>
    <w:rsid w:val="29A22CDA"/>
    <w:rsid w:val="29A75E76"/>
    <w:rsid w:val="29B01B4B"/>
    <w:rsid w:val="29B1C6C5"/>
    <w:rsid w:val="29B66E8C"/>
    <w:rsid w:val="29BEF448"/>
    <w:rsid w:val="29C263EC"/>
    <w:rsid w:val="29C63DA6"/>
    <w:rsid w:val="29C71C80"/>
    <w:rsid w:val="29CBBFED"/>
    <w:rsid w:val="29CE61A7"/>
    <w:rsid w:val="29D6BDA1"/>
    <w:rsid w:val="29ECBE73"/>
    <w:rsid w:val="29F3C83D"/>
    <w:rsid w:val="29F3DAF6"/>
    <w:rsid w:val="29F8817B"/>
    <w:rsid w:val="29FA7153"/>
    <w:rsid w:val="29FB0C08"/>
    <w:rsid w:val="2A091F47"/>
    <w:rsid w:val="2A1BF1F9"/>
    <w:rsid w:val="2A1FC207"/>
    <w:rsid w:val="2A355670"/>
    <w:rsid w:val="2A369306"/>
    <w:rsid w:val="2A3C70D2"/>
    <w:rsid w:val="2A4290E6"/>
    <w:rsid w:val="2A4B78CC"/>
    <w:rsid w:val="2A548526"/>
    <w:rsid w:val="2A739551"/>
    <w:rsid w:val="2A84DC74"/>
    <w:rsid w:val="2A86AA37"/>
    <w:rsid w:val="2A8A1B97"/>
    <w:rsid w:val="2AB84E5A"/>
    <w:rsid w:val="2AB953B0"/>
    <w:rsid w:val="2ABE9466"/>
    <w:rsid w:val="2AC1A150"/>
    <w:rsid w:val="2ACA9903"/>
    <w:rsid w:val="2ACB5C8E"/>
    <w:rsid w:val="2AD474AF"/>
    <w:rsid w:val="2AE0BDB9"/>
    <w:rsid w:val="2AEFC49F"/>
    <w:rsid w:val="2AF41F48"/>
    <w:rsid w:val="2AF6484C"/>
    <w:rsid w:val="2B068B99"/>
    <w:rsid w:val="2B0DC3AC"/>
    <w:rsid w:val="2B0FBADE"/>
    <w:rsid w:val="2B10A096"/>
    <w:rsid w:val="2B17A864"/>
    <w:rsid w:val="2B20DBE5"/>
    <w:rsid w:val="2B228944"/>
    <w:rsid w:val="2B26FA7E"/>
    <w:rsid w:val="2B3B6437"/>
    <w:rsid w:val="2B3EFC0F"/>
    <w:rsid w:val="2B77BB72"/>
    <w:rsid w:val="2B8285A5"/>
    <w:rsid w:val="2B838099"/>
    <w:rsid w:val="2B8FD41C"/>
    <w:rsid w:val="2BB436C8"/>
    <w:rsid w:val="2BD3FE25"/>
    <w:rsid w:val="2BD4F996"/>
    <w:rsid w:val="2BE1471F"/>
    <w:rsid w:val="2BE2AB57"/>
    <w:rsid w:val="2BF6A863"/>
    <w:rsid w:val="2BF90A9B"/>
    <w:rsid w:val="2C028B49"/>
    <w:rsid w:val="2C0B0D0B"/>
    <w:rsid w:val="2C0B496F"/>
    <w:rsid w:val="2C0D47BB"/>
    <w:rsid w:val="2C1EB468"/>
    <w:rsid w:val="2C23EE4C"/>
    <w:rsid w:val="2C371BD8"/>
    <w:rsid w:val="2C46FA22"/>
    <w:rsid w:val="2C485953"/>
    <w:rsid w:val="2C48BB05"/>
    <w:rsid w:val="2C4AE614"/>
    <w:rsid w:val="2C6650E8"/>
    <w:rsid w:val="2C6D251A"/>
    <w:rsid w:val="2C6E9EAC"/>
    <w:rsid w:val="2C7153F3"/>
    <w:rsid w:val="2C7362A3"/>
    <w:rsid w:val="2C7BA953"/>
    <w:rsid w:val="2C8EBBEB"/>
    <w:rsid w:val="2C91792C"/>
    <w:rsid w:val="2C9D319A"/>
    <w:rsid w:val="2C9D5042"/>
    <w:rsid w:val="2CA1F6AD"/>
    <w:rsid w:val="2CB5C1D0"/>
    <w:rsid w:val="2CC62519"/>
    <w:rsid w:val="2CCAB393"/>
    <w:rsid w:val="2CCD73C1"/>
    <w:rsid w:val="2D07C03A"/>
    <w:rsid w:val="2D14BA97"/>
    <w:rsid w:val="2D1883D4"/>
    <w:rsid w:val="2D1D200E"/>
    <w:rsid w:val="2D39732A"/>
    <w:rsid w:val="2D4EAF23"/>
    <w:rsid w:val="2D5F3BA4"/>
    <w:rsid w:val="2D5F7539"/>
    <w:rsid w:val="2D7A18AF"/>
    <w:rsid w:val="2D805D18"/>
    <w:rsid w:val="2D80AC5D"/>
    <w:rsid w:val="2D885D89"/>
    <w:rsid w:val="2D9197EF"/>
    <w:rsid w:val="2D96FFB8"/>
    <w:rsid w:val="2D9BA6F0"/>
    <w:rsid w:val="2D9F5ECF"/>
    <w:rsid w:val="2DA7231C"/>
    <w:rsid w:val="2DC04B79"/>
    <w:rsid w:val="2DC323A9"/>
    <w:rsid w:val="2DC850F9"/>
    <w:rsid w:val="2DCF942E"/>
    <w:rsid w:val="2DD33F0B"/>
    <w:rsid w:val="2DD99312"/>
    <w:rsid w:val="2DFB8B2C"/>
    <w:rsid w:val="2E07C48C"/>
    <w:rsid w:val="2E081926"/>
    <w:rsid w:val="2E1636CD"/>
    <w:rsid w:val="2E16E537"/>
    <w:rsid w:val="2E3920A3"/>
    <w:rsid w:val="2E409071"/>
    <w:rsid w:val="2E46377B"/>
    <w:rsid w:val="2E47BD52"/>
    <w:rsid w:val="2E533F6D"/>
    <w:rsid w:val="2E59CAEE"/>
    <w:rsid w:val="2E8E33F2"/>
    <w:rsid w:val="2E947335"/>
    <w:rsid w:val="2E961D50"/>
    <w:rsid w:val="2EA1F0E0"/>
    <w:rsid w:val="2EA3EA17"/>
    <w:rsid w:val="2EA8CA5A"/>
    <w:rsid w:val="2EAE9436"/>
    <w:rsid w:val="2EB8787E"/>
    <w:rsid w:val="2EC212F1"/>
    <w:rsid w:val="2ED42A2B"/>
    <w:rsid w:val="2ED7808E"/>
    <w:rsid w:val="2EE67E62"/>
    <w:rsid w:val="2EE8FD16"/>
    <w:rsid w:val="2EEF3599"/>
    <w:rsid w:val="2EFD28FA"/>
    <w:rsid w:val="2F018E61"/>
    <w:rsid w:val="2F105C86"/>
    <w:rsid w:val="2F1C2D79"/>
    <w:rsid w:val="2F31BC3A"/>
    <w:rsid w:val="2F39F92C"/>
    <w:rsid w:val="2F412449"/>
    <w:rsid w:val="2F425EDD"/>
    <w:rsid w:val="2F58AC8F"/>
    <w:rsid w:val="2F76ACC4"/>
    <w:rsid w:val="2F774D85"/>
    <w:rsid w:val="2F80E6B6"/>
    <w:rsid w:val="2F84A8AD"/>
    <w:rsid w:val="2F8B8BCA"/>
    <w:rsid w:val="2F8C8D91"/>
    <w:rsid w:val="2F936E16"/>
    <w:rsid w:val="2FA2D836"/>
    <w:rsid w:val="2FADB0B4"/>
    <w:rsid w:val="2FADC364"/>
    <w:rsid w:val="2FBC0093"/>
    <w:rsid w:val="2FC335C2"/>
    <w:rsid w:val="2FD2721E"/>
    <w:rsid w:val="2FD91533"/>
    <w:rsid w:val="2FE0905C"/>
    <w:rsid w:val="3009747E"/>
    <w:rsid w:val="30149E46"/>
    <w:rsid w:val="301CA515"/>
    <w:rsid w:val="3022A149"/>
    <w:rsid w:val="302A9444"/>
    <w:rsid w:val="304EBD16"/>
    <w:rsid w:val="3054EBA2"/>
    <w:rsid w:val="30554617"/>
    <w:rsid w:val="3071EF1B"/>
    <w:rsid w:val="3073432E"/>
    <w:rsid w:val="3073C3FD"/>
    <w:rsid w:val="307D85D8"/>
    <w:rsid w:val="307F78DF"/>
    <w:rsid w:val="3081002F"/>
    <w:rsid w:val="30918565"/>
    <w:rsid w:val="30A497F4"/>
    <w:rsid w:val="30B2D42A"/>
    <w:rsid w:val="30C15DFF"/>
    <w:rsid w:val="30D26E30"/>
    <w:rsid w:val="30D8CD93"/>
    <w:rsid w:val="30DAF59B"/>
    <w:rsid w:val="30E37F44"/>
    <w:rsid w:val="30F027EE"/>
    <w:rsid w:val="30F1A7EE"/>
    <w:rsid w:val="30F25ED7"/>
    <w:rsid w:val="30F2F3C5"/>
    <w:rsid w:val="30F743C8"/>
    <w:rsid w:val="30FAE098"/>
    <w:rsid w:val="31014AA1"/>
    <w:rsid w:val="310ABDFA"/>
    <w:rsid w:val="310F3BC7"/>
    <w:rsid w:val="3111EEDA"/>
    <w:rsid w:val="31127D25"/>
    <w:rsid w:val="312A05FC"/>
    <w:rsid w:val="313F3B0A"/>
    <w:rsid w:val="314AD9E4"/>
    <w:rsid w:val="314D1CE0"/>
    <w:rsid w:val="315316F8"/>
    <w:rsid w:val="31665BCF"/>
    <w:rsid w:val="316B5754"/>
    <w:rsid w:val="3173B7CD"/>
    <w:rsid w:val="3175C7F1"/>
    <w:rsid w:val="3176AE41"/>
    <w:rsid w:val="317B4C75"/>
    <w:rsid w:val="3183C671"/>
    <w:rsid w:val="3198E81B"/>
    <w:rsid w:val="31A4819D"/>
    <w:rsid w:val="31A60E79"/>
    <w:rsid w:val="31A8A979"/>
    <w:rsid w:val="31AED192"/>
    <w:rsid w:val="31B35E97"/>
    <w:rsid w:val="31B7EB4E"/>
    <w:rsid w:val="31C02E4D"/>
    <w:rsid w:val="31C568FC"/>
    <w:rsid w:val="31CC68DF"/>
    <w:rsid w:val="31D89E69"/>
    <w:rsid w:val="31DD562E"/>
    <w:rsid w:val="31E3D5DF"/>
    <w:rsid w:val="31E483F2"/>
    <w:rsid w:val="31E4EF8B"/>
    <w:rsid w:val="31E56AE1"/>
    <w:rsid w:val="31E89897"/>
    <w:rsid w:val="31F1D9CA"/>
    <w:rsid w:val="32015417"/>
    <w:rsid w:val="3209109B"/>
    <w:rsid w:val="321B1D46"/>
    <w:rsid w:val="32240F5E"/>
    <w:rsid w:val="322ABD51"/>
    <w:rsid w:val="3238C47E"/>
    <w:rsid w:val="32390D6A"/>
    <w:rsid w:val="32406855"/>
    <w:rsid w:val="324B10DF"/>
    <w:rsid w:val="32627394"/>
    <w:rsid w:val="3271839C"/>
    <w:rsid w:val="3279B943"/>
    <w:rsid w:val="32816BF9"/>
    <w:rsid w:val="3284194B"/>
    <w:rsid w:val="3289B9E9"/>
    <w:rsid w:val="329173DB"/>
    <w:rsid w:val="3293A498"/>
    <w:rsid w:val="329AF4C0"/>
    <w:rsid w:val="329DB076"/>
    <w:rsid w:val="32ADBB21"/>
    <w:rsid w:val="32BC2DAE"/>
    <w:rsid w:val="32C33E41"/>
    <w:rsid w:val="32D4834C"/>
    <w:rsid w:val="32DA78F8"/>
    <w:rsid w:val="32E48571"/>
    <w:rsid w:val="32FE36BE"/>
    <w:rsid w:val="331BCC48"/>
    <w:rsid w:val="3322CD64"/>
    <w:rsid w:val="33235575"/>
    <w:rsid w:val="3325074B"/>
    <w:rsid w:val="3325D5F6"/>
    <w:rsid w:val="332CD4CC"/>
    <w:rsid w:val="33332EE3"/>
    <w:rsid w:val="33430F49"/>
    <w:rsid w:val="334E903B"/>
    <w:rsid w:val="3379CE19"/>
    <w:rsid w:val="337F9209"/>
    <w:rsid w:val="33843E27"/>
    <w:rsid w:val="338D4EE0"/>
    <w:rsid w:val="338FF12B"/>
    <w:rsid w:val="33A4F0DA"/>
    <w:rsid w:val="33A61BD8"/>
    <w:rsid w:val="33C2E0E0"/>
    <w:rsid w:val="33C5B5B1"/>
    <w:rsid w:val="33C6DBC1"/>
    <w:rsid w:val="33CE4C81"/>
    <w:rsid w:val="33D494DF"/>
    <w:rsid w:val="33D8209D"/>
    <w:rsid w:val="33E3CDA9"/>
    <w:rsid w:val="33E5C425"/>
    <w:rsid w:val="33F25B58"/>
    <w:rsid w:val="33FC20CB"/>
    <w:rsid w:val="33FE43F5"/>
    <w:rsid w:val="3404FC38"/>
    <w:rsid w:val="3413CB4F"/>
    <w:rsid w:val="3414F186"/>
    <w:rsid w:val="34155484"/>
    <w:rsid w:val="341664A0"/>
    <w:rsid w:val="3416F713"/>
    <w:rsid w:val="34188B76"/>
    <w:rsid w:val="341BE2ED"/>
    <w:rsid w:val="3420FF48"/>
    <w:rsid w:val="3423B47D"/>
    <w:rsid w:val="342F8CFD"/>
    <w:rsid w:val="3432C14B"/>
    <w:rsid w:val="344DC22F"/>
    <w:rsid w:val="34568389"/>
    <w:rsid w:val="345A5C70"/>
    <w:rsid w:val="345B58BE"/>
    <w:rsid w:val="34609113"/>
    <w:rsid w:val="34665029"/>
    <w:rsid w:val="34746F88"/>
    <w:rsid w:val="347D7E88"/>
    <w:rsid w:val="3498BCEA"/>
    <w:rsid w:val="349EE2F8"/>
    <w:rsid w:val="34AE3EE9"/>
    <w:rsid w:val="34C246DF"/>
    <w:rsid w:val="34C711BE"/>
    <w:rsid w:val="34D6BCCE"/>
    <w:rsid w:val="34D87404"/>
    <w:rsid w:val="34E0C5B4"/>
    <w:rsid w:val="34E6E320"/>
    <w:rsid w:val="34E7CE33"/>
    <w:rsid w:val="34EA9F81"/>
    <w:rsid w:val="34F36B7E"/>
    <w:rsid w:val="34FF0370"/>
    <w:rsid w:val="350481F7"/>
    <w:rsid w:val="3517385C"/>
    <w:rsid w:val="35179427"/>
    <w:rsid w:val="351DAA03"/>
    <w:rsid w:val="3522952A"/>
    <w:rsid w:val="35285CC5"/>
    <w:rsid w:val="352EF4E9"/>
    <w:rsid w:val="3538EC41"/>
    <w:rsid w:val="35404665"/>
    <w:rsid w:val="35418522"/>
    <w:rsid w:val="3551744B"/>
    <w:rsid w:val="35523E01"/>
    <w:rsid w:val="3552BE08"/>
    <w:rsid w:val="35618612"/>
    <w:rsid w:val="356516BF"/>
    <w:rsid w:val="356EB59A"/>
    <w:rsid w:val="356EF1D3"/>
    <w:rsid w:val="35746B8D"/>
    <w:rsid w:val="35757C30"/>
    <w:rsid w:val="3579F37D"/>
    <w:rsid w:val="35933D63"/>
    <w:rsid w:val="35955052"/>
    <w:rsid w:val="35967A4D"/>
    <w:rsid w:val="35A2C046"/>
    <w:rsid w:val="35A91C27"/>
    <w:rsid w:val="35AB0025"/>
    <w:rsid w:val="35B28A0B"/>
    <w:rsid w:val="35C1BE1C"/>
    <w:rsid w:val="35C6370B"/>
    <w:rsid w:val="35CA95A9"/>
    <w:rsid w:val="35D3CE17"/>
    <w:rsid w:val="35D4BBC4"/>
    <w:rsid w:val="35D67334"/>
    <w:rsid w:val="35D7DA5E"/>
    <w:rsid w:val="35D8E370"/>
    <w:rsid w:val="35DAA613"/>
    <w:rsid w:val="35DD9319"/>
    <w:rsid w:val="35DF9164"/>
    <w:rsid w:val="35F2E9CF"/>
    <w:rsid w:val="35FF87DD"/>
    <w:rsid w:val="36092036"/>
    <w:rsid w:val="360C54D4"/>
    <w:rsid w:val="3615610A"/>
    <w:rsid w:val="361A804C"/>
    <w:rsid w:val="364D1284"/>
    <w:rsid w:val="364F1F19"/>
    <w:rsid w:val="364F6032"/>
    <w:rsid w:val="36588912"/>
    <w:rsid w:val="365F56DF"/>
    <w:rsid w:val="36643044"/>
    <w:rsid w:val="36736ACC"/>
    <w:rsid w:val="36820F09"/>
    <w:rsid w:val="3687FA87"/>
    <w:rsid w:val="368BBF3B"/>
    <w:rsid w:val="369423D0"/>
    <w:rsid w:val="36967A4D"/>
    <w:rsid w:val="369787BF"/>
    <w:rsid w:val="369CE751"/>
    <w:rsid w:val="36BBDB2E"/>
    <w:rsid w:val="36C67CB4"/>
    <w:rsid w:val="36C96AEF"/>
    <w:rsid w:val="36F95B84"/>
    <w:rsid w:val="37055814"/>
    <w:rsid w:val="37188F14"/>
    <w:rsid w:val="371F51D8"/>
    <w:rsid w:val="3720F3A0"/>
    <w:rsid w:val="3723EA6C"/>
    <w:rsid w:val="3725ECC4"/>
    <w:rsid w:val="3732C4CA"/>
    <w:rsid w:val="373F56A9"/>
    <w:rsid w:val="374B5843"/>
    <w:rsid w:val="375EC974"/>
    <w:rsid w:val="375FBA81"/>
    <w:rsid w:val="37634A92"/>
    <w:rsid w:val="376741F6"/>
    <w:rsid w:val="376E65E3"/>
    <w:rsid w:val="377DA905"/>
    <w:rsid w:val="377EFD9E"/>
    <w:rsid w:val="37812C44"/>
    <w:rsid w:val="3784B9E0"/>
    <w:rsid w:val="378971DC"/>
    <w:rsid w:val="37A21831"/>
    <w:rsid w:val="37B28043"/>
    <w:rsid w:val="37B2D4E8"/>
    <w:rsid w:val="37B4D380"/>
    <w:rsid w:val="37B60658"/>
    <w:rsid w:val="37B92DB1"/>
    <w:rsid w:val="37BD1710"/>
    <w:rsid w:val="37C72789"/>
    <w:rsid w:val="37CBDA54"/>
    <w:rsid w:val="37E9545C"/>
    <w:rsid w:val="37EAAC62"/>
    <w:rsid w:val="37EAC8D3"/>
    <w:rsid w:val="37EBB26A"/>
    <w:rsid w:val="37EE4193"/>
    <w:rsid w:val="37EF5DA8"/>
    <w:rsid w:val="37F36C7C"/>
    <w:rsid w:val="3801D9F4"/>
    <w:rsid w:val="3805D5B9"/>
    <w:rsid w:val="38090230"/>
    <w:rsid w:val="3813F2C5"/>
    <w:rsid w:val="382425A9"/>
    <w:rsid w:val="38260FF9"/>
    <w:rsid w:val="383A8FB3"/>
    <w:rsid w:val="383DFA12"/>
    <w:rsid w:val="38487E95"/>
    <w:rsid w:val="384ED91E"/>
    <w:rsid w:val="386974CD"/>
    <w:rsid w:val="386A41AB"/>
    <w:rsid w:val="38755F71"/>
    <w:rsid w:val="388295E1"/>
    <w:rsid w:val="3886AC6A"/>
    <w:rsid w:val="388E9C3E"/>
    <w:rsid w:val="3899B4F0"/>
    <w:rsid w:val="38A002C5"/>
    <w:rsid w:val="38B46B9B"/>
    <w:rsid w:val="38BD7EA8"/>
    <w:rsid w:val="38CBC593"/>
    <w:rsid w:val="38D6E07E"/>
    <w:rsid w:val="38E7CC95"/>
    <w:rsid w:val="38EA97B9"/>
    <w:rsid w:val="38F1D783"/>
    <w:rsid w:val="38FE388E"/>
    <w:rsid w:val="390288D3"/>
    <w:rsid w:val="39084956"/>
    <w:rsid w:val="3919E395"/>
    <w:rsid w:val="391E1438"/>
    <w:rsid w:val="391F529A"/>
    <w:rsid w:val="39202C3F"/>
    <w:rsid w:val="392EC9E1"/>
    <w:rsid w:val="393207D4"/>
    <w:rsid w:val="39345402"/>
    <w:rsid w:val="393C042E"/>
    <w:rsid w:val="393ED55B"/>
    <w:rsid w:val="39497E25"/>
    <w:rsid w:val="39596983"/>
    <w:rsid w:val="396134DE"/>
    <w:rsid w:val="396887AF"/>
    <w:rsid w:val="396B080F"/>
    <w:rsid w:val="396ECA54"/>
    <w:rsid w:val="396FE510"/>
    <w:rsid w:val="397DA9D0"/>
    <w:rsid w:val="398CCBF7"/>
    <w:rsid w:val="398E93CC"/>
    <w:rsid w:val="3991FBCD"/>
    <w:rsid w:val="39962547"/>
    <w:rsid w:val="399CC8DA"/>
    <w:rsid w:val="399FFCBA"/>
    <w:rsid w:val="39A640A9"/>
    <w:rsid w:val="39AC741B"/>
    <w:rsid w:val="39B106F2"/>
    <w:rsid w:val="39B78108"/>
    <w:rsid w:val="39C1F103"/>
    <w:rsid w:val="39CB5734"/>
    <w:rsid w:val="39CC1A03"/>
    <w:rsid w:val="39D75469"/>
    <w:rsid w:val="39E44EF6"/>
    <w:rsid w:val="39E80B20"/>
    <w:rsid w:val="39EED38D"/>
    <w:rsid w:val="3A0087A6"/>
    <w:rsid w:val="3A037D15"/>
    <w:rsid w:val="3A10BF98"/>
    <w:rsid w:val="3A112FD2"/>
    <w:rsid w:val="3A1DD415"/>
    <w:rsid w:val="3A261803"/>
    <w:rsid w:val="3A4DB834"/>
    <w:rsid w:val="3A57EF90"/>
    <w:rsid w:val="3A596758"/>
    <w:rsid w:val="3A5D8D86"/>
    <w:rsid w:val="3A5E56C5"/>
    <w:rsid w:val="3A62DBA9"/>
    <w:rsid w:val="3A6C3BF5"/>
    <w:rsid w:val="3A72F833"/>
    <w:rsid w:val="3A78FF42"/>
    <w:rsid w:val="3A7DC260"/>
    <w:rsid w:val="3A81D7E1"/>
    <w:rsid w:val="3AAF52E8"/>
    <w:rsid w:val="3AB487EC"/>
    <w:rsid w:val="3AB5A081"/>
    <w:rsid w:val="3AB7CA29"/>
    <w:rsid w:val="3AD53F99"/>
    <w:rsid w:val="3ADC36B2"/>
    <w:rsid w:val="3ADE774B"/>
    <w:rsid w:val="3B2199E8"/>
    <w:rsid w:val="3B3B994F"/>
    <w:rsid w:val="3B3EC4B9"/>
    <w:rsid w:val="3B44E441"/>
    <w:rsid w:val="3B49B068"/>
    <w:rsid w:val="3B4EDDAC"/>
    <w:rsid w:val="3B573DDB"/>
    <w:rsid w:val="3B57FE26"/>
    <w:rsid w:val="3B66BCB8"/>
    <w:rsid w:val="3B66BF1F"/>
    <w:rsid w:val="3B75D909"/>
    <w:rsid w:val="3B916DE2"/>
    <w:rsid w:val="3B9FA04C"/>
    <w:rsid w:val="3BA05E4F"/>
    <w:rsid w:val="3BA89B4D"/>
    <w:rsid w:val="3BAA69BF"/>
    <w:rsid w:val="3BAA868B"/>
    <w:rsid w:val="3BAE6CBA"/>
    <w:rsid w:val="3BB380C9"/>
    <w:rsid w:val="3BB8D465"/>
    <w:rsid w:val="3BC36F2C"/>
    <w:rsid w:val="3BC76BE4"/>
    <w:rsid w:val="3BCDFA77"/>
    <w:rsid w:val="3BCFA509"/>
    <w:rsid w:val="3BD30913"/>
    <w:rsid w:val="3BD5E1F7"/>
    <w:rsid w:val="3BEA71D7"/>
    <w:rsid w:val="3BF2C2FB"/>
    <w:rsid w:val="3BF464C3"/>
    <w:rsid w:val="3BFA7923"/>
    <w:rsid w:val="3BFE0F07"/>
    <w:rsid w:val="3C02B727"/>
    <w:rsid w:val="3C119E62"/>
    <w:rsid w:val="3C1B7285"/>
    <w:rsid w:val="3C1D62CD"/>
    <w:rsid w:val="3C213DAC"/>
    <w:rsid w:val="3C221408"/>
    <w:rsid w:val="3C30D043"/>
    <w:rsid w:val="3C38637E"/>
    <w:rsid w:val="3C3CC5B8"/>
    <w:rsid w:val="3C3F91D4"/>
    <w:rsid w:val="3C46C014"/>
    <w:rsid w:val="3C4B1456"/>
    <w:rsid w:val="3C4B813F"/>
    <w:rsid w:val="3C528340"/>
    <w:rsid w:val="3C5BD401"/>
    <w:rsid w:val="3C6109DE"/>
    <w:rsid w:val="3C6307F7"/>
    <w:rsid w:val="3C720E0D"/>
    <w:rsid w:val="3C7887AD"/>
    <w:rsid w:val="3C801453"/>
    <w:rsid w:val="3C885ABB"/>
    <w:rsid w:val="3C88906D"/>
    <w:rsid w:val="3C98D5A0"/>
    <w:rsid w:val="3C9B8853"/>
    <w:rsid w:val="3CA0C326"/>
    <w:rsid w:val="3CA1B41C"/>
    <w:rsid w:val="3CBC112C"/>
    <w:rsid w:val="3CBCC57F"/>
    <w:rsid w:val="3CCBA84B"/>
    <w:rsid w:val="3CCC673B"/>
    <w:rsid w:val="3CD7D129"/>
    <w:rsid w:val="3CDF8124"/>
    <w:rsid w:val="3CE763E8"/>
    <w:rsid w:val="3CEFA6AB"/>
    <w:rsid w:val="3CF00D16"/>
    <w:rsid w:val="3CFB706A"/>
    <w:rsid w:val="3D008C45"/>
    <w:rsid w:val="3D070EED"/>
    <w:rsid w:val="3D1E06B7"/>
    <w:rsid w:val="3D24FB2D"/>
    <w:rsid w:val="3D2E37A7"/>
    <w:rsid w:val="3D316407"/>
    <w:rsid w:val="3D31CBE4"/>
    <w:rsid w:val="3D336EAA"/>
    <w:rsid w:val="3D3551AA"/>
    <w:rsid w:val="3D484036"/>
    <w:rsid w:val="3D4E5976"/>
    <w:rsid w:val="3D66037E"/>
    <w:rsid w:val="3D687A5F"/>
    <w:rsid w:val="3D69C03B"/>
    <w:rsid w:val="3D6D034E"/>
    <w:rsid w:val="3D778A52"/>
    <w:rsid w:val="3D77A9F4"/>
    <w:rsid w:val="3D8664C5"/>
    <w:rsid w:val="3D87F42E"/>
    <w:rsid w:val="3D903524"/>
    <w:rsid w:val="3D9161DE"/>
    <w:rsid w:val="3D97B366"/>
    <w:rsid w:val="3D9CE9AD"/>
    <w:rsid w:val="3DA90CE5"/>
    <w:rsid w:val="3DACBE39"/>
    <w:rsid w:val="3DB21E15"/>
    <w:rsid w:val="3DB5B9C8"/>
    <w:rsid w:val="3DC5E696"/>
    <w:rsid w:val="3DC7FBED"/>
    <w:rsid w:val="3DCD2D15"/>
    <w:rsid w:val="3DCD715E"/>
    <w:rsid w:val="3DD0FF24"/>
    <w:rsid w:val="3DD4348E"/>
    <w:rsid w:val="3DD5C91E"/>
    <w:rsid w:val="3DD89550"/>
    <w:rsid w:val="3DDAF737"/>
    <w:rsid w:val="3DE3B1E2"/>
    <w:rsid w:val="3DE6D62C"/>
    <w:rsid w:val="3DE7FF24"/>
    <w:rsid w:val="3DF03A6D"/>
    <w:rsid w:val="3DFDB597"/>
    <w:rsid w:val="3E07B3A3"/>
    <w:rsid w:val="3E0DCAE1"/>
    <w:rsid w:val="3E12FF9C"/>
    <w:rsid w:val="3E16C11E"/>
    <w:rsid w:val="3E17EF19"/>
    <w:rsid w:val="3E237EBF"/>
    <w:rsid w:val="3E2947C2"/>
    <w:rsid w:val="3E2B9FE8"/>
    <w:rsid w:val="3E35593D"/>
    <w:rsid w:val="3E41030E"/>
    <w:rsid w:val="3E457F9B"/>
    <w:rsid w:val="3E4A20BC"/>
    <w:rsid w:val="3E5E407F"/>
    <w:rsid w:val="3E650D95"/>
    <w:rsid w:val="3E66FD8D"/>
    <w:rsid w:val="3E6B40CA"/>
    <w:rsid w:val="3E6F0A02"/>
    <w:rsid w:val="3E78596A"/>
    <w:rsid w:val="3E872C81"/>
    <w:rsid w:val="3E8A931A"/>
    <w:rsid w:val="3E9B51E6"/>
    <w:rsid w:val="3E9CF4E7"/>
    <w:rsid w:val="3EA32B89"/>
    <w:rsid w:val="3EA40EF1"/>
    <w:rsid w:val="3EAA13D4"/>
    <w:rsid w:val="3EAB1FDB"/>
    <w:rsid w:val="3EB0C3E0"/>
    <w:rsid w:val="3EB8A92D"/>
    <w:rsid w:val="3ECE7349"/>
    <w:rsid w:val="3ED0CFB0"/>
    <w:rsid w:val="3ED603AC"/>
    <w:rsid w:val="3ED7410E"/>
    <w:rsid w:val="3EE4A0F5"/>
    <w:rsid w:val="3EEB6755"/>
    <w:rsid w:val="3F01B6DC"/>
    <w:rsid w:val="3F08B728"/>
    <w:rsid w:val="3F0AA9D5"/>
    <w:rsid w:val="3F0B2134"/>
    <w:rsid w:val="3F0B91A1"/>
    <w:rsid w:val="3F0FEFF6"/>
    <w:rsid w:val="3F20F7BC"/>
    <w:rsid w:val="3F22345C"/>
    <w:rsid w:val="3F3A8E0E"/>
    <w:rsid w:val="3F422EE8"/>
    <w:rsid w:val="3F5B8F82"/>
    <w:rsid w:val="3F6C0440"/>
    <w:rsid w:val="3F81C902"/>
    <w:rsid w:val="3F9EE2CE"/>
    <w:rsid w:val="3FA9B532"/>
    <w:rsid w:val="3FAA4FA3"/>
    <w:rsid w:val="3FAA78E3"/>
    <w:rsid w:val="3FAABB40"/>
    <w:rsid w:val="3FAE47EC"/>
    <w:rsid w:val="3FB09548"/>
    <w:rsid w:val="3FC77049"/>
    <w:rsid w:val="3FD7D94D"/>
    <w:rsid w:val="3FDA2052"/>
    <w:rsid w:val="3FDB3DE4"/>
    <w:rsid w:val="3FEC014C"/>
    <w:rsid w:val="3FEFCBB9"/>
    <w:rsid w:val="4002D93E"/>
    <w:rsid w:val="400BE6B4"/>
    <w:rsid w:val="40170F37"/>
    <w:rsid w:val="40185065"/>
    <w:rsid w:val="40193CB3"/>
    <w:rsid w:val="401BE3FA"/>
    <w:rsid w:val="401F3E7F"/>
    <w:rsid w:val="402443E6"/>
    <w:rsid w:val="4039564E"/>
    <w:rsid w:val="404ACA8D"/>
    <w:rsid w:val="405619C4"/>
    <w:rsid w:val="405E1F8F"/>
    <w:rsid w:val="4066513D"/>
    <w:rsid w:val="406AEE6D"/>
    <w:rsid w:val="407C3662"/>
    <w:rsid w:val="4083D174"/>
    <w:rsid w:val="4087DCDB"/>
    <w:rsid w:val="408F2C8C"/>
    <w:rsid w:val="40919F02"/>
    <w:rsid w:val="4094A7E7"/>
    <w:rsid w:val="409DBCAB"/>
    <w:rsid w:val="40A3D4B7"/>
    <w:rsid w:val="40A64722"/>
    <w:rsid w:val="40DD4D1C"/>
    <w:rsid w:val="40EEE6CF"/>
    <w:rsid w:val="40F15C7A"/>
    <w:rsid w:val="40F3CDEA"/>
    <w:rsid w:val="40F93966"/>
    <w:rsid w:val="4104B3F4"/>
    <w:rsid w:val="410A41C2"/>
    <w:rsid w:val="410C1E56"/>
    <w:rsid w:val="411A5491"/>
    <w:rsid w:val="41263D8A"/>
    <w:rsid w:val="41333CDC"/>
    <w:rsid w:val="413EC728"/>
    <w:rsid w:val="4142CD16"/>
    <w:rsid w:val="41572868"/>
    <w:rsid w:val="416A0001"/>
    <w:rsid w:val="416C68EE"/>
    <w:rsid w:val="4186C1C8"/>
    <w:rsid w:val="419212D9"/>
    <w:rsid w:val="41936355"/>
    <w:rsid w:val="4197BF74"/>
    <w:rsid w:val="419DA1C3"/>
    <w:rsid w:val="419EA99F"/>
    <w:rsid w:val="41A5A955"/>
    <w:rsid w:val="41AA2C9D"/>
    <w:rsid w:val="41ACFD59"/>
    <w:rsid w:val="41B410B1"/>
    <w:rsid w:val="41B4997B"/>
    <w:rsid w:val="41BB0EE0"/>
    <w:rsid w:val="41BEA4B3"/>
    <w:rsid w:val="41C24BE0"/>
    <w:rsid w:val="41CF7769"/>
    <w:rsid w:val="41D6EDCE"/>
    <w:rsid w:val="41D96701"/>
    <w:rsid w:val="41DC9307"/>
    <w:rsid w:val="41EBB3E2"/>
    <w:rsid w:val="41FBA800"/>
    <w:rsid w:val="42040185"/>
    <w:rsid w:val="42065AEC"/>
    <w:rsid w:val="42086800"/>
    <w:rsid w:val="422EB4A1"/>
    <w:rsid w:val="42317612"/>
    <w:rsid w:val="4232CB34"/>
    <w:rsid w:val="42356D58"/>
    <w:rsid w:val="4245E99D"/>
    <w:rsid w:val="42614777"/>
    <w:rsid w:val="426978AE"/>
    <w:rsid w:val="426C574D"/>
    <w:rsid w:val="42711262"/>
    <w:rsid w:val="427DD92F"/>
    <w:rsid w:val="429E8512"/>
    <w:rsid w:val="42A08455"/>
    <w:rsid w:val="42ACBE2C"/>
    <w:rsid w:val="42AE6FA6"/>
    <w:rsid w:val="42B217A3"/>
    <w:rsid w:val="42B234CC"/>
    <w:rsid w:val="42BA9C32"/>
    <w:rsid w:val="42BCB225"/>
    <w:rsid w:val="42C8C808"/>
    <w:rsid w:val="42E14F91"/>
    <w:rsid w:val="42EA6BEB"/>
    <w:rsid w:val="42F18B2E"/>
    <w:rsid w:val="42F7DB29"/>
    <w:rsid w:val="4302D3C0"/>
    <w:rsid w:val="43087CD8"/>
    <w:rsid w:val="4311FA90"/>
    <w:rsid w:val="431FDE86"/>
    <w:rsid w:val="432055C4"/>
    <w:rsid w:val="43211BDB"/>
    <w:rsid w:val="43218025"/>
    <w:rsid w:val="432371EB"/>
    <w:rsid w:val="432982DE"/>
    <w:rsid w:val="432A5F19"/>
    <w:rsid w:val="43302A50"/>
    <w:rsid w:val="43372BC3"/>
    <w:rsid w:val="43378C1B"/>
    <w:rsid w:val="433ADD3C"/>
    <w:rsid w:val="43448C9B"/>
    <w:rsid w:val="4356DF41"/>
    <w:rsid w:val="435F634A"/>
    <w:rsid w:val="436EC309"/>
    <w:rsid w:val="437413E0"/>
    <w:rsid w:val="437AD029"/>
    <w:rsid w:val="439E65A3"/>
    <w:rsid w:val="43AF8B09"/>
    <w:rsid w:val="43B67F7D"/>
    <w:rsid w:val="43B71BC1"/>
    <w:rsid w:val="43D344D5"/>
    <w:rsid w:val="43DA5A0D"/>
    <w:rsid w:val="43DE093C"/>
    <w:rsid w:val="43EFEB77"/>
    <w:rsid w:val="43F01E8B"/>
    <w:rsid w:val="43FA504C"/>
    <w:rsid w:val="43FE57A5"/>
    <w:rsid w:val="4417CCF5"/>
    <w:rsid w:val="441E7526"/>
    <w:rsid w:val="4422F761"/>
    <w:rsid w:val="442B96A8"/>
    <w:rsid w:val="44302942"/>
    <w:rsid w:val="4433993D"/>
    <w:rsid w:val="44439B9A"/>
    <w:rsid w:val="4444C859"/>
    <w:rsid w:val="445EE0B6"/>
    <w:rsid w:val="4463CE8A"/>
    <w:rsid w:val="44656E2C"/>
    <w:rsid w:val="44716200"/>
    <w:rsid w:val="44752818"/>
    <w:rsid w:val="449D8F5D"/>
    <w:rsid w:val="44A2746E"/>
    <w:rsid w:val="44A3E785"/>
    <w:rsid w:val="44AEAF07"/>
    <w:rsid w:val="44B04492"/>
    <w:rsid w:val="44B41868"/>
    <w:rsid w:val="44B5F9C7"/>
    <w:rsid w:val="44CD4DFE"/>
    <w:rsid w:val="44E31866"/>
    <w:rsid w:val="44F3B999"/>
    <w:rsid w:val="44F58092"/>
    <w:rsid w:val="4504945B"/>
    <w:rsid w:val="450A3B76"/>
    <w:rsid w:val="450FF03F"/>
    <w:rsid w:val="452430E0"/>
    <w:rsid w:val="4527019D"/>
    <w:rsid w:val="454D26F6"/>
    <w:rsid w:val="454F2EC3"/>
    <w:rsid w:val="455EF3B7"/>
    <w:rsid w:val="45674B79"/>
    <w:rsid w:val="4569E80C"/>
    <w:rsid w:val="458C20E2"/>
    <w:rsid w:val="458C859F"/>
    <w:rsid w:val="458CEFCC"/>
    <w:rsid w:val="4598C36F"/>
    <w:rsid w:val="4599262B"/>
    <w:rsid w:val="45A192C7"/>
    <w:rsid w:val="45A762A2"/>
    <w:rsid w:val="45AB95FA"/>
    <w:rsid w:val="45B527F8"/>
    <w:rsid w:val="45B71DF4"/>
    <w:rsid w:val="45BBE8CE"/>
    <w:rsid w:val="45CED337"/>
    <w:rsid w:val="45D962CF"/>
    <w:rsid w:val="45E098BA"/>
    <w:rsid w:val="45FEB511"/>
    <w:rsid w:val="4600D683"/>
    <w:rsid w:val="46036D33"/>
    <w:rsid w:val="46150B62"/>
    <w:rsid w:val="46198BE4"/>
    <w:rsid w:val="462E7D0F"/>
    <w:rsid w:val="462EF2C4"/>
    <w:rsid w:val="46303979"/>
    <w:rsid w:val="46383263"/>
    <w:rsid w:val="464EF83D"/>
    <w:rsid w:val="46513BB6"/>
    <w:rsid w:val="4660678B"/>
    <w:rsid w:val="4666D478"/>
    <w:rsid w:val="467D405A"/>
    <w:rsid w:val="467FEEED"/>
    <w:rsid w:val="4680F36F"/>
    <w:rsid w:val="46922FF5"/>
    <w:rsid w:val="46A82F94"/>
    <w:rsid w:val="46A871AE"/>
    <w:rsid w:val="46A96DCD"/>
    <w:rsid w:val="46BB49E0"/>
    <w:rsid w:val="46C2D1FE"/>
    <w:rsid w:val="46CA737E"/>
    <w:rsid w:val="46CE32D0"/>
    <w:rsid w:val="46D2DB87"/>
    <w:rsid w:val="46DBD923"/>
    <w:rsid w:val="46DEE676"/>
    <w:rsid w:val="46E286BA"/>
    <w:rsid w:val="46F82D11"/>
    <w:rsid w:val="471E6F0B"/>
    <w:rsid w:val="4728A3BD"/>
    <w:rsid w:val="4744C7D2"/>
    <w:rsid w:val="474F2759"/>
    <w:rsid w:val="4762C97F"/>
    <w:rsid w:val="47660A46"/>
    <w:rsid w:val="476FBDD6"/>
    <w:rsid w:val="47820921"/>
    <w:rsid w:val="47823E24"/>
    <w:rsid w:val="47957F0E"/>
    <w:rsid w:val="47A9637A"/>
    <w:rsid w:val="47AC106E"/>
    <w:rsid w:val="47B7846E"/>
    <w:rsid w:val="47E3840C"/>
    <w:rsid w:val="47E90168"/>
    <w:rsid w:val="47FCD3DA"/>
    <w:rsid w:val="480DEB23"/>
    <w:rsid w:val="4835AAE8"/>
    <w:rsid w:val="483F706F"/>
    <w:rsid w:val="4847397C"/>
    <w:rsid w:val="48485A1B"/>
    <w:rsid w:val="4851A7D2"/>
    <w:rsid w:val="4852ECEA"/>
    <w:rsid w:val="4857EC1F"/>
    <w:rsid w:val="4858AE69"/>
    <w:rsid w:val="485B2861"/>
    <w:rsid w:val="48609BEF"/>
    <w:rsid w:val="4879FBEA"/>
    <w:rsid w:val="487A60D3"/>
    <w:rsid w:val="4880E954"/>
    <w:rsid w:val="4882B91F"/>
    <w:rsid w:val="48840535"/>
    <w:rsid w:val="488FD4C3"/>
    <w:rsid w:val="4892ED0D"/>
    <w:rsid w:val="489FB9CC"/>
    <w:rsid w:val="48B1E062"/>
    <w:rsid w:val="48C06458"/>
    <w:rsid w:val="48C3E1BC"/>
    <w:rsid w:val="48CEDCFB"/>
    <w:rsid w:val="48CFCDC3"/>
    <w:rsid w:val="48D00F12"/>
    <w:rsid w:val="48D5B9AE"/>
    <w:rsid w:val="48D8CCAB"/>
    <w:rsid w:val="48E09833"/>
    <w:rsid w:val="48E9D1B5"/>
    <w:rsid w:val="48EED2F0"/>
    <w:rsid w:val="48F466FF"/>
    <w:rsid w:val="48FED670"/>
    <w:rsid w:val="4900B13C"/>
    <w:rsid w:val="49141B76"/>
    <w:rsid w:val="491AB8D2"/>
    <w:rsid w:val="493137E1"/>
    <w:rsid w:val="49333FDB"/>
    <w:rsid w:val="4936F0C7"/>
    <w:rsid w:val="493ED7BC"/>
    <w:rsid w:val="4940821B"/>
    <w:rsid w:val="4952C24D"/>
    <w:rsid w:val="4957CE8F"/>
    <w:rsid w:val="495CB860"/>
    <w:rsid w:val="4964B722"/>
    <w:rsid w:val="4967E2DE"/>
    <w:rsid w:val="497364A6"/>
    <w:rsid w:val="497E1CCF"/>
    <w:rsid w:val="497F462E"/>
    <w:rsid w:val="49973683"/>
    <w:rsid w:val="499C3F25"/>
    <w:rsid w:val="49BBCE90"/>
    <w:rsid w:val="49BF62DE"/>
    <w:rsid w:val="49D53E72"/>
    <w:rsid w:val="49D7E793"/>
    <w:rsid w:val="49D84D75"/>
    <w:rsid w:val="49E7E400"/>
    <w:rsid w:val="49F3BC80"/>
    <w:rsid w:val="49F47ECA"/>
    <w:rsid w:val="49F62FD0"/>
    <w:rsid w:val="49FF3E83"/>
    <w:rsid w:val="4A04E5BA"/>
    <w:rsid w:val="4A09F04B"/>
    <w:rsid w:val="4A239F8E"/>
    <w:rsid w:val="4A2C2083"/>
    <w:rsid w:val="4A440074"/>
    <w:rsid w:val="4A4F9226"/>
    <w:rsid w:val="4A562A0C"/>
    <w:rsid w:val="4A5E6676"/>
    <w:rsid w:val="4A61E80F"/>
    <w:rsid w:val="4A726E6C"/>
    <w:rsid w:val="4A736889"/>
    <w:rsid w:val="4A86478E"/>
    <w:rsid w:val="4A9741B1"/>
    <w:rsid w:val="4AB2FDF6"/>
    <w:rsid w:val="4AC1CC6C"/>
    <w:rsid w:val="4ACF4A8A"/>
    <w:rsid w:val="4AD5921F"/>
    <w:rsid w:val="4AEB45E0"/>
    <w:rsid w:val="4AEB8851"/>
    <w:rsid w:val="4AFD1E0E"/>
    <w:rsid w:val="4B0737FB"/>
    <w:rsid w:val="4B153534"/>
    <w:rsid w:val="4B161A77"/>
    <w:rsid w:val="4B2B0F75"/>
    <w:rsid w:val="4B2C867C"/>
    <w:rsid w:val="4B34B4B3"/>
    <w:rsid w:val="4B3BCE23"/>
    <w:rsid w:val="4B411F6F"/>
    <w:rsid w:val="4B4909B5"/>
    <w:rsid w:val="4B4B515A"/>
    <w:rsid w:val="4B4DEAEF"/>
    <w:rsid w:val="4B4E4BE6"/>
    <w:rsid w:val="4B4F9E80"/>
    <w:rsid w:val="4B568436"/>
    <w:rsid w:val="4B688634"/>
    <w:rsid w:val="4B71ADD7"/>
    <w:rsid w:val="4B722FDE"/>
    <w:rsid w:val="4B766484"/>
    <w:rsid w:val="4B83B461"/>
    <w:rsid w:val="4B8C3E49"/>
    <w:rsid w:val="4B904F2B"/>
    <w:rsid w:val="4B9666F7"/>
    <w:rsid w:val="4B983CB1"/>
    <w:rsid w:val="4BAA5C67"/>
    <w:rsid w:val="4BADC213"/>
    <w:rsid w:val="4BAF5E99"/>
    <w:rsid w:val="4BBA8B4D"/>
    <w:rsid w:val="4BC5FA77"/>
    <w:rsid w:val="4BD8BE9E"/>
    <w:rsid w:val="4BDEB195"/>
    <w:rsid w:val="4BE56BF2"/>
    <w:rsid w:val="4BEB8F3A"/>
    <w:rsid w:val="4BED7024"/>
    <w:rsid w:val="4BF38DE0"/>
    <w:rsid w:val="4BF6A76B"/>
    <w:rsid w:val="4C005BBE"/>
    <w:rsid w:val="4C06DC52"/>
    <w:rsid w:val="4C0C5FFF"/>
    <w:rsid w:val="4C265F78"/>
    <w:rsid w:val="4C2FFB8D"/>
    <w:rsid w:val="4C30130C"/>
    <w:rsid w:val="4C366236"/>
    <w:rsid w:val="4C3A15B2"/>
    <w:rsid w:val="4C3B73ED"/>
    <w:rsid w:val="4C4831C6"/>
    <w:rsid w:val="4C53F069"/>
    <w:rsid w:val="4C5FBDFB"/>
    <w:rsid w:val="4C61745C"/>
    <w:rsid w:val="4C61E055"/>
    <w:rsid w:val="4C65E457"/>
    <w:rsid w:val="4C6B5A4E"/>
    <w:rsid w:val="4C79A05F"/>
    <w:rsid w:val="4C7C72A5"/>
    <w:rsid w:val="4C86503B"/>
    <w:rsid w:val="4C8FB633"/>
    <w:rsid w:val="4C90E971"/>
    <w:rsid w:val="4C948AAB"/>
    <w:rsid w:val="4C9B1FB3"/>
    <w:rsid w:val="4C9F9B37"/>
    <w:rsid w:val="4CA4525D"/>
    <w:rsid w:val="4CAF1B95"/>
    <w:rsid w:val="4CC42DC5"/>
    <w:rsid w:val="4CDFD58C"/>
    <w:rsid w:val="4CE8A9B1"/>
    <w:rsid w:val="4CE9BB50"/>
    <w:rsid w:val="4CEAF261"/>
    <w:rsid w:val="4CF3AA39"/>
    <w:rsid w:val="4CF5B59A"/>
    <w:rsid w:val="4CFA6702"/>
    <w:rsid w:val="4CFB0188"/>
    <w:rsid w:val="4D13DE4F"/>
    <w:rsid w:val="4D1459D5"/>
    <w:rsid w:val="4D289CF7"/>
    <w:rsid w:val="4D2D067B"/>
    <w:rsid w:val="4D3EF6BF"/>
    <w:rsid w:val="4D41D888"/>
    <w:rsid w:val="4D44F586"/>
    <w:rsid w:val="4D481E94"/>
    <w:rsid w:val="4D49723A"/>
    <w:rsid w:val="4D65318B"/>
    <w:rsid w:val="4D65BABE"/>
    <w:rsid w:val="4D705160"/>
    <w:rsid w:val="4D803FF1"/>
    <w:rsid w:val="4D814F9B"/>
    <w:rsid w:val="4D81B81A"/>
    <w:rsid w:val="4D9438A8"/>
    <w:rsid w:val="4DA05FF5"/>
    <w:rsid w:val="4DA8B79D"/>
    <w:rsid w:val="4DA938F8"/>
    <w:rsid w:val="4DB11F0A"/>
    <w:rsid w:val="4DB40956"/>
    <w:rsid w:val="4DB5BA16"/>
    <w:rsid w:val="4DB60465"/>
    <w:rsid w:val="4DBDF6FA"/>
    <w:rsid w:val="4DCD31B3"/>
    <w:rsid w:val="4DE08516"/>
    <w:rsid w:val="4DE622FA"/>
    <w:rsid w:val="4DEBD55A"/>
    <w:rsid w:val="4DF32815"/>
    <w:rsid w:val="4E06D91B"/>
    <w:rsid w:val="4E0A61EA"/>
    <w:rsid w:val="4E1B934B"/>
    <w:rsid w:val="4E1FB2A8"/>
    <w:rsid w:val="4E2CB9D2"/>
    <w:rsid w:val="4E3F58EB"/>
    <w:rsid w:val="4E45576A"/>
    <w:rsid w:val="4E45B013"/>
    <w:rsid w:val="4E4C9DE1"/>
    <w:rsid w:val="4E56A4D7"/>
    <w:rsid w:val="4E58BE00"/>
    <w:rsid w:val="4E5D366C"/>
    <w:rsid w:val="4E61A2DB"/>
    <w:rsid w:val="4E6AAF47"/>
    <w:rsid w:val="4E722ACD"/>
    <w:rsid w:val="4E85ECA8"/>
    <w:rsid w:val="4E8DBBE9"/>
    <w:rsid w:val="4E8EE250"/>
    <w:rsid w:val="4E8F8385"/>
    <w:rsid w:val="4E928FE0"/>
    <w:rsid w:val="4EA9422B"/>
    <w:rsid w:val="4EA9C0E2"/>
    <w:rsid w:val="4EB7A15B"/>
    <w:rsid w:val="4EB89FEE"/>
    <w:rsid w:val="4EC4D6DA"/>
    <w:rsid w:val="4EC59707"/>
    <w:rsid w:val="4EDC4CFA"/>
    <w:rsid w:val="4EDED8B7"/>
    <w:rsid w:val="4EDF6D92"/>
    <w:rsid w:val="4EDFE4CA"/>
    <w:rsid w:val="4EF4E332"/>
    <w:rsid w:val="4EFF3DA2"/>
    <w:rsid w:val="4F06D334"/>
    <w:rsid w:val="4F128027"/>
    <w:rsid w:val="4F186236"/>
    <w:rsid w:val="4F1865FF"/>
    <w:rsid w:val="4F1C3079"/>
    <w:rsid w:val="4F2A1AE2"/>
    <w:rsid w:val="4F2F4CB0"/>
    <w:rsid w:val="4F3A2CD4"/>
    <w:rsid w:val="4F3A98BC"/>
    <w:rsid w:val="4F3BEDDE"/>
    <w:rsid w:val="4F42B7E2"/>
    <w:rsid w:val="4F43571A"/>
    <w:rsid w:val="4F4FD9B7"/>
    <w:rsid w:val="4F65A41C"/>
    <w:rsid w:val="4F6AC5CB"/>
    <w:rsid w:val="4F74A7D1"/>
    <w:rsid w:val="4F7C022B"/>
    <w:rsid w:val="4F811C71"/>
    <w:rsid w:val="4F8B3E72"/>
    <w:rsid w:val="4F91271C"/>
    <w:rsid w:val="4F973506"/>
    <w:rsid w:val="4F9BA140"/>
    <w:rsid w:val="4FA3F0D7"/>
    <w:rsid w:val="4FA538A3"/>
    <w:rsid w:val="4FAA86E2"/>
    <w:rsid w:val="4FB563B3"/>
    <w:rsid w:val="4FB61D56"/>
    <w:rsid w:val="4FBBEA7E"/>
    <w:rsid w:val="4FBC6176"/>
    <w:rsid w:val="4FBCC0C6"/>
    <w:rsid w:val="4FBDBCFD"/>
    <w:rsid w:val="4FCA13EC"/>
    <w:rsid w:val="4FFF7FD5"/>
    <w:rsid w:val="501402C1"/>
    <w:rsid w:val="501DA50F"/>
    <w:rsid w:val="5028A3D5"/>
    <w:rsid w:val="50308A8C"/>
    <w:rsid w:val="50361B7A"/>
    <w:rsid w:val="503D15FA"/>
    <w:rsid w:val="5040F2E8"/>
    <w:rsid w:val="504F53F4"/>
    <w:rsid w:val="50505013"/>
    <w:rsid w:val="5064A73D"/>
    <w:rsid w:val="5065018C"/>
    <w:rsid w:val="506785F8"/>
    <w:rsid w:val="506A6B49"/>
    <w:rsid w:val="50780FDF"/>
    <w:rsid w:val="507D388B"/>
    <w:rsid w:val="5083B1F7"/>
    <w:rsid w:val="5083DCEE"/>
    <w:rsid w:val="50888199"/>
    <w:rsid w:val="5093602E"/>
    <w:rsid w:val="509A59A2"/>
    <w:rsid w:val="50A56889"/>
    <w:rsid w:val="50AACBB1"/>
    <w:rsid w:val="50B01400"/>
    <w:rsid w:val="50B5138E"/>
    <w:rsid w:val="50C77C7C"/>
    <w:rsid w:val="50D30A97"/>
    <w:rsid w:val="50EBAA18"/>
    <w:rsid w:val="50F531B9"/>
    <w:rsid w:val="50FBC59B"/>
    <w:rsid w:val="50FCBEE6"/>
    <w:rsid w:val="510A494D"/>
    <w:rsid w:val="510EB039"/>
    <w:rsid w:val="510F2AB5"/>
    <w:rsid w:val="510FDF70"/>
    <w:rsid w:val="51180CB0"/>
    <w:rsid w:val="5121E34F"/>
    <w:rsid w:val="51298D23"/>
    <w:rsid w:val="513487F7"/>
    <w:rsid w:val="5135C3B0"/>
    <w:rsid w:val="5136E235"/>
    <w:rsid w:val="5137020F"/>
    <w:rsid w:val="513963F4"/>
    <w:rsid w:val="513B6A0A"/>
    <w:rsid w:val="513E22DB"/>
    <w:rsid w:val="51411F9F"/>
    <w:rsid w:val="51474350"/>
    <w:rsid w:val="514D3823"/>
    <w:rsid w:val="5156F9B2"/>
    <w:rsid w:val="515AC6A5"/>
    <w:rsid w:val="51645A94"/>
    <w:rsid w:val="516FEFC9"/>
    <w:rsid w:val="517E768B"/>
    <w:rsid w:val="51865AFA"/>
    <w:rsid w:val="5189E7D9"/>
    <w:rsid w:val="518CD678"/>
    <w:rsid w:val="51951F95"/>
    <w:rsid w:val="51976F9D"/>
    <w:rsid w:val="519D793A"/>
    <w:rsid w:val="51A2BF9A"/>
    <w:rsid w:val="51BCAF9F"/>
    <w:rsid w:val="51C17CB1"/>
    <w:rsid w:val="51C78C01"/>
    <w:rsid w:val="51C7F43B"/>
    <w:rsid w:val="51D04E3D"/>
    <w:rsid w:val="51D61A28"/>
    <w:rsid w:val="51DEA1F9"/>
    <w:rsid w:val="51E17162"/>
    <w:rsid w:val="51E1A6F8"/>
    <w:rsid w:val="51E81F47"/>
    <w:rsid w:val="51FA177A"/>
    <w:rsid w:val="51FCB13E"/>
    <w:rsid w:val="51FD9DAA"/>
    <w:rsid w:val="52008530"/>
    <w:rsid w:val="5200A45F"/>
    <w:rsid w:val="52038460"/>
    <w:rsid w:val="5216CFB3"/>
    <w:rsid w:val="523A4FC4"/>
    <w:rsid w:val="5246E1CE"/>
    <w:rsid w:val="525E825C"/>
    <w:rsid w:val="5260F326"/>
    <w:rsid w:val="5265238D"/>
    <w:rsid w:val="527CC3DD"/>
    <w:rsid w:val="529087EF"/>
    <w:rsid w:val="529F3791"/>
    <w:rsid w:val="52A0A2D6"/>
    <w:rsid w:val="52BE120E"/>
    <w:rsid w:val="52C4F59D"/>
    <w:rsid w:val="52C6791B"/>
    <w:rsid w:val="52C8E9AD"/>
    <w:rsid w:val="52CCB8E8"/>
    <w:rsid w:val="52D05858"/>
    <w:rsid w:val="52D3B59F"/>
    <w:rsid w:val="52D6B587"/>
    <w:rsid w:val="52DF81BB"/>
    <w:rsid w:val="52E66CB7"/>
    <w:rsid w:val="52EB800D"/>
    <w:rsid w:val="52ED2084"/>
    <w:rsid w:val="52F3AA73"/>
    <w:rsid w:val="52F79E2D"/>
    <w:rsid w:val="52FEB80B"/>
    <w:rsid w:val="53005E33"/>
    <w:rsid w:val="53016267"/>
    <w:rsid w:val="531452E8"/>
    <w:rsid w:val="53298892"/>
    <w:rsid w:val="532B96FB"/>
    <w:rsid w:val="533507EA"/>
    <w:rsid w:val="533AF33D"/>
    <w:rsid w:val="5341BD4D"/>
    <w:rsid w:val="535755C8"/>
    <w:rsid w:val="5358B7E1"/>
    <w:rsid w:val="537380F0"/>
    <w:rsid w:val="53750806"/>
    <w:rsid w:val="53754331"/>
    <w:rsid w:val="537656C6"/>
    <w:rsid w:val="537790BB"/>
    <w:rsid w:val="537B2070"/>
    <w:rsid w:val="537E6F02"/>
    <w:rsid w:val="53839B59"/>
    <w:rsid w:val="539143EE"/>
    <w:rsid w:val="5395FB95"/>
    <w:rsid w:val="539C5591"/>
    <w:rsid w:val="539C884C"/>
    <w:rsid w:val="539FE9FC"/>
    <w:rsid w:val="53CC1C99"/>
    <w:rsid w:val="53D15316"/>
    <w:rsid w:val="53D86A7A"/>
    <w:rsid w:val="53DA4E75"/>
    <w:rsid w:val="53F5CD33"/>
    <w:rsid w:val="53FDD3D6"/>
    <w:rsid w:val="54182C89"/>
    <w:rsid w:val="541EB18A"/>
    <w:rsid w:val="54299C73"/>
    <w:rsid w:val="5431B5DD"/>
    <w:rsid w:val="543C4A08"/>
    <w:rsid w:val="5443C0F5"/>
    <w:rsid w:val="5445F395"/>
    <w:rsid w:val="54477A3D"/>
    <w:rsid w:val="544BAB27"/>
    <w:rsid w:val="544FA68F"/>
    <w:rsid w:val="54560C0E"/>
    <w:rsid w:val="5457891E"/>
    <w:rsid w:val="545AAB7F"/>
    <w:rsid w:val="5465BBB5"/>
    <w:rsid w:val="546FD03D"/>
    <w:rsid w:val="54895579"/>
    <w:rsid w:val="5489FDF0"/>
    <w:rsid w:val="5494B1F7"/>
    <w:rsid w:val="549A0438"/>
    <w:rsid w:val="54A32958"/>
    <w:rsid w:val="54A659EC"/>
    <w:rsid w:val="54BCCDBB"/>
    <w:rsid w:val="54BE81D4"/>
    <w:rsid w:val="54D18776"/>
    <w:rsid w:val="54D81D14"/>
    <w:rsid w:val="54DA0BF9"/>
    <w:rsid w:val="54DFCBEB"/>
    <w:rsid w:val="54E8F58E"/>
    <w:rsid w:val="54F680C6"/>
    <w:rsid w:val="54F7B34A"/>
    <w:rsid w:val="54FEBD91"/>
    <w:rsid w:val="550248CD"/>
    <w:rsid w:val="550D257E"/>
    <w:rsid w:val="551095FC"/>
    <w:rsid w:val="5524865D"/>
    <w:rsid w:val="55261B95"/>
    <w:rsid w:val="553C4D32"/>
    <w:rsid w:val="554283D1"/>
    <w:rsid w:val="55531A4A"/>
    <w:rsid w:val="55540196"/>
    <w:rsid w:val="5557134B"/>
    <w:rsid w:val="555B7996"/>
    <w:rsid w:val="555E837E"/>
    <w:rsid w:val="5568C90A"/>
    <w:rsid w:val="558321BE"/>
    <w:rsid w:val="558B9FCC"/>
    <w:rsid w:val="559CA143"/>
    <w:rsid w:val="55A39936"/>
    <w:rsid w:val="55B50AC8"/>
    <w:rsid w:val="55BA2F19"/>
    <w:rsid w:val="55CE7DE7"/>
    <w:rsid w:val="55D4D180"/>
    <w:rsid w:val="55D74855"/>
    <w:rsid w:val="55D793A6"/>
    <w:rsid w:val="55D8B7BD"/>
    <w:rsid w:val="55E35093"/>
    <w:rsid w:val="55E36E02"/>
    <w:rsid w:val="55E477F9"/>
    <w:rsid w:val="5603BB5B"/>
    <w:rsid w:val="56052DF5"/>
    <w:rsid w:val="560F5C14"/>
    <w:rsid w:val="561EA35A"/>
    <w:rsid w:val="5627C986"/>
    <w:rsid w:val="562D7441"/>
    <w:rsid w:val="562E9C2C"/>
    <w:rsid w:val="56436EAE"/>
    <w:rsid w:val="564B6739"/>
    <w:rsid w:val="56534400"/>
    <w:rsid w:val="565CC337"/>
    <w:rsid w:val="56652C21"/>
    <w:rsid w:val="567AB615"/>
    <w:rsid w:val="568876B0"/>
    <w:rsid w:val="569058A3"/>
    <w:rsid w:val="569472ED"/>
    <w:rsid w:val="569962B0"/>
    <w:rsid w:val="569C6D63"/>
    <w:rsid w:val="56A17C9F"/>
    <w:rsid w:val="56A18B01"/>
    <w:rsid w:val="56A6A392"/>
    <w:rsid w:val="56AB7984"/>
    <w:rsid w:val="56B48EEE"/>
    <w:rsid w:val="56CDE814"/>
    <w:rsid w:val="56CE0B6F"/>
    <w:rsid w:val="56D301D2"/>
    <w:rsid w:val="56D3E8C1"/>
    <w:rsid w:val="56E1C8E6"/>
    <w:rsid w:val="56E21D9D"/>
    <w:rsid w:val="56E87D3D"/>
    <w:rsid w:val="56E975C3"/>
    <w:rsid w:val="56EFD1F7"/>
    <w:rsid w:val="570D41E2"/>
    <w:rsid w:val="571931A7"/>
    <w:rsid w:val="571C782B"/>
    <w:rsid w:val="571FC8DF"/>
    <w:rsid w:val="572AFA88"/>
    <w:rsid w:val="5732B6B4"/>
    <w:rsid w:val="573A2036"/>
    <w:rsid w:val="57521D2D"/>
    <w:rsid w:val="5762D922"/>
    <w:rsid w:val="576CEBBD"/>
    <w:rsid w:val="5773051C"/>
    <w:rsid w:val="577D74EA"/>
    <w:rsid w:val="577F048E"/>
    <w:rsid w:val="579F8BBC"/>
    <w:rsid w:val="57A06D3A"/>
    <w:rsid w:val="57A0FF59"/>
    <w:rsid w:val="57A5783C"/>
    <w:rsid w:val="57A6E198"/>
    <w:rsid w:val="57A8A578"/>
    <w:rsid w:val="57B2586B"/>
    <w:rsid w:val="57B76D32"/>
    <w:rsid w:val="57B9A9A7"/>
    <w:rsid w:val="57B9CD42"/>
    <w:rsid w:val="57BE42C4"/>
    <w:rsid w:val="57D3CF56"/>
    <w:rsid w:val="57D5A4B6"/>
    <w:rsid w:val="57E15592"/>
    <w:rsid w:val="57F2841B"/>
    <w:rsid w:val="580DACF2"/>
    <w:rsid w:val="580F4618"/>
    <w:rsid w:val="581F9B58"/>
    <w:rsid w:val="58259D3F"/>
    <w:rsid w:val="5826ABA3"/>
    <w:rsid w:val="582E7E13"/>
    <w:rsid w:val="582ED625"/>
    <w:rsid w:val="5836FF43"/>
    <w:rsid w:val="583D4D00"/>
    <w:rsid w:val="5842D68D"/>
    <w:rsid w:val="5862EA66"/>
    <w:rsid w:val="586393BF"/>
    <w:rsid w:val="58689FCA"/>
    <w:rsid w:val="586C1DC7"/>
    <w:rsid w:val="586E437F"/>
    <w:rsid w:val="586ED233"/>
    <w:rsid w:val="58725D65"/>
    <w:rsid w:val="5872A9D3"/>
    <w:rsid w:val="588FC042"/>
    <w:rsid w:val="58A03A10"/>
    <w:rsid w:val="58AA28B7"/>
    <w:rsid w:val="58AEECE7"/>
    <w:rsid w:val="58C4C663"/>
    <w:rsid w:val="58D46408"/>
    <w:rsid w:val="58D8BBCC"/>
    <w:rsid w:val="58E1A929"/>
    <w:rsid w:val="58E43C87"/>
    <w:rsid w:val="58EB477B"/>
    <w:rsid w:val="59054D9D"/>
    <w:rsid w:val="590ADA0A"/>
    <w:rsid w:val="59119E32"/>
    <w:rsid w:val="59124F14"/>
    <w:rsid w:val="591C18BB"/>
    <w:rsid w:val="592292D1"/>
    <w:rsid w:val="5937CE30"/>
    <w:rsid w:val="5941B9FE"/>
    <w:rsid w:val="59484B14"/>
    <w:rsid w:val="594BB584"/>
    <w:rsid w:val="594EA90A"/>
    <w:rsid w:val="595208E5"/>
    <w:rsid w:val="59561543"/>
    <w:rsid w:val="5956E6F9"/>
    <w:rsid w:val="59695D61"/>
    <w:rsid w:val="596D755B"/>
    <w:rsid w:val="596ECD37"/>
    <w:rsid w:val="5979F813"/>
    <w:rsid w:val="597D43DA"/>
    <w:rsid w:val="59824551"/>
    <w:rsid w:val="59A7A052"/>
    <w:rsid w:val="59C2FEC3"/>
    <w:rsid w:val="59C443C3"/>
    <w:rsid w:val="59D22EB4"/>
    <w:rsid w:val="59DD0DDD"/>
    <w:rsid w:val="59DE4454"/>
    <w:rsid w:val="59E22DE9"/>
    <w:rsid w:val="59E4DF6D"/>
    <w:rsid w:val="59E76E3D"/>
    <w:rsid w:val="59E8724D"/>
    <w:rsid w:val="59EBD4C4"/>
    <w:rsid w:val="59EF4124"/>
    <w:rsid w:val="59F13551"/>
    <w:rsid w:val="59FC1E42"/>
    <w:rsid w:val="59FC564F"/>
    <w:rsid w:val="5A1683A7"/>
    <w:rsid w:val="5A2D06BC"/>
    <w:rsid w:val="5A2E5B42"/>
    <w:rsid w:val="5A43E791"/>
    <w:rsid w:val="5A458362"/>
    <w:rsid w:val="5A49C72E"/>
    <w:rsid w:val="5A52EB2E"/>
    <w:rsid w:val="5A5451A4"/>
    <w:rsid w:val="5A58091F"/>
    <w:rsid w:val="5A66727E"/>
    <w:rsid w:val="5A8055A8"/>
    <w:rsid w:val="5A837CEA"/>
    <w:rsid w:val="5AA2A7E1"/>
    <w:rsid w:val="5AA4FE4B"/>
    <w:rsid w:val="5AB5F718"/>
    <w:rsid w:val="5ABC6242"/>
    <w:rsid w:val="5ACA4227"/>
    <w:rsid w:val="5AD36FD7"/>
    <w:rsid w:val="5ADB88A3"/>
    <w:rsid w:val="5AEFD795"/>
    <w:rsid w:val="5B0701A3"/>
    <w:rsid w:val="5B0E3753"/>
    <w:rsid w:val="5B1811FC"/>
    <w:rsid w:val="5B19C95C"/>
    <w:rsid w:val="5B1E8E97"/>
    <w:rsid w:val="5B2E9E74"/>
    <w:rsid w:val="5B300808"/>
    <w:rsid w:val="5B385AD5"/>
    <w:rsid w:val="5B3D89C4"/>
    <w:rsid w:val="5B4E7A73"/>
    <w:rsid w:val="5B79577B"/>
    <w:rsid w:val="5B7A70DF"/>
    <w:rsid w:val="5B7B73A7"/>
    <w:rsid w:val="5B7CA7F1"/>
    <w:rsid w:val="5B8F190B"/>
    <w:rsid w:val="5B973E8A"/>
    <w:rsid w:val="5B9FF171"/>
    <w:rsid w:val="5BADB154"/>
    <w:rsid w:val="5BAE607B"/>
    <w:rsid w:val="5BB0D225"/>
    <w:rsid w:val="5BB76FF6"/>
    <w:rsid w:val="5BB77A24"/>
    <w:rsid w:val="5BD0F247"/>
    <w:rsid w:val="5BDE23F0"/>
    <w:rsid w:val="5BE40675"/>
    <w:rsid w:val="5BE5486E"/>
    <w:rsid w:val="5BF10E63"/>
    <w:rsid w:val="5BF3B107"/>
    <w:rsid w:val="5BFB8FBC"/>
    <w:rsid w:val="5BFD37A6"/>
    <w:rsid w:val="5C06ED7F"/>
    <w:rsid w:val="5C0AF29C"/>
    <w:rsid w:val="5C101A8F"/>
    <w:rsid w:val="5C104476"/>
    <w:rsid w:val="5C266CE9"/>
    <w:rsid w:val="5C37FB05"/>
    <w:rsid w:val="5C384911"/>
    <w:rsid w:val="5C3D5548"/>
    <w:rsid w:val="5C3E7B80"/>
    <w:rsid w:val="5C410B36"/>
    <w:rsid w:val="5C413A8A"/>
    <w:rsid w:val="5C513A39"/>
    <w:rsid w:val="5C529217"/>
    <w:rsid w:val="5C59D482"/>
    <w:rsid w:val="5C5A983A"/>
    <w:rsid w:val="5C5D988B"/>
    <w:rsid w:val="5C5F4F53"/>
    <w:rsid w:val="5C75A5F4"/>
    <w:rsid w:val="5C83EF43"/>
    <w:rsid w:val="5C88FB11"/>
    <w:rsid w:val="5C8C5F52"/>
    <w:rsid w:val="5C8CB66A"/>
    <w:rsid w:val="5C9B3B03"/>
    <w:rsid w:val="5C9B9A74"/>
    <w:rsid w:val="5CA5161D"/>
    <w:rsid w:val="5CAF8273"/>
    <w:rsid w:val="5CB58B4E"/>
    <w:rsid w:val="5CBA5288"/>
    <w:rsid w:val="5CC12932"/>
    <w:rsid w:val="5CCECB13"/>
    <w:rsid w:val="5CD25CCA"/>
    <w:rsid w:val="5CD3A814"/>
    <w:rsid w:val="5CE2FFBA"/>
    <w:rsid w:val="5CE57ECE"/>
    <w:rsid w:val="5CEB878F"/>
    <w:rsid w:val="5CEFFC80"/>
    <w:rsid w:val="5CF8AB93"/>
    <w:rsid w:val="5D01932D"/>
    <w:rsid w:val="5D0747C0"/>
    <w:rsid w:val="5D0A427B"/>
    <w:rsid w:val="5D149E82"/>
    <w:rsid w:val="5D15AABE"/>
    <w:rsid w:val="5D273592"/>
    <w:rsid w:val="5D35BD74"/>
    <w:rsid w:val="5D424356"/>
    <w:rsid w:val="5D42E999"/>
    <w:rsid w:val="5D47BF53"/>
    <w:rsid w:val="5D4BCE24"/>
    <w:rsid w:val="5D58769E"/>
    <w:rsid w:val="5D750EA3"/>
    <w:rsid w:val="5D7842D3"/>
    <w:rsid w:val="5D794D67"/>
    <w:rsid w:val="5D7C5729"/>
    <w:rsid w:val="5D7F6846"/>
    <w:rsid w:val="5D809E99"/>
    <w:rsid w:val="5D84C67B"/>
    <w:rsid w:val="5D8E7CF3"/>
    <w:rsid w:val="5D91102F"/>
    <w:rsid w:val="5D93D27D"/>
    <w:rsid w:val="5D97601D"/>
    <w:rsid w:val="5DA4D0A0"/>
    <w:rsid w:val="5DA63416"/>
    <w:rsid w:val="5DA6AD94"/>
    <w:rsid w:val="5DBAA6C1"/>
    <w:rsid w:val="5DC12046"/>
    <w:rsid w:val="5DC6D45C"/>
    <w:rsid w:val="5DCB060A"/>
    <w:rsid w:val="5DD33A96"/>
    <w:rsid w:val="5DD853A3"/>
    <w:rsid w:val="5DE008BD"/>
    <w:rsid w:val="5DF27CCC"/>
    <w:rsid w:val="5DF7AAB8"/>
    <w:rsid w:val="5DF9167C"/>
    <w:rsid w:val="5E015D77"/>
    <w:rsid w:val="5E063AF0"/>
    <w:rsid w:val="5E093E8E"/>
    <w:rsid w:val="5E17570B"/>
    <w:rsid w:val="5E1E8EF2"/>
    <w:rsid w:val="5E223386"/>
    <w:rsid w:val="5E24CB72"/>
    <w:rsid w:val="5E2A20C0"/>
    <w:rsid w:val="5E3B2CEB"/>
    <w:rsid w:val="5E454EA8"/>
    <w:rsid w:val="5E5515B7"/>
    <w:rsid w:val="5E689AB5"/>
    <w:rsid w:val="5E692018"/>
    <w:rsid w:val="5E752408"/>
    <w:rsid w:val="5E77886E"/>
    <w:rsid w:val="5E79D02A"/>
    <w:rsid w:val="5E867FAF"/>
    <w:rsid w:val="5E86C598"/>
    <w:rsid w:val="5E9581C8"/>
    <w:rsid w:val="5E97EA44"/>
    <w:rsid w:val="5EA605CB"/>
    <w:rsid w:val="5EB17B1F"/>
    <w:rsid w:val="5EB23E9F"/>
    <w:rsid w:val="5EB85C69"/>
    <w:rsid w:val="5EB9FB78"/>
    <w:rsid w:val="5EC0ECA0"/>
    <w:rsid w:val="5ECC1696"/>
    <w:rsid w:val="5ECDD127"/>
    <w:rsid w:val="5EE1BB7F"/>
    <w:rsid w:val="5EE41B61"/>
    <w:rsid w:val="5EE88E52"/>
    <w:rsid w:val="5F20060E"/>
    <w:rsid w:val="5F2DA0D8"/>
    <w:rsid w:val="5F36C08C"/>
    <w:rsid w:val="5F398B74"/>
    <w:rsid w:val="5F3AB6D8"/>
    <w:rsid w:val="5F3F3D37"/>
    <w:rsid w:val="5F4D5BD5"/>
    <w:rsid w:val="5F4D8F7A"/>
    <w:rsid w:val="5F60B75D"/>
    <w:rsid w:val="5F64EEA4"/>
    <w:rsid w:val="5F6D55D1"/>
    <w:rsid w:val="5F744FBB"/>
    <w:rsid w:val="5F74A920"/>
    <w:rsid w:val="5F92205F"/>
    <w:rsid w:val="5F93FD20"/>
    <w:rsid w:val="5F9ADCCC"/>
    <w:rsid w:val="5FAAA371"/>
    <w:rsid w:val="5FAABD18"/>
    <w:rsid w:val="5FBAF4FC"/>
    <w:rsid w:val="5FC9932C"/>
    <w:rsid w:val="5FD27CED"/>
    <w:rsid w:val="5FD342ED"/>
    <w:rsid w:val="5FD7BDBB"/>
    <w:rsid w:val="5FDAF605"/>
    <w:rsid w:val="5FE01112"/>
    <w:rsid w:val="5FE5D1F6"/>
    <w:rsid w:val="5FE7D4A8"/>
    <w:rsid w:val="6004B74F"/>
    <w:rsid w:val="60067D28"/>
    <w:rsid w:val="60072858"/>
    <w:rsid w:val="600BE7B2"/>
    <w:rsid w:val="60163099"/>
    <w:rsid w:val="601E5848"/>
    <w:rsid w:val="602CEAFE"/>
    <w:rsid w:val="603A1167"/>
    <w:rsid w:val="60447F79"/>
    <w:rsid w:val="60480ACA"/>
    <w:rsid w:val="605A8952"/>
    <w:rsid w:val="6061E2F7"/>
    <w:rsid w:val="606673DD"/>
    <w:rsid w:val="606C6C67"/>
    <w:rsid w:val="607F24C9"/>
    <w:rsid w:val="6081494C"/>
    <w:rsid w:val="609FE737"/>
    <w:rsid w:val="60AF1CD0"/>
    <w:rsid w:val="60B08807"/>
    <w:rsid w:val="60B1CD80"/>
    <w:rsid w:val="60B25CA0"/>
    <w:rsid w:val="60BBD4A1"/>
    <w:rsid w:val="60C5F369"/>
    <w:rsid w:val="60C823A3"/>
    <w:rsid w:val="60D8DD06"/>
    <w:rsid w:val="60DC5A6A"/>
    <w:rsid w:val="60DFDA74"/>
    <w:rsid w:val="60E083B8"/>
    <w:rsid w:val="60E6D832"/>
    <w:rsid w:val="60ED75C5"/>
    <w:rsid w:val="60EEF7D9"/>
    <w:rsid w:val="6101CDE2"/>
    <w:rsid w:val="610352EF"/>
    <w:rsid w:val="6113C1BF"/>
    <w:rsid w:val="61158AC6"/>
    <w:rsid w:val="61231BE9"/>
    <w:rsid w:val="612DDE84"/>
    <w:rsid w:val="61348B0B"/>
    <w:rsid w:val="61479CB0"/>
    <w:rsid w:val="6148DA27"/>
    <w:rsid w:val="614E8DD5"/>
    <w:rsid w:val="61572E99"/>
    <w:rsid w:val="616A6853"/>
    <w:rsid w:val="61714ED3"/>
    <w:rsid w:val="61730BAD"/>
    <w:rsid w:val="6179DF1C"/>
    <w:rsid w:val="61813B8B"/>
    <w:rsid w:val="618CC207"/>
    <w:rsid w:val="618DC3AB"/>
    <w:rsid w:val="61B19FA7"/>
    <w:rsid w:val="61B32010"/>
    <w:rsid w:val="61C0DF3F"/>
    <w:rsid w:val="61C3C8F7"/>
    <w:rsid w:val="61D1A498"/>
    <w:rsid w:val="61F5D908"/>
    <w:rsid w:val="6204A3EE"/>
    <w:rsid w:val="620ED495"/>
    <w:rsid w:val="6212DD02"/>
    <w:rsid w:val="62169B68"/>
    <w:rsid w:val="621E521B"/>
    <w:rsid w:val="622ADEBD"/>
    <w:rsid w:val="623AAF50"/>
    <w:rsid w:val="6242D057"/>
    <w:rsid w:val="6242E72E"/>
    <w:rsid w:val="624344BC"/>
    <w:rsid w:val="624F5BD1"/>
    <w:rsid w:val="627EDF91"/>
    <w:rsid w:val="62802165"/>
    <w:rsid w:val="62885D48"/>
    <w:rsid w:val="629E772D"/>
    <w:rsid w:val="62A5C3ED"/>
    <w:rsid w:val="62AC45A1"/>
    <w:rsid w:val="62ADEAD3"/>
    <w:rsid w:val="62BA44FD"/>
    <w:rsid w:val="62BFF29C"/>
    <w:rsid w:val="62D765EF"/>
    <w:rsid w:val="62DD0DB4"/>
    <w:rsid w:val="62EACC95"/>
    <w:rsid w:val="62F28EF7"/>
    <w:rsid w:val="62F3F6D7"/>
    <w:rsid w:val="62F83C95"/>
    <w:rsid w:val="62F9B651"/>
    <w:rsid w:val="631B5886"/>
    <w:rsid w:val="632AF657"/>
    <w:rsid w:val="632C4379"/>
    <w:rsid w:val="6334B81E"/>
    <w:rsid w:val="63530C64"/>
    <w:rsid w:val="6354F187"/>
    <w:rsid w:val="63634169"/>
    <w:rsid w:val="6370D42F"/>
    <w:rsid w:val="63720A76"/>
    <w:rsid w:val="63731D9C"/>
    <w:rsid w:val="63804D57"/>
    <w:rsid w:val="6382779A"/>
    <w:rsid w:val="6391A969"/>
    <w:rsid w:val="6397B2CF"/>
    <w:rsid w:val="63A18B41"/>
    <w:rsid w:val="63AED06E"/>
    <w:rsid w:val="63B25978"/>
    <w:rsid w:val="63BADEA3"/>
    <w:rsid w:val="63BCD8F9"/>
    <w:rsid w:val="63BD380A"/>
    <w:rsid w:val="63C35FEC"/>
    <w:rsid w:val="63D0A495"/>
    <w:rsid w:val="63D59E12"/>
    <w:rsid w:val="63E4CB53"/>
    <w:rsid w:val="63E831BB"/>
    <w:rsid w:val="63F072B5"/>
    <w:rsid w:val="63FDBE77"/>
    <w:rsid w:val="63FF6C72"/>
    <w:rsid w:val="6412F2DB"/>
    <w:rsid w:val="64156A34"/>
    <w:rsid w:val="64215387"/>
    <w:rsid w:val="6427B2EA"/>
    <w:rsid w:val="643091BA"/>
    <w:rsid w:val="64472B87"/>
    <w:rsid w:val="64501520"/>
    <w:rsid w:val="64524364"/>
    <w:rsid w:val="64535C4B"/>
    <w:rsid w:val="6458EFF5"/>
    <w:rsid w:val="6465751C"/>
    <w:rsid w:val="6468E3F1"/>
    <w:rsid w:val="6477374E"/>
    <w:rsid w:val="64850636"/>
    <w:rsid w:val="648E5F58"/>
    <w:rsid w:val="648F9E87"/>
    <w:rsid w:val="6494D79E"/>
    <w:rsid w:val="649D4F3B"/>
    <w:rsid w:val="64AB763C"/>
    <w:rsid w:val="64B02802"/>
    <w:rsid w:val="64B47FCB"/>
    <w:rsid w:val="64BE2DA1"/>
    <w:rsid w:val="64C32A04"/>
    <w:rsid w:val="64DCDEBF"/>
    <w:rsid w:val="64DD1F85"/>
    <w:rsid w:val="64FFFD05"/>
    <w:rsid w:val="650CDC3C"/>
    <w:rsid w:val="650E163B"/>
    <w:rsid w:val="651803C0"/>
    <w:rsid w:val="6521A179"/>
    <w:rsid w:val="6522308E"/>
    <w:rsid w:val="652361BB"/>
    <w:rsid w:val="65298672"/>
    <w:rsid w:val="65338330"/>
    <w:rsid w:val="653548AC"/>
    <w:rsid w:val="653AF6C5"/>
    <w:rsid w:val="653D5BA2"/>
    <w:rsid w:val="6551845E"/>
    <w:rsid w:val="65675236"/>
    <w:rsid w:val="6599B288"/>
    <w:rsid w:val="659AF362"/>
    <w:rsid w:val="65A3EAF5"/>
    <w:rsid w:val="65A4D1C7"/>
    <w:rsid w:val="65A80BA0"/>
    <w:rsid w:val="65C84AEF"/>
    <w:rsid w:val="65CC4EFD"/>
    <w:rsid w:val="65CE4C0E"/>
    <w:rsid w:val="65D3427D"/>
    <w:rsid w:val="65E03257"/>
    <w:rsid w:val="65EAEDBB"/>
    <w:rsid w:val="65ED238A"/>
    <w:rsid w:val="65F8353D"/>
    <w:rsid w:val="65FC4975"/>
    <w:rsid w:val="660C2072"/>
    <w:rsid w:val="6629E8A1"/>
    <w:rsid w:val="662D4068"/>
    <w:rsid w:val="663BDC0D"/>
    <w:rsid w:val="663D21CC"/>
    <w:rsid w:val="6641BE71"/>
    <w:rsid w:val="66559863"/>
    <w:rsid w:val="6658DC2E"/>
    <w:rsid w:val="6659A972"/>
    <w:rsid w:val="6674F902"/>
    <w:rsid w:val="667EDAD3"/>
    <w:rsid w:val="668E8F9C"/>
    <w:rsid w:val="669CC8B6"/>
    <w:rsid w:val="66A8EC57"/>
    <w:rsid w:val="66AAAC2A"/>
    <w:rsid w:val="66AAE9AF"/>
    <w:rsid w:val="66ABB975"/>
    <w:rsid w:val="66AC8EB0"/>
    <w:rsid w:val="66AF0FDD"/>
    <w:rsid w:val="66B18BEE"/>
    <w:rsid w:val="66B71D87"/>
    <w:rsid w:val="66B9E3D3"/>
    <w:rsid w:val="66BC5FA6"/>
    <w:rsid w:val="66CE74B5"/>
    <w:rsid w:val="66D0E19E"/>
    <w:rsid w:val="66D37165"/>
    <w:rsid w:val="66E78F64"/>
    <w:rsid w:val="66E9CBDF"/>
    <w:rsid w:val="66F32460"/>
    <w:rsid w:val="6700B7C1"/>
    <w:rsid w:val="6706CC1E"/>
    <w:rsid w:val="670CFE9D"/>
    <w:rsid w:val="671FD27D"/>
    <w:rsid w:val="67265D94"/>
    <w:rsid w:val="672C2B51"/>
    <w:rsid w:val="6742A69B"/>
    <w:rsid w:val="6743C12F"/>
    <w:rsid w:val="6758BFF3"/>
    <w:rsid w:val="67599F29"/>
    <w:rsid w:val="675FE498"/>
    <w:rsid w:val="6761A8CC"/>
    <w:rsid w:val="67671E62"/>
    <w:rsid w:val="67763804"/>
    <w:rsid w:val="6779B787"/>
    <w:rsid w:val="677AADAC"/>
    <w:rsid w:val="677D43C7"/>
    <w:rsid w:val="6787E5B9"/>
    <w:rsid w:val="67922C97"/>
    <w:rsid w:val="67961B5E"/>
    <w:rsid w:val="679A13B2"/>
    <w:rsid w:val="679C14EA"/>
    <w:rsid w:val="67B1A59D"/>
    <w:rsid w:val="67B41837"/>
    <w:rsid w:val="67B8798B"/>
    <w:rsid w:val="67E112E0"/>
    <w:rsid w:val="67E584AB"/>
    <w:rsid w:val="67E7D31E"/>
    <w:rsid w:val="67EB5395"/>
    <w:rsid w:val="67F11484"/>
    <w:rsid w:val="67F3BBFE"/>
    <w:rsid w:val="67F97785"/>
    <w:rsid w:val="67FD052F"/>
    <w:rsid w:val="680ACB95"/>
    <w:rsid w:val="680F8525"/>
    <w:rsid w:val="68147F81"/>
    <w:rsid w:val="6815EC64"/>
    <w:rsid w:val="68169364"/>
    <w:rsid w:val="6821F11A"/>
    <w:rsid w:val="68245921"/>
    <w:rsid w:val="682A17D0"/>
    <w:rsid w:val="682F5301"/>
    <w:rsid w:val="683683E9"/>
    <w:rsid w:val="684737F0"/>
    <w:rsid w:val="6859E91B"/>
    <w:rsid w:val="685B4A75"/>
    <w:rsid w:val="685CA4F8"/>
    <w:rsid w:val="686DAA31"/>
    <w:rsid w:val="6871468F"/>
    <w:rsid w:val="687331D0"/>
    <w:rsid w:val="688AD127"/>
    <w:rsid w:val="689DB11A"/>
    <w:rsid w:val="689DCE5D"/>
    <w:rsid w:val="68BA1B4E"/>
    <w:rsid w:val="68C45A78"/>
    <w:rsid w:val="68D4CA7E"/>
    <w:rsid w:val="68DC41D7"/>
    <w:rsid w:val="68EAED55"/>
    <w:rsid w:val="68F3197C"/>
    <w:rsid w:val="68F3D4A2"/>
    <w:rsid w:val="68F51F79"/>
    <w:rsid w:val="691AD376"/>
    <w:rsid w:val="693FA311"/>
    <w:rsid w:val="6947CADC"/>
    <w:rsid w:val="694A7E94"/>
    <w:rsid w:val="69561AB2"/>
    <w:rsid w:val="696739C7"/>
    <w:rsid w:val="696742AF"/>
    <w:rsid w:val="69677E19"/>
    <w:rsid w:val="696B55B5"/>
    <w:rsid w:val="69782475"/>
    <w:rsid w:val="69816B09"/>
    <w:rsid w:val="6987B633"/>
    <w:rsid w:val="69886877"/>
    <w:rsid w:val="698A88DE"/>
    <w:rsid w:val="69B4AD5A"/>
    <w:rsid w:val="69B80254"/>
    <w:rsid w:val="69C6AEF7"/>
    <w:rsid w:val="69C88F1E"/>
    <w:rsid w:val="69DC7F89"/>
    <w:rsid w:val="69E3EBB8"/>
    <w:rsid w:val="69EF67E3"/>
    <w:rsid w:val="69F582BB"/>
    <w:rsid w:val="69FB238A"/>
    <w:rsid w:val="6A09BED5"/>
    <w:rsid w:val="6A0C0A37"/>
    <w:rsid w:val="6A1062AD"/>
    <w:rsid w:val="6A18BD17"/>
    <w:rsid w:val="6A1B8E3B"/>
    <w:rsid w:val="6A28B3E4"/>
    <w:rsid w:val="6A3FC179"/>
    <w:rsid w:val="6A3FE34B"/>
    <w:rsid w:val="6A42361E"/>
    <w:rsid w:val="6A45C077"/>
    <w:rsid w:val="6A49F357"/>
    <w:rsid w:val="6A6F7DD2"/>
    <w:rsid w:val="6A86B8F7"/>
    <w:rsid w:val="6A8983B7"/>
    <w:rsid w:val="6AAFD03E"/>
    <w:rsid w:val="6AB28DF2"/>
    <w:rsid w:val="6AB31CF2"/>
    <w:rsid w:val="6AD85733"/>
    <w:rsid w:val="6AD99A9D"/>
    <w:rsid w:val="6ADB4237"/>
    <w:rsid w:val="6AE6D430"/>
    <w:rsid w:val="6AE6F49A"/>
    <w:rsid w:val="6AE85377"/>
    <w:rsid w:val="6AE9FDE5"/>
    <w:rsid w:val="6AEDF57C"/>
    <w:rsid w:val="6AEE6F6B"/>
    <w:rsid w:val="6AFF08BC"/>
    <w:rsid w:val="6AFF714E"/>
    <w:rsid w:val="6B03FD10"/>
    <w:rsid w:val="6B18B3A2"/>
    <w:rsid w:val="6B1AE446"/>
    <w:rsid w:val="6B2C4CFE"/>
    <w:rsid w:val="6B4D8098"/>
    <w:rsid w:val="6B50278B"/>
    <w:rsid w:val="6B51CD64"/>
    <w:rsid w:val="6B54391F"/>
    <w:rsid w:val="6B569AFD"/>
    <w:rsid w:val="6B74FE64"/>
    <w:rsid w:val="6B818FC4"/>
    <w:rsid w:val="6B8D6BE0"/>
    <w:rsid w:val="6B8DA2FE"/>
    <w:rsid w:val="6B906125"/>
    <w:rsid w:val="6B910387"/>
    <w:rsid w:val="6B9217BC"/>
    <w:rsid w:val="6B939817"/>
    <w:rsid w:val="6B96DF71"/>
    <w:rsid w:val="6B9CBF92"/>
    <w:rsid w:val="6BACB4FA"/>
    <w:rsid w:val="6BB1F68D"/>
    <w:rsid w:val="6BB27E93"/>
    <w:rsid w:val="6BB78E7C"/>
    <w:rsid w:val="6BC5CB49"/>
    <w:rsid w:val="6BE5ADD7"/>
    <w:rsid w:val="6BE96E98"/>
    <w:rsid w:val="6BEC125E"/>
    <w:rsid w:val="6BF2CBAF"/>
    <w:rsid w:val="6BF79119"/>
    <w:rsid w:val="6BF8DEC1"/>
    <w:rsid w:val="6BFA3313"/>
    <w:rsid w:val="6BFBFB3A"/>
    <w:rsid w:val="6C049568"/>
    <w:rsid w:val="6C0C96CF"/>
    <w:rsid w:val="6C3902C2"/>
    <w:rsid w:val="6C3DC228"/>
    <w:rsid w:val="6C4440AE"/>
    <w:rsid w:val="6C4BBC23"/>
    <w:rsid w:val="6C64E0A2"/>
    <w:rsid w:val="6C680126"/>
    <w:rsid w:val="6C6DA0BA"/>
    <w:rsid w:val="6C791208"/>
    <w:rsid w:val="6C8165F1"/>
    <w:rsid w:val="6C8423D8"/>
    <w:rsid w:val="6C86BDF9"/>
    <w:rsid w:val="6C8E1DB7"/>
    <w:rsid w:val="6C9244FD"/>
    <w:rsid w:val="6C98E25B"/>
    <w:rsid w:val="6C9F1EDB"/>
    <w:rsid w:val="6CA2C6A3"/>
    <w:rsid w:val="6CAD823B"/>
    <w:rsid w:val="6CBDACE7"/>
    <w:rsid w:val="6CC23ACC"/>
    <w:rsid w:val="6CCF54CD"/>
    <w:rsid w:val="6CD07652"/>
    <w:rsid w:val="6CDE753D"/>
    <w:rsid w:val="6CECF68A"/>
    <w:rsid w:val="6CEF782E"/>
    <w:rsid w:val="6D0013CA"/>
    <w:rsid w:val="6D052CB4"/>
    <w:rsid w:val="6D2C288B"/>
    <w:rsid w:val="6D2E9C1C"/>
    <w:rsid w:val="6D322FFE"/>
    <w:rsid w:val="6D33BC0E"/>
    <w:rsid w:val="6D36DDB7"/>
    <w:rsid w:val="6D3E1F88"/>
    <w:rsid w:val="6D3FD6DE"/>
    <w:rsid w:val="6D40DC9B"/>
    <w:rsid w:val="6D43AED2"/>
    <w:rsid w:val="6D53645A"/>
    <w:rsid w:val="6D79359F"/>
    <w:rsid w:val="6D824478"/>
    <w:rsid w:val="6DA12F8E"/>
    <w:rsid w:val="6DABF38E"/>
    <w:rsid w:val="6DB56EB1"/>
    <w:rsid w:val="6DBEFF6E"/>
    <w:rsid w:val="6DCD1BFC"/>
    <w:rsid w:val="6DCE0E37"/>
    <w:rsid w:val="6DF020A6"/>
    <w:rsid w:val="6DF060F3"/>
    <w:rsid w:val="6DF09D7A"/>
    <w:rsid w:val="6DF0F41F"/>
    <w:rsid w:val="6DF46473"/>
    <w:rsid w:val="6E00074E"/>
    <w:rsid w:val="6E1F0FEF"/>
    <w:rsid w:val="6E1FB27A"/>
    <w:rsid w:val="6E24F5AE"/>
    <w:rsid w:val="6E321431"/>
    <w:rsid w:val="6E323F6C"/>
    <w:rsid w:val="6E324C67"/>
    <w:rsid w:val="6E35D64A"/>
    <w:rsid w:val="6E3B9DD2"/>
    <w:rsid w:val="6E3C993C"/>
    <w:rsid w:val="6E52A117"/>
    <w:rsid w:val="6E5B6211"/>
    <w:rsid w:val="6E5E0B2D"/>
    <w:rsid w:val="6E5FB64A"/>
    <w:rsid w:val="6E609E4C"/>
    <w:rsid w:val="6E60A5AB"/>
    <w:rsid w:val="6E6549A1"/>
    <w:rsid w:val="6E9B6035"/>
    <w:rsid w:val="6EA5AA85"/>
    <w:rsid w:val="6EA76BCA"/>
    <w:rsid w:val="6EA8249E"/>
    <w:rsid w:val="6EC2D906"/>
    <w:rsid w:val="6ED1D4AA"/>
    <w:rsid w:val="6ED80499"/>
    <w:rsid w:val="6EE69005"/>
    <w:rsid w:val="6EF50C1F"/>
    <w:rsid w:val="6EFD5C5B"/>
    <w:rsid w:val="6F0E0621"/>
    <w:rsid w:val="6F14535B"/>
    <w:rsid w:val="6F22B02F"/>
    <w:rsid w:val="6F250D66"/>
    <w:rsid w:val="6F2CB89F"/>
    <w:rsid w:val="6F2E59D9"/>
    <w:rsid w:val="6F350A50"/>
    <w:rsid w:val="6F40711E"/>
    <w:rsid w:val="6F41AEDF"/>
    <w:rsid w:val="6F42C261"/>
    <w:rsid w:val="6F4A1B0E"/>
    <w:rsid w:val="6F4B742A"/>
    <w:rsid w:val="6F4F161D"/>
    <w:rsid w:val="6F59997B"/>
    <w:rsid w:val="6F5F5FF6"/>
    <w:rsid w:val="6F645CC7"/>
    <w:rsid w:val="6F65B79F"/>
    <w:rsid w:val="6F65B903"/>
    <w:rsid w:val="6F81ACA7"/>
    <w:rsid w:val="6F86798B"/>
    <w:rsid w:val="6F8D33EE"/>
    <w:rsid w:val="6F8DEA0E"/>
    <w:rsid w:val="6F965E37"/>
    <w:rsid w:val="6FA1B99D"/>
    <w:rsid w:val="6FB13EE6"/>
    <w:rsid w:val="6FBBD325"/>
    <w:rsid w:val="6FC1ACA3"/>
    <w:rsid w:val="6FC1F040"/>
    <w:rsid w:val="6FD279DF"/>
    <w:rsid w:val="6FD9F011"/>
    <w:rsid w:val="6FFF04E5"/>
    <w:rsid w:val="7006F58F"/>
    <w:rsid w:val="70149ECC"/>
    <w:rsid w:val="702718F0"/>
    <w:rsid w:val="7032DC0A"/>
    <w:rsid w:val="703E1C60"/>
    <w:rsid w:val="7048CF06"/>
    <w:rsid w:val="7051CBF5"/>
    <w:rsid w:val="706E0175"/>
    <w:rsid w:val="7079AA0B"/>
    <w:rsid w:val="7087DF6C"/>
    <w:rsid w:val="70989BAB"/>
    <w:rsid w:val="709FB32E"/>
    <w:rsid w:val="70A3670E"/>
    <w:rsid w:val="70AD5034"/>
    <w:rsid w:val="70B070EB"/>
    <w:rsid w:val="70B1340C"/>
    <w:rsid w:val="70C61E2A"/>
    <w:rsid w:val="70D33B66"/>
    <w:rsid w:val="70DF652F"/>
    <w:rsid w:val="70E007F2"/>
    <w:rsid w:val="70E19025"/>
    <w:rsid w:val="70E456F4"/>
    <w:rsid w:val="70EA0C80"/>
    <w:rsid w:val="70EDB16C"/>
    <w:rsid w:val="70EF38F2"/>
    <w:rsid w:val="710898B6"/>
    <w:rsid w:val="71156FCB"/>
    <w:rsid w:val="711A48E1"/>
    <w:rsid w:val="711ADBE3"/>
    <w:rsid w:val="7122164A"/>
    <w:rsid w:val="71240AEA"/>
    <w:rsid w:val="71313F5E"/>
    <w:rsid w:val="7132DF49"/>
    <w:rsid w:val="71390EEB"/>
    <w:rsid w:val="713B0010"/>
    <w:rsid w:val="713CFDA4"/>
    <w:rsid w:val="713E4438"/>
    <w:rsid w:val="714AC707"/>
    <w:rsid w:val="715E7B0C"/>
    <w:rsid w:val="71612235"/>
    <w:rsid w:val="71637E02"/>
    <w:rsid w:val="71862FB9"/>
    <w:rsid w:val="71888D7D"/>
    <w:rsid w:val="71A2935F"/>
    <w:rsid w:val="71A59790"/>
    <w:rsid w:val="71AEE564"/>
    <w:rsid w:val="71BE0B26"/>
    <w:rsid w:val="71CD153E"/>
    <w:rsid w:val="71CDCE2F"/>
    <w:rsid w:val="71D13A51"/>
    <w:rsid w:val="71D6AE19"/>
    <w:rsid w:val="71D9A164"/>
    <w:rsid w:val="71DB4303"/>
    <w:rsid w:val="71FBB77A"/>
    <w:rsid w:val="71FCE482"/>
    <w:rsid w:val="721514CA"/>
    <w:rsid w:val="721AB28D"/>
    <w:rsid w:val="722B6B03"/>
    <w:rsid w:val="72310860"/>
    <w:rsid w:val="7231AB01"/>
    <w:rsid w:val="724F98BB"/>
    <w:rsid w:val="7258DD7C"/>
    <w:rsid w:val="725FA6A9"/>
    <w:rsid w:val="72620D33"/>
    <w:rsid w:val="727220B0"/>
    <w:rsid w:val="727A847F"/>
    <w:rsid w:val="727EEB32"/>
    <w:rsid w:val="728981CD"/>
    <w:rsid w:val="7289AA2C"/>
    <w:rsid w:val="72A66E98"/>
    <w:rsid w:val="72A8CAB1"/>
    <w:rsid w:val="72ADB9F3"/>
    <w:rsid w:val="72B2A5F7"/>
    <w:rsid w:val="72BCB89E"/>
    <w:rsid w:val="72BFF66E"/>
    <w:rsid w:val="72C36562"/>
    <w:rsid w:val="72CE9F3E"/>
    <w:rsid w:val="72E10D6E"/>
    <w:rsid w:val="72E655D0"/>
    <w:rsid w:val="73041541"/>
    <w:rsid w:val="73070FD6"/>
    <w:rsid w:val="73079A15"/>
    <w:rsid w:val="73134021"/>
    <w:rsid w:val="7315B0E5"/>
    <w:rsid w:val="73165CD7"/>
    <w:rsid w:val="7323ACEA"/>
    <w:rsid w:val="732D2DE2"/>
    <w:rsid w:val="733AE474"/>
    <w:rsid w:val="733E845C"/>
    <w:rsid w:val="7352D160"/>
    <w:rsid w:val="735A1F18"/>
    <w:rsid w:val="73699E90"/>
    <w:rsid w:val="736B519B"/>
    <w:rsid w:val="736F7164"/>
    <w:rsid w:val="73727E7A"/>
    <w:rsid w:val="73746E38"/>
    <w:rsid w:val="737F2A2C"/>
    <w:rsid w:val="7380BA5C"/>
    <w:rsid w:val="7387B577"/>
    <w:rsid w:val="7391659B"/>
    <w:rsid w:val="739949DE"/>
    <w:rsid w:val="739E7F4D"/>
    <w:rsid w:val="73A1F156"/>
    <w:rsid w:val="73A37DD0"/>
    <w:rsid w:val="73A4BE8C"/>
    <w:rsid w:val="73B87BB0"/>
    <w:rsid w:val="73CE8712"/>
    <w:rsid w:val="73D0CD7E"/>
    <w:rsid w:val="73D28A84"/>
    <w:rsid w:val="73D754F7"/>
    <w:rsid w:val="73DB868E"/>
    <w:rsid w:val="73ECA2BD"/>
    <w:rsid w:val="7400E131"/>
    <w:rsid w:val="740FA74D"/>
    <w:rsid w:val="741B3512"/>
    <w:rsid w:val="741C7412"/>
    <w:rsid w:val="7420F9CB"/>
    <w:rsid w:val="74270377"/>
    <w:rsid w:val="742BFC69"/>
    <w:rsid w:val="74362A36"/>
    <w:rsid w:val="7439EB21"/>
    <w:rsid w:val="743D733C"/>
    <w:rsid w:val="744864F0"/>
    <w:rsid w:val="74490CF7"/>
    <w:rsid w:val="7452A7FE"/>
    <w:rsid w:val="74577FF4"/>
    <w:rsid w:val="7459EAAE"/>
    <w:rsid w:val="74615430"/>
    <w:rsid w:val="74628CEF"/>
    <w:rsid w:val="74633457"/>
    <w:rsid w:val="746DF67B"/>
    <w:rsid w:val="748938D5"/>
    <w:rsid w:val="7489A5E6"/>
    <w:rsid w:val="748BF192"/>
    <w:rsid w:val="7490D8C8"/>
    <w:rsid w:val="74AE7B4B"/>
    <w:rsid w:val="74AFC419"/>
    <w:rsid w:val="74B14D3C"/>
    <w:rsid w:val="74C1E87E"/>
    <w:rsid w:val="74DB8837"/>
    <w:rsid w:val="74E0E64B"/>
    <w:rsid w:val="74E18ADF"/>
    <w:rsid w:val="74E38700"/>
    <w:rsid w:val="74ED1986"/>
    <w:rsid w:val="750237EC"/>
    <w:rsid w:val="75063B22"/>
    <w:rsid w:val="750771A8"/>
    <w:rsid w:val="750EDBD3"/>
    <w:rsid w:val="751593CF"/>
    <w:rsid w:val="751AA0B8"/>
    <w:rsid w:val="751D53A7"/>
    <w:rsid w:val="752D35FC"/>
    <w:rsid w:val="75307E9D"/>
    <w:rsid w:val="753DC1B7"/>
    <w:rsid w:val="7540F337"/>
    <w:rsid w:val="7544142A"/>
    <w:rsid w:val="75611FE4"/>
    <w:rsid w:val="75646763"/>
    <w:rsid w:val="7568117D"/>
    <w:rsid w:val="757C9813"/>
    <w:rsid w:val="75821310"/>
    <w:rsid w:val="7587BB2E"/>
    <w:rsid w:val="758856E7"/>
    <w:rsid w:val="758A20A4"/>
    <w:rsid w:val="75931C3B"/>
    <w:rsid w:val="75A82076"/>
    <w:rsid w:val="75B95C92"/>
    <w:rsid w:val="75CA3928"/>
    <w:rsid w:val="75CE6F6D"/>
    <w:rsid w:val="75CF09A7"/>
    <w:rsid w:val="75EE4D06"/>
    <w:rsid w:val="75F107AF"/>
    <w:rsid w:val="75F3BD08"/>
    <w:rsid w:val="76018B0F"/>
    <w:rsid w:val="760314F7"/>
    <w:rsid w:val="76054E74"/>
    <w:rsid w:val="7616DB5B"/>
    <w:rsid w:val="76224484"/>
    <w:rsid w:val="7624B01D"/>
    <w:rsid w:val="7633F540"/>
    <w:rsid w:val="764AD44C"/>
    <w:rsid w:val="7657E23B"/>
    <w:rsid w:val="76581096"/>
    <w:rsid w:val="765B72A2"/>
    <w:rsid w:val="765B97DE"/>
    <w:rsid w:val="765E8670"/>
    <w:rsid w:val="7662D13F"/>
    <w:rsid w:val="7664FC3C"/>
    <w:rsid w:val="7669F027"/>
    <w:rsid w:val="76775898"/>
    <w:rsid w:val="767E17A6"/>
    <w:rsid w:val="76822D12"/>
    <w:rsid w:val="768A5B10"/>
    <w:rsid w:val="769442D9"/>
    <w:rsid w:val="769F4A08"/>
    <w:rsid w:val="76AB1B2E"/>
    <w:rsid w:val="76B1D16E"/>
    <w:rsid w:val="76B1F263"/>
    <w:rsid w:val="76B8A9F0"/>
    <w:rsid w:val="76B8C5F6"/>
    <w:rsid w:val="76BC7D83"/>
    <w:rsid w:val="76BCD3A2"/>
    <w:rsid w:val="76C03686"/>
    <w:rsid w:val="76CCE30F"/>
    <w:rsid w:val="76CD04B4"/>
    <w:rsid w:val="76D43C84"/>
    <w:rsid w:val="76D832CB"/>
    <w:rsid w:val="76E70361"/>
    <w:rsid w:val="76E8B33D"/>
    <w:rsid w:val="76EB4CC6"/>
    <w:rsid w:val="76ED607C"/>
    <w:rsid w:val="76ED6E3B"/>
    <w:rsid w:val="76FD5FBE"/>
    <w:rsid w:val="7712C561"/>
    <w:rsid w:val="77196381"/>
    <w:rsid w:val="771F5BD6"/>
    <w:rsid w:val="772170ED"/>
    <w:rsid w:val="7724BB70"/>
    <w:rsid w:val="7729548D"/>
    <w:rsid w:val="772C4DEC"/>
    <w:rsid w:val="77300B26"/>
    <w:rsid w:val="77322164"/>
    <w:rsid w:val="77357A5D"/>
    <w:rsid w:val="773A72AA"/>
    <w:rsid w:val="77408294"/>
    <w:rsid w:val="77472319"/>
    <w:rsid w:val="774B8303"/>
    <w:rsid w:val="774EA6B3"/>
    <w:rsid w:val="774EB9A0"/>
    <w:rsid w:val="77524963"/>
    <w:rsid w:val="77537089"/>
    <w:rsid w:val="77577364"/>
    <w:rsid w:val="775CF2F0"/>
    <w:rsid w:val="775FB994"/>
    <w:rsid w:val="776EC336"/>
    <w:rsid w:val="778F5CD5"/>
    <w:rsid w:val="7799C3CC"/>
    <w:rsid w:val="779E539D"/>
    <w:rsid w:val="77A82B72"/>
    <w:rsid w:val="77B364F5"/>
    <w:rsid w:val="77B4991D"/>
    <w:rsid w:val="77BAE5BC"/>
    <w:rsid w:val="77CE7050"/>
    <w:rsid w:val="77D9A8D0"/>
    <w:rsid w:val="77DA6E0E"/>
    <w:rsid w:val="77EEF43C"/>
    <w:rsid w:val="7809D228"/>
    <w:rsid w:val="7827A5C0"/>
    <w:rsid w:val="782991E2"/>
    <w:rsid w:val="782EC751"/>
    <w:rsid w:val="78308E96"/>
    <w:rsid w:val="78315802"/>
    <w:rsid w:val="78350E79"/>
    <w:rsid w:val="783AF0F5"/>
    <w:rsid w:val="783E4E3A"/>
    <w:rsid w:val="7844AC77"/>
    <w:rsid w:val="7848A1DE"/>
    <w:rsid w:val="785716CD"/>
    <w:rsid w:val="785F7353"/>
    <w:rsid w:val="7868B370"/>
    <w:rsid w:val="786A9FE6"/>
    <w:rsid w:val="78766EB5"/>
    <w:rsid w:val="7877E1CF"/>
    <w:rsid w:val="7878A419"/>
    <w:rsid w:val="7882E3A9"/>
    <w:rsid w:val="78837AAE"/>
    <w:rsid w:val="7895C003"/>
    <w:rsid w:val="7899838F"/>
    <w:rsid w:val="789DEDC2"/>
    <w:rsid w:val="78A46943"/>
    <w:rsid w:val="78A76374"/>
    <w:rsid w:val="78ADCB7E"/>
    <w:rsid w:val="78BC6C18"/>
    <w:rsid w:val="78C08BD1"/>
    <w:rsid w:val="78C5546E"/>
    <w:rsid w:val="78CCE4A5"/>
    <w:rsid w:val="78D6A98A"/>
    <w:rsid w:val="78ED820C"/>
    <w:rsid w:val="78F017FB"/>
    <w:rsid w:val="78F05F91"/>
    <w:rsid w:val="78F840BF"/>
    <w:rsid w:val="78FC87BF"/>
    <w:rsid w:val="7903953C"/>
    <w:rsid w:val="7913084D"/>
    <w:rsid w:val="791698FA"/>
    <w:rsid w:val="791A8221"/>
    <w:rsid w:val="7925B233"/>
    <w:rsid w:val="79288334"/>
    <w:rsid w:val="7942A822"/>
    <w:rsid w:val="7949F523"/>
    <w:rsid w:val="7966A730"/>
    <w:rsid w:val="796D5351"/>
    <w:rsid w:val="796D84E5"/>
    <w:rsid w:val="79712799"/>
    <w:rsid w:val="79763E6F"/>
    <w:rsid w:val="79888E48"/>
    <w:rsid w:val="7992EE6E"/>
    <w:rsid w:val="79980194"/>
    <w:rsid w:val="799867A3"/>
    <w:rsid w:val="799DDE0A"/>
    <w:rsid w:val="79A39C2F"/>
    <w:rsid w:val="79B0E74C"/>
    <w:rsid w:val="79B6E6E0"/>
    <w:rsid w:val="79C8B45A"/>
    <w:rsid w:val="79CAA449"/>
    <w:rsid w:val="79D8E7D1"/>
    <w:rsid w:val="79DA78A2"/>
    <w:rsid w:val="79DD56C5"/>
    <w:rsid w:val="79DF85DE"/>
    <w:rsid w:val="79FF0636"/>
    <w:rsid w:val="7A073C6D"/>
    <w:rsid w:val="7A07F667"/>
    <w:rsid w:val="7A093ED1"/>
    <w:rsid w:val="7A0E9923"/>
    <w:rsid w:val="7A123F16"/>
    <w:rsid w:val="7A1B55BE"/>
    <w:rsid w:val="7A1C99C5"/>
    <w:rsid w:val="7A22FAE5"/>
    <w:rsid w:val="7A264DF3"/>
    <w:rsid w:val="7A322FA6"/>
    <w:rsid w:val="7A3553F0"/>
    <w:rsid w:val="7A38DE6D"/>
    <w:rsid w:val="7A3BB5CE"/>
    <w:rsid w:val="7A3F7DF1"/>
    <w:rsid w:val="7A675569"/>
    <w:rsid w:val="7A743E51"/>
    <w:rsid w:val="7A7CE0D7"/>
    <w:rsid w:val="7A805B4A"/>
    <w:rsid w:val="7A89EA25"/>
    <w:rsid w:val="7A90B183"/>
    <w:rsid w:val="7A9A9BD7"/>
    <w:rsid w:val="7A9CAA7D"/>
    <w:rsid w:val="7ABE9417"/>
    <w:rsid w:val="7AC35B01"/>
    <w:rsid w:val="7ACD3FED"/>
    <w:rsid w:val="7ACD533B"/>
    <w:rsid w:val="7ACF6C30"/>
    <w:rsid w:val="7AD0D29D"/>
    <w:rsid w:val="7AD8C199"/>
    <w:rsid w:val="7AD94A57"/>
    <w:rsid w:val="7AE36D10"/>
    <w:rsid w:val="7AF67A4E"/>
    <w:rsid w:val="7B018B25"/>
    <w:rsid w:val="7B08E603"/>
    <w:rsid w:val="7B0CF7FA"/>
    <w:rsid w:val="7B0E9FF7"/>
    <w:rsid w:val="7B13A963"/>
    <w:rsid w:val="7B1A0B5B"/>
    <w:rsid w:val="7B2898BF"/>
    <w:rsid w:val="7B2BD939"/>
    <w:rsid w:val="7B2E0E52"/>
    <w:rsid w:val="7B2E8BB7"/>
    <w:rsid w:val="7B36013A"/>
    <w:rsid w:val="7B382957"/>
    <w:rsid w:val="7B4CD210"/>
    <w:rsid w:val="7B52B741"/>
    <w:rsid w:val="7B52DD73"/>
    <w:rsid w:val="7B55EA28"/>
    <w:rsid w:val="7B56CBA2"/>
    <w:rsid w:val="7B6E697B"/>
    <w:rsid w:val="7B80CF07"/>
    <w:rsid w:val="7B8142D5"/>
    <w:rsid w:val="7B838A71"/>
    <w:rsid w:val="7B8724E7"/>
    <w:rsid w:val="7B87EF01"/>
    <w:rsid w:val="7B8FC728"/>
    <w:rsid w:val="7B954927"/>
    <w:rsid w:val="7B9B0C4F"/>
    <w:rsid w:val="7BBE3EE4"/>
    <w:rsid w:val="7BC6B8CC"/>
    <w:rsid w:val="7BCAC74C"/>
    <w:rsid w:val="7BD2E15A"/>
    <w:rsid w:val="7BE56C40"/>
    <w:rsid w:val="7BFD2648"/>
    <w:rsid w:val="7C04999E"/>
    <w:rsid w:val="7C0620FD"/>
    <w:rsid w:val="7C090D5B"/>
    <w:rsid w:val="7C0FC53F"/>
    <w:rsid w:val="7C110CD3"/>
    <w:rsid w:val="7C14A41D"/>
    <w:rsid w:val="7C1EF426"/>
    <w:rsid w:val="7C1EF469"/>
    <w:rsid w:val="7C3A81BE"/>
    <w:rsid w:val="7C4D50DE"/>
    <w:rsid w:val="7C5E0CEB"/>
    <w:rsid w:val="7C655D0D"/>
    <w:rsid w:val="7C68C107"/>
    <w:rsid w:val="7C6A2691"/>
    <w:rsid w:val="7C72DE69"/>
    <w:rsid w:val="7C7491FA"/>
    <w:rsid w:val="7C790489"/>
    <w:rsid w:val="7C7EAA63"/>
    <w:rsid w:val="7C92475B"/>
    <w:rsid w:val="7C979F2E"/>
    <w:rsid w:val="7CA336C4"/>
    <w:rsid w:val="7CB0FCE7"/>
    <w:rsid w:val="7CB8E75B"/>
    <w:rsid w:val="7CC6A786"/>
    <w:rsid w:val="7CCC3E45"/>
    <w:rsid w:val="7CCD70D1"/>
    <w:rsid w:val="7CD09801"/>
    <w:rsid w:val="7CE57B92"/>
    <w:rsid w:val="7CE59692"/>
    <w:rsid w:val="7CF839B0"/>
    <w:rsid w:val="7D0DDA4F"/>
    <w:rsid w:val="7D1178CB"/>
    <w:rsid w:val="7D12639E"/>
    <w:rsid w:val="7D303B9A"/>
    <w:rsid w:val="7D34FF0E"/>
    <w:rsid w:val="7D3567D5"/>
    <w:rsid w:val="7D3C056D"/>
    <w:rsid w:val="7D48C86A"/>
    <w:rsid w:val="7D4B52F2"/>
    <w:rsid w:val="7D533856"/>
    <w:rsid w:val="7D59B981"/>
    <w:rsid w:val="7D5D3A10"/>
    <w:rsid w:val="7D680C15"/>
    <w:rsid w:val="7D6F5F88"/>
    <w:rsid w:val="7D747F7A"/>
    <w:rsid w:val="7D7A5CA6"/>
    <w:rsid w:val="7D7AD497"/>
    <w:rsid w:val="7D901803"/>
    <w:rsid w:val="7D97CBBC"/>
    <w:rsid w:val="7D9CCAB6"/>
    <w:rsid w:val="7DA12E27"/>
    <w:rsid w:val="7DA59A46"/>
    <w:rsid w:val="7DA85788"/>
    <w:rsid w:val="7DCD0E2A"/>
    <w:rsid w:val="7DCEC2A4"/>
    <w:rsid w:val="7DEC3E37"/>
    <w:rsid w:val="7DF739FE"/>
    <w:rsid w:val="7E01F42E"/>
    <w:rsid w:val="7E0642AA"/>
    <w:rsid w:val="7E0687E4"/>
    <w:rsid w:val="7E08521D"/>
    <w:rsid w:val="7E16048F"/>
    <w:rsid w:val="7E1723FC"/>
    <w:rsid w:val="7E1830C1"/>
    <w:rsid w:val="7E204410"/>
    <w:rsid w:val="7E2E17BC"/>
    <w:rsid w:val="7E3F0725"/>
    <w:rsid w:val="7E4498BC"/>
    <w:rsid w:val="7E4E3083"/>
    <w:rsid w:val="7E52B91A"/>
    <w:rsid w:val="7E52C40C"/>
    <w:rsid w:val="7E56D5DF"/>
    <w:rsid w:val="7E5AB6CB"/>
    <w:rsid w:val="7E5CB3DF"/>
    <w:rsid w:val="7E65D74D"/>
    <w:rsid w:val="7E6E85EE"/>
    <w:rsid w:val="7E8AE521"/>
    <w:rsid w:val="7E977570"/>
    <w:rsid w:val="7E9DCD33"/>
    <w:rsid w:val="7EA30A82"/>
    <w:rsid w:val="7EB8BFD7"/>
    <w:rsid w:val="7EBE475A"/>
    <w:rsid w:val="7EC6260C"/>
    <w:rsid w:val="7EC6C7DB"/>
    <w:rsid w:val="7ECF02A8"/>
    <w:rsid w:val="7ED33F7F"/>
    <w:rsid w:val="7ED7CD70"/>
    <w:rsid w:val="7EDAAD90"/>
    <w:rsid w:val="7EDF6702"/>
    <w:rsid w:val="7EE60948"/>
    <w:rsid w:val="7EE7D87D"/>
    <w:rsid w:val="7EE94A29"/>
    <w:rsid w:val="7EF386B5"/>
    <w:rsid w:val="7EF3FD74"/>
    <w:rsid w:val="7EFB68A4"/>
    <w:rsid w:val="7EFB8558"/>
    <w:rsid w:val="7F083E35"/>
    <w:rsid w:val="7F1B6DAB"/>
    <w:rsid w:val="7F24ADAC"/>
    <w:rsid w:val="7F4B6EDE"/>
    <w:rsid w:val="7F4EF7E8"/>
    <w:rsid w:val="7F5521D1"/>
    <w:rsid w:val="7F56B713"/>
    <w:rsid w:val="7F6994AB"/>
    <w:rsid w:val="7F7C06EF"/>
    <w:rsid w:val="7F9035FE"/>
    <w:rsid w:val="7F90ADFD"/>
    <w:rsid w:val="7F993337"/>
    <w:rsid w:val="7F9E7976"/>
    <w:rsid w:val="7FA53F96"/>
    <w:rsid w:val="7FA5BAD9"/>
    <w:rsid w:val="7FB4ACDB"/>
    <w:rsid w:val="7FBAE38B"/>
    <w:rsid w:val="7FC1EF65"/>
    <w:rsid w:val="7FC556F7"/>
    <w:rsid w:val="7FC9E81D"/>
    <w:rsid w:val="7FCD6D13"/>
    <w:rsid w:val="7FD3CA5E"/>
    <w:rsid w:val="7FDF83BB"/>
    <w:rsid w:val="7FE10CBB"/>
    <w:rsid w:val="7FE74D1E"/>
    <w:rsid w:val="7FECD7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11B7B4"/>
  <w14:defaultImageDpi w14:val="300"/>
  <w15:docId w15:val="{3467AECA-2A15-7D46-AD95-B3438DD68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662D20"/>
  </w:style>
  <w:style w:type="paragraph" w:styleId="NormalWeb">
    <w:name w:val="Normal (Web)"/>
    <w:basedOn w:val="Normal"/>
    <w:uiPriority w:val="99"/>
    <w:unhideWhenUsed/>
    <w:rsid w:val="00662D20"/>
    <w:pPr>
      <w:spacing w:before="100" w:beforeAutospacing="1" w:after="100" w:afterAutospacing="1"/>
    </w:pPr>
    <w:rPr>
      <w:rFonts w:ascii="Times New Roman" w:hAnsi="Times New Roman" w:cs="Times New Roman"/>
      <w:sz w:val="20"/>
      <w:szCs w:val="20"/>
    </w:rPr>
  </w:style>
  <w:style w:type="character" w:styleId="Hyperlink">
    <w:name w:val="Hyperlink"/>
    <w:basedOn w:val="DefaultParagraphFont"/>
    <w:uiPriority w:val="99"/>
    <w:unhideWhenUsed/>
    <w:rsid w:val="00662D20"/>
    <w:rPr>
      <w:color w:val="0000FF"/>
      <w:u w:val="single"/>
    </w:rPr>
  </w:style>
  <w:style w:type="character" w:styleId="FollowedHyperlink">
    <w:name w:val="FollowedHyperlink"/>
    <w:basedOn w:val="DefaultParagraphFont"/>
    <w:uiPriority w:val="99"/>
    <w:semiHidden/>
    <w:unhideWhenUsed/>
    <w:rsid w:val="00662D20"/>
    <w:rPr>
      <w:color w:val="800080"/>
      <w:u w:val="single"/>
    </w:rPr>
  </w:style>
  <w:style w:type="character" w:customStyle="1" w:styleId="apple-tab-span">
    <w:name w:val="apple-tab-span"/>
    <w:basedOn w:val="DefaultParagraphFont"/>
    <w:rsid w:val="00662D20"/>
  </w:style>
  <w:style w:type="paragraph" w:styleId="BalloonText">
    <w:name w:val="Balloon Text"/>
    <w:basedOn w:val="Normal"/>
    <w:link w:val="BalloonTextChar"/>
    <w:uiPriority w:val="99"/>
    <w:semiHidden/>
    <w:unhideWhenUsed/>
    <w:rsid w:val="00662D2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62D20"/>
    <w:rPr>
      <w:rFonts w:ascii="Lucida Grande" w:hAnsi="Lucida Grande" w:cs="Lucida Grande"/>
      <w:sz w:val="18"/>
      <w:szCs w:val="18"/>
    </w:rPr>
  </w:style>
  <w:style w:type="character" w:customStyle="1" w:styleId="UnresolvedMention1">
    <w:name w:val="Unresolved Mention1"/>
    <w:basedOn w:val="DefaultParagraphFont"/>
    <w:uiPriority w:val="99"/>
    <w:semiHidden/>
    <w:unhideWhenUsed/>
    <w:rsid w:val="00F31AC8"/>
    <w:rPr>
      <w:color w:val="605E5C"/>
      <w:shd w:val="clear" w:color="auto" w:fill="E1DFDD"/>
    </w:rPr>
  </w:style>
  <w:style w:type="character" w:styleId="CommentReference">
    <w:name w:val="annotation reference"/>
    <w:basedOn w:val="DefaultParagraphFont"/>
    <w:uiPriority w:val="99"/>
    <w:semiHidden/>
    <w:unhideWhenUsed/>
    <w:rsid w:val="00411A11"/>
    <w:rPr>
      <w:sz w:val="16"/>
      <w:szCs w:val="16"/>
    </w:rPr>
  </w:style>
  <w:style w:type="paragraph" w:styleId="CommentText">
    <w:name w:val="annotation text"/>
    <w:basedOn w:val="Normal"/>
    <w:link w:val="CommentTextChar"/>
    <w:uiPriority w:val="99"/>
    <w:semiHidden/>
    <w:unhideWhenUsed/>
    <w:rsid w:val="00411A11"/>
    <w:rPr>
      <w:sz w:val="20"/>
      <w:szCs w:val="20"/>
    </w:rPr>
  </w:style>
  <w:style w:type="character" w:customStyle="1" w:styleId="CommentTextChar">
    <w:name w:val="Comment Text Char"/>
    <w:basedOn w:val="DefaultParagraphFont"/>
    <w:link w:val="CommentText"/>
    <w:uiPriority w:val="99"/>
    <w:semiHidden/>
    <w:rsid w:val="00411A11"/>
    <w:rPr>
      <w:sz w:val="20"/>
      <w:szCs w:val="20"/>
    </w:rPr>
  </w:style>
  <w:style w:type="paragraph" w:styleId="CommentSubject">
    <w:name w:val="annotation subject"/>
    <w:basedOn w:val="CommentText"/>
    <w:next w:val="CommentText"/>
    <w:link w:val="CommentSubjectChar"/>
    <w:uiPriority w:val="99"/>
    <w:semiHidden/>
    <w:unhideWhenUsed/>
    <w:rsid w:val="00411A11"/>
    <w:rPr>
      <w:b/>
      <w:bCs/>
    </w:rPr>
  </w:style>
  <w:style w:type="character" w:customStyle="1" w:styleId="CommentSubjectChar">
    <w:name w:val="Comment Subject Char"/>
    <w:basedOn w:val="CommentTextChar"/>
    <w:link w:val="CommentSubject"/>
    <w:uiPriority w:val="99"/>
    <w:semiHidden/>
    <w:rsid w:val="00411A11"/>
    <w:rPr>
      <w:b/>
      <w:bCs/>
      <w:sz w:val="20"/>
      <w:szCs w:val="20"/>
    </w:rPr>
  </w:style>
  <w:style w:type="paragraph" w:styleId="Revision">
    <w:name w:val="Revision"/>
    <w:hidden/>
    <w:uiPriority w:val="99"/>
    <w:semiHidden/>
    <w:rsid w:val="00425AA7"/>
  </w:style>
  <w:style w:type="character" w:styleId="UnresolvedMention">
    <w:name w:val="Unresolved Mention"/>
    <w:basedOn w:val="DefaultParagraphFont"/>
    <w:uiPriority w:val="99"/>
    <w:semiHidden/>
    <w:unhideWhenUsed/>
    <w:rsid w:val="00CB13A6"/>
    <w:rPr>
      <w:color w:val="605E5C"/>
      <w:shd w:val="clear" w:color="auto" w:fill="E1DFDD"/>
    </w:rPr>
  </w:style>
  <w:style w:type="paragraph" w:styleId="ListParagraph">
    <w:name w:val="List Paragraph"/>
    <w:basedOn w:val="Normal"/>
    <w:uiPriority w:val="34"/>
    <w:qFormat/>
    <w:rsid w:val="00487F30"/>
    <w:pPr>
      <w:ind w:left="720"/>
      <w:contextualSpacing/>
    </w:pPr>
  </w:style>
  <w:style w:type="paragraph" w:styleId="FootnoteText">
    <w:name w:val="footnote text"/>
    <w:basedOn w:val="Normal"/>
    <w:link w:val="FootnoteTextChar"/>
    <w:uiPriority w:val="99"/>
    <w:semiHidden/>
    <w:unhideWhenUsed/>
    <w:rsid w:val="006B6B0D"/>
    <w:rPr>
      <w:sz w:val="20"/>
      <w:szCs w:val="20"/>
    </w:rPr>
  </w:style>
  <w:style w:type="character" w:customStyle="1" w:styleId="FootnoteTextChar">
    <w:name w:val="Footnote Text Char"/>
    <w:basedOn w:val="DefaultParagraphFont"/>
    <w:link w:val="FootnoteText"/>
    <w:uiPriority w:val="99"/>
    <w:semiHidden/>
    <w:rsid w:val="006B6B0D"/>
    <w:rPr>
      <w:sz w:val="20"/>
      <w:szCs w:val="20"/>
    </w:rPr>
  </w:style>
  <w:style w:type="character" w:styleId="FootnoteReference">
    <w:name w:val="footnote reference"/>
    <w:basedOn w:val="DefaultParagraphFont"/>
    <w:uiPriority w:val="99"/>
    <w:semiHidden/>
    <w:unhideWhenUsed/>
    <w:rsid w:val="006B6B0D"/>
    <w:rPr>
      <w:vertAlign w:val="superscript"/>
    </w:rPr>
  </w:style>
  <w:style w:type="character" w:styleId="PlaceholderText">
    <w:name w:val="Placeholder Text"/>
    <w:basedOn w:val="DefaultParagraphFont"/>
    <w:uiPriority w:val="99"/>
    <w:semiHidden/>
    <w:rsid w:val="0036000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9902060">
      <w:bodyDiv w:val="1"/>
      <w:marLeft w:val="0"/>
      <w:marRight w:val="0"/>
      <w:marTop w:val="0"/>
      <w:marBottom w:val="0"/>
      <w:divBdr>
        <w:top w:val="none" w:sz="0" w:space="0" w:color="auto"/>
        <w:left w:val="none" w:sz="0" w:space="0" w:color="auto"/>
        <w:bottom w:val="none" w:sz="0" w:space="0" w:color="auto"/>
        <w:right w:val="none" w:sz="0" w:space="0" w:color="auto"/>
      </w:divBdr>
    </w:div>
    <w:div w:id="223763507">
      <w:bodyDiv w:val="1"/>
      <w:marLeft w:val="0"/>
      <w:marRight w:val="0"/>
      <w:marTop w:val="0"/>
      <w:marBottom w:val="0"/>
      <w:divBdr>
        <w:top w:val="none" w:sz="0" w:space="0" w:color="auto"/>
        <w:left w:val="none" w:sz="0" w:space="0" w:color="auto"/>
        <w:bottom w:val="none" w:sz="0" w:space="0" w:color="auto"/>
        <w:right w:val="none" w:sz="0" w:space="0" w:color="auto"/>
      </w:divBdr>
      <w:divsChild>
        <w:div w:id="1540900075">
          <w:marLeft w:val="0"/>
          <w:marRight w:val="0"/>
          <w:marTop w:val="0"/>
          <w:marBottom w:val="0"/>
          <w:divBdr>
            <w:top w:val="none" w:sz="0" w:space="0" w:color="auto"/>
            <w:left w:val="none" w:sz="0" w:space="0" w:color="auto"/>
            <w:bottom w:val="none" w:sz="0" w:space="0" w:color="auto"/>
            <w:right w:val="none" w:sz="0" w:space="0" w:color="auto"/>
          </w:divBdr>
          <w:divsChild>
            <w:div w:id="1703246892">
              <w:marLeft w:val="0"/>
              <w:marRight w:val="0"/>
              <w:marTop w:val="0"/>
              <w:marBottom w:val="0"/>
              <w:divBdr>
                <w:top w:val="none" w:sz="0" w:space="0" w:color="auto"/>
                <w:left w:val="none" w:sz="0" w:space="0" w:color="auto"/>
                <w:bottom w:val="none" w:sz="0" w:space="0" w:color="auto"/>
                <w:right w:val="none" w:sz="0" w:space="0" w:color="auto"/>
              </w:divBdr>
              <w:divsChild>
                <w:div w:id="77857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5524948">
      <w:bodyDiv w:val="1"/>
      <w:marLeft w:val="0"/>
      <w:marRight w:val="0"/>
      <w:marTop w:val="0"/>
      <w:marBottom w:val="0"/>
      <w:divBdr>
        <w:top w:val="none" w:sz="0" w:space="0" w:color="auto"/>
        <w:left w:val="none" w:sz="0" w:space="0" w:color="auto"/>
        <w:bottom w:val="none" w:sz="0" w:space="0" w:color="auto"/>
        <w:right w:val="none" w:sz="0" w:space="0" w:color="auto"/>
      </w:divBdr>
    </w:div>
    <w:div w:id="1711802812">
      <w:bodyDiv w:val="1"/>
      <w:marLeft w:val="0"/>
      <w:marRight w:val="0"/>
      <w:marTop w:val="0"/>
      <w:marBottom w:val="0"/>
      <w:divBdr>
        <w:top w:val="none" w:sz="0" w:space="0" w:color="auto"/>
        <w:left w:val="none" w:sz="0" w:space="0" w:color="auto"/>
        <w:bottom w:val="none" w:sz="0" w:space="0" w:color="auto"/>
        <w:right w:val="none" w:sz="0" w:space="0" w:color="auto"/>
      </w:divBdr>
      <w:divsChild>
        <w:div w:id="657806379">
          <w:marLeft w:val="-108"/>
          <w:marRight w:val="0"/>
          <w:marTop w:val="0"/>
          <w:marBottom w:val="0"/>
          <w:divBdr>
            <w:top w:val="none" w:sz="0" w:space="0" w:color="auto"/>
            <w:left w:val="none" w:sz="0" w:space="0" w:color="auto"/>
            <w:bottom w:val="none" w:sz="0" w:space="0" w:color="auto"/>
            <w:right w:val="none" w:sz="0" w:space="0" w:color="auto"/>
          </w:divBdr>
        </w:div>
        <w:div w:id="465895727">
          <w:marLeft w:val="-108"/>
          <w:marRight w:val="0"/>
          <w:marTop w:val="0"/>
          <w:marBottom w:val="0"/>
          <w:divBdr>
            <w:top w:val="none" w:sz="0" w:space="0" w:color="auto"/>
            <w:left w:val="none" w:sz="0" w:space="0" w:color="auto"/>
            <w:bottom w:val="none" w:sz="0" w:space="0" w:color="auto"/>
            <w:right w:val="none" w:sz="0" w:space="0" w:color="auto"/>
          </w:divBdr>
        </w:div>
        <w:div w:id="1029182884">
          <w:marLeft w:val="-108"/>
          <w:marRight w:val="0"/>
          <w:marTop w:val="0"/>
          <w:marBottom w:val="0"/>
          <w:divBdr>
            <w:top w:val="none" w:sz="0" w:space="0" w:color="auto"/>
            <w:left w:val="none" w:sz="0" w:space="0" w:color="auto"/>
            <w:bottom w:val="none" w:sz="0" w:space="0" w:color="auto"/>
            <w:right w:val="none" w:sz="0" w:space="0" w:color="auto"/>
          </w:divBdr>
        </w:div>
        <w:div w:id="1494253273">
          <w:marLeft w:val="-108"/>
          <w:marRight w:val="0"/>
          <w:marTop w:val="0"/>
          <w:marBottom w:val="0"/>
          <w:divBdr>
            <w:top w:val="none" w:sz="0" w:space="0" w:color="auto"/>
            <w:left w:val="none" w:sz="0" w:space="0" w:color="auto"/>
            <w:bottom w:val="none" w:sz="0" w:space="0" w:color="auto"/>
            <w:right w:val="none" w:sz="0" w:space="0" w:color="auto"/>
          </w:divBdr>
        </w:div>
        <w:div w:id="221648058">
          <w:marLeft w:val="-108"/>
          <w:marRight w:val="0"/>
          <w:marTop w:val="0"/>
          <w:marBottom w:val="0"/>
          <w:divBdr>
            <w:top w:val="none" w:sz="0" w:space="0" w:color="auto"/>
            <w:left w:val="none" w:sz="0" w:space="0" w:color="auto"/>
            <w:bottom w:val="none" w:sz="0" w:space="0" w:color="auto"/>
            <w:right w:val="none" w:sz="0" w:space="0" w:color="auto"/>
          </w:divBdr>
        </w:div>
        <w:div w:id="1233197234">
          <w:marLeft w:val="-108"/>
          <w:marRight w:val="0"/>
          <w:marTop w:val="0"/>
          <w:marBottom w:val="0"/>
          <w:divBdr>
            <w:top w:val="none" w:sz="0" w:space="0" w:color="auto"/>
            <w:left w:val="none" w:sz="0" w:space="0" w:color="auto"/>
            <w:bottom w:val="none" w:sz="0" w:space="0" w:color="auto"/>
            <w:right w:val="none" w:sz="0" w:space="0" w:color="auto"/>
          </w:divBdr>
        </w:div>
        <w:div w:id="1092553492">
          <w:marLeft w:val="-108"/>
          <w:marRight w:val="0"/>
          <w:marTop w:val="0"/>
          <w:marBottom w:val="0"/>
          <w:divBdr>
            <w:top w:val="none" w:sz="0" w:space="0" w:color="auto"/>
            <w:left w:val="none" w:sz="0" w:space="0" w:color="auto"/>
            <w:bottom w:val="none" w:sz="0" w:space="0" w:color="auto"/>
            <w:right w:val="none" w:sz="0" w:space="0" w:color="auto"/>
          </w:divBdr>
        </w:div>
        <w:div w:id="622034798">
          <w:marLeft w:val="-108"/>
          <w:marRight w:val="0"/>
          <w:marTop w:val="0"/>
          <w:marBottom w:val="0"/>
          <w:divBdr>
            <w:top w:val="none" w:sz="0" w:space="0" w:color="auto"/>
            <w:left w:val="none" w:sz="0" w:space="0" w:color="auto"/>
            <w:bottom w:val="none" w:sz="0" w:space="0" w:color="auto"/>
            <w:right w:val="none" w:sz="0" w:space="0" w:color="auto"/>
          </w:divBdr>
        </w:div>
        <w:div w:id="1708867160">
          <w:marLeft w:val="-108"/>
          <w:marRight w:val="0"/>
          <w:marTop w:val="0"/>
          <w:marBottom w:val="0"/>
          <w:divBdr>
            <w:top w:val="none" w:sz="0" w:space="0" w:color="auto"/>
            <w:left w:val="none" w:sz="0" w:space="0" w:color="auto"/>
            <w:bottom w:val="none" w:sz="0" w:space="0" w:color="auto"/>
            <w:right w:val="none" w:sz="0" w:space="0" w:color="auto"/>
          </w:divBdr>
        </w:div>
        <w:div w:id="458185512">
          <w:marLeft w:val="-108"/>
          <w:marRight w:val="0"/>
          <w:marTop w:val="0"/>
          <w:marBottom w:val="0"/>
          <w:divBdr>
            <w:top w:val="none" w:sz="0" w:space="0" w:color="auto"/>
            <w:left w:val="none" w:sz="0" w:space="0" w:color="auto"/>
            <w:bottom w:val="none" w:sz="0" w:space="0" w:color="auto"/>
            <w:right w:val="none" w:sz="0" w:space="0" w:color="auto"/>
          </w:divBdr>
        </w:div>
        <w:div w:id="427121491">
          <w:marLeft w:val="-108"/>
          <w:marRight w:val="0"/>
          <w:marTop w:val="0"/>
          <w:marBottom w:val="0"/>
          <w:divBdr>
            <w:top w:val="none" w:sz="0" w:space="0" w:color="auto"/>
            <w:left w:val="none" w:sz="0" w:space="0" w:color="auto"/>
            <w:bottom w:val="none" w:sz="0" w:space="0" w:color="auto"/>
            <w:right w:val="none" w:sz="0" w:space="0" w:color="auto"/>
          </w:divBdr>
        </w:div>
        <w:div w:id="1623800973">
          <w:marLeft w:val="-108"/>
          <w:marRight w:val="0"/>
          <w:marTop w:val="0"/>
          <w:marBottom w:val="0"/>
          <w:divBdr>
            <w:top w:val="none" w:sz="0" w:space="0" w:color="auto"/>
            <w:left w:val="none" w:sz="0" w:space="0" w:color="auto"/>
            <w:bottom w:val="none" w:sz="0" w:space="0" w:color="auto"/>
            <w:right w:val="none" w:sz="0" w:space="0" w:color="auto"/>
          </w:divBdr>
        </w:div>
        <w:div w:id="1251503492">
          <w:marLeft w:val="-108"/>
          <w:marRight w:val="0"/>
          <w:marTop w:val="0"/>
          <w:marBottom w:val="0"/>
          <w:divBdr>
            <w:top w:val="none" w:sz="0" w:space="0" w:color="auto"/>
            <w:left w:val="none" w:sz="0" w:space="0" w:color="auto"/>
            <w:bottom w:val="none" w:sz="0" w:space="0" w:color="auto"/>
            <w:right w:val="none" w:sz="0" w:space="0" w:color="auto"/>
          </w:divBdr>
        </w:div>
        <w:div w:id="717359029">
          <w:marLeft w:val="-108"/>
          <w:marRight w:val="0"/>
          <w:marTop w:val="0"/>
          <w:marBottom w:val="0"/>
          <w:divBdr>
            <w:top w:val="none" w:sz="0" w:space="0" w:color="auto"/>
            <w:left w:val="none" w:sz="0" w:space="0" w:color="auto"/>
            <w:bottom w:val="none" w:sz="0" w:space="0" w:color="auto"/>
            <w:right w:val="none" w:sz="0" w:space="0" w:color="auto"/>
          </w:divBdr>
        </w:div>
        <w:div w:id="1783062810">
          <w:marLeft w:val="-108"/>
          <w:marRight w:val="0"/>
          <w:marTop w:val="0"/>
          <w:marBottom w:val="0"/>
          <w:divBdr>
            <w:top w:val="none" w:sz="0" w:space="0" w:color="auto"/>
            <w:left w:val="none" w:sz="0" w:space="0" w:color="auto"/>
            <w:bottom w:val="none" w:sz="0" w:space="0" w:color="auto"/>
            <w:right w:val="none" w:sz="0" w:space="0" w:color="auto"/>
          </w:divBdr>
        </w:div>
        <w:div w:id="1432050833">
          <w:marLeft w:val="-108"/>
          <w:marRight w:val="0"/>
          <w:marTop w:val="0"/>
          <w:marBottom w:val="0"/>
          <w:divBdr>
            <w:top w:val="none" w:sz="0" w:space="0" w:color="auto"/>
            <w:left w:val="none" w:sz="0" w:space="0" w:color="auto"/>
            <w:bottom w:val="none" w:sz="0" w:space="0" w:color="auto"/>
            <w:right w:val="none" w:sz="0" w:space="0" w:color="auto"/>
          </w:divBdr>
        </w:div>
        <w:div w:id="1896158165">
          <w:marLeft w:val="-108"/>
          <w:marRight w:val="0"/>
          <w:marTop w:val="0"/>
          <w:marBottom w:val="0"/>
          <w:divBdr>
            <w:top w:val="none" w:sz="0" w:space="0" w:color="auto"/>
            <w:left w:val="none" w:sz="0" w:space="0" w:color="auto"/>
            <w:bottom w:val="none" w:sz="0" w:space="0" w:color="auto"/>
            <w:right w:val="none" w:sz="0" w:space="0" w:color="auto"/>
          </w:divBdr>
        </w:div>
        <w:div w:id="914779552">
          <w:marLeft w:val="-108"/>
          <w:marRight w:val="0"/>
          <w:marTop w:val="0"/>
          <w:marBottom w:val="0"/>
          <w:divBdr>
            <w:top w:val="none" w:sz="0" w:space="0" w:color="auto"/>
            <w:left w:val="none" w:sz="0" w:space="0" w:color="auto"/>
            <w:bottom w:val="none" w:sz="0" w:space="0" w:color="auto"/>
            <w:right w:val="none" w:sz="0" w:space="0" w:color="auto"/>
          </w:divBdr>
        </w:div>
        <w:div w:id="1353261635">
          <w:marLeft w:val="-108"/>
          <w:marRight w:val="0"/>
          <w:marTop w:val="0"/>
          <w:marBottom w:val="0"/>
          <w:divBdr>
            <w:top w:val="none" w:sz="0" w:space="0" w:color="auto"/>
            <w:left w:val="none" w:sz="0" w:space="0" w:color="auto"/>
            <w:bottom w:val="none" w:sz="0" w:space="0" w:color="auto"/>
            <w:right w:val="none" w:sz="0" w:space="0" w:color="auto"/>
          </w:divBdr>
        </w:div>
      </w:divsChild>
    </w:div>
    <w:div w:id="1805810765">
      <w:bodyDiv w:val="1"/>
      <w:marLeft w:val="0"/>
      <w:marRight w:val="0"/>
      <w:marTop w:val="0"/>
      <w:marBottom w:val="0"/>
      <w:divBdr>
        <w:top w:val="none" w:sz="0" w:space="0" w:color="auto"/>
        <w:left w:val="none" w:sz="0" w:space="0" w:color="auto"/>
        <w:bottom w:val="none" w:sz="0" w:space="0" w:color="auto"/>
        <w:right w:val="none" w:sz="0" w:space="0" w:color="auto"/>
      </w:divBdr>
      <w:divsChild>
        <w:div w:id="565260498">
          <w:marLeft w:val="0"/>
          <w:marRight w:val="0"/>
          <w:marTop w:val="0"/>
          <w:marBottom w:val="0"/>
          <w:divBdr>
            <w:top w:val="none" w:sz="0" w:space="0" w:color="auto"/>
            <w:left w:val="none" w:sz="0" w:space="0" w:color="auto"/>
            <w:bottom w:val="none" w:sz="0" w:space="0" w:color="auto"/>
            <w:right w:val="none" w:sz="0" w:space="0" w:color="auto"/>
          </w:divBdr>
          <w:divsChild>
            <w:div w:id="1037507346">
              <w:marLeft w:val="0"/>
              <w:marRight w:val="0"/>
              <w:marTop w:val="0"/>
              <w:marBottom w:val="0"/>
              <w:divBdr>
                <w:top w:val="none" w:sz="0" w:space="0" w:color="auto"/>
                <w:left w:val="none" w:sz="0" w:space="0" w:color="auto"/>
                <w:bottom w:val="none" w:sz="0" w:space="0" w:color="auto"/>
                <w:right w:val="none" w:sz="0" w:space="0" w:color="auto"/>
              </w:divBdr>
              <w:divsChild>
                <w:div w:id="2009205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yperlink" Target="https://www.fhwa.dot.gov/policyinformation/statistics/2020/"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yperlink" Target="https://www.fhwa.dot.gov/policyinformation/statistics/2020/" TargetMode="External"/><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fsu-my.sharepoint.com/personal/meb19k_fsu_edu/_layouts/15/Doc.aspx?sourcedoc=%7BAFDD7636-CAEA-4A00-9A20-45D2E5BFBEE3%7D&amp;file=2022%20AHR%20Vignettes%20Working%20w%20Mae%20Changes%2008-16.docx&amp;action=default&amp;mobileredirect=true" TargetMode="External"/><Relationship Id="rId5" Type="http://schemas.openxmlformats.org/officeDocument/2006/relationships/footnotes" Target="footnotes.xml"/><Relationship Id="rId15" Type="http://schemas.openxmlformats.org/officeDocument/2006/relationships/hyperlink" Target="https://www.fhwa.dot.gov/policyinformation/statistics/2020/" TargetMode="External"/><Relationship Id="rId10" Type="http://schemas.microsoft.com/office/2018/08/relationships/commentsExtensible" Target="commentsExtensible.xml"/><Relationship Id="rId19" Type="http://schemas.microsoft.com/office/2020/10/relationships/intelligence" Target="intelligence2.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yperlink" Target="http://www.equipmentworld.com/2017-better-roads-bridge-inventory-2-year-decline-in-deficient-u-s-bridges-snapp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580</TotalTime>
  <Pages>47</Pages>
  <Words>12741</Words>
  <Characters>72630</Characters>
  <Application>Microsoft Office Word</Application>
  <DocSecurity>0</DocSecurity>
  <Lines>605</Lines>
  <Paragraphs>170</Paragraphs>
  <ScaleCrop>false</ScaleCrop>
  <HeadingPairs>
    <vt:vector size="2" baseType="variant">
      <vt:variant>
        <vt:lpstr>Title</vt:lpstr>
      </vt:variant>
      <vt:variant>
        <vt:i4>1</vt:i4>
      </vt:variant>
    </vt:vector>
  </HeadingPairs>
  <TitlesOfParts>
    <vt:vector size="1" baseType="lpstr">
      <vt:lpstr/>
    </vt:vector>
  </TitlesOfParts>
  <Company>Reason Foundation</Company>
  <LinksUpToDate>false</LinksUpToDate>
  <CharactersWithSpaces>85201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Baruch Feigenbaum</dc:creator>
  <cp:keywords/>
  <dc:description/>
  <cp:lastModifiedBy>Truong Bui</cp:lastModifiedBy>
  <cp:revision>179</cp:revision>
  <dcterms:created xsi:type="dcterms:W3CDTF">2022-10-03T14:23:00Z</dcterms:created>
  <dcterms:modified xsi:type="dcterms:W3CDTF">2022-10-19T11:51:00Z</dcterms:modified>
</cp:coreProperties>
</file>